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sz w:val="18"/>
          <w:szCs w:val="18"/>
        </w:rPr>
      </w:pPr>
      <w:r w:rsidDel="00000000" w:rsidR="00000000" w:rsidRPr="00000000">
        <w:rPr>
          <w:sz w:val="24"/>
          <w:szCs w:val="24"/>
          <w:rtl w:val="0"/>
        </w:rPr>
        <w:t xml:space="preserve">        </w:t>
      </w:r>
      <w:r w:rsidDel="00000000" w:rsidR="00000000" w:rsidRPr="00000000">
        <w:rPr>
          <w:sz w:val="18"/>
          <w:szCs w:val="18"/>
          <w:rtl w:val="0"/>
        </w:rPr>
        <w:t xml:space="preserve">(11) 99404-0196</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line="360" w:lineRule="auto"/>
        <w:rPr>
          <w:sz w:val="24"/>
          <w:szCs w:val="24"/>
        </w:rPr>
      </w:pPr>
      <w:r w:rsidDel="00000000" w:rsidR="00000000" w:rsidRPr="00000000">
        <w:rPr>
          <w:rtl w:val="0"/>
        </w:rPr>
      </w:r>
    </w:p>
    <w:p w:rsidR="00000000" w:rsidDel="00000000" w:rsidP="00000000" w:rsidRDefault="00000000" w:rsidRPr="00000000" w14:paraId="00000004">
      <w:pPr>
        <w:spacing w:line="360" w:lineRule="auto"/>
        <w:rPr>
          <w:sz w:val="24"/>
          <w:szCs w:val="24"/>
        </w:rPr>
      </w:pPr>
      <w:r w:rsidDel="00000000" w:rsidR="00000000" w:rsidRPr="00000000">
        <w:rPr>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-285749</wp:posOffset>
            </wp:positionH>
            <wp:positionV relativeFrom="paragraph">
              <wp:posOffset>154372</wp:posOffset>
            </wp:positionV>
            <wp:extent cx="1619250" cy="1881188"/>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9250" cy="1881188"/>
                    </a:xfrm>
                    <a:prstGeom prst="rect"/>
                    <a:ln/>
                  </pic:spPr>
                </pic:pic>
              </a:graphicData>
            </a:graphic>
          </wp:anchor>
        </w:drawing>
      </w:r>
    </w:p>
    <w:p w:rsidR="00000000" w:rsidDel="00000000" w:rsidP="00000000" w:rsidRDefault="00000000" w:rsidRPr="00000000" w14:paraId="00000005">
      <w:pPr>
        <w:spacing w:line="360" w:lineRule="auto"/>
        <w:rPr>
          <w:sz w:val="24"/>
          <w:szCs w:val="24"/>
        </w:rPr>
      </w:pPr>
      <w:r w:rsidDel="00000000" w:rsidR="00000000" w:rsidRPr="00000000">
        <w:rPr>
          <w:rtl w:val="0"/>
        </w:rPr>
      </w:r>
    </w:p>
    <w:p w:rsidR="00000000" w:rsidDel="00000000" w:rsidP="00000000" w:rsidRDefault="00000000" w:rsidRPr="00000000" w14:paraId="00000006">
      <w:pPr>
        <w:spacing w:line="360" w:lineRule="auto"/>
        <w:rPr>
          <w:sz w:val="24"/>
          <w:szCs w:val="24"/>
        </w:rPr>
      </w:pPr>
      <w:r w:rsidDel="00000000" w:rsidR="00000000" w:rsidRPr="00000000">
        <w:rPr>
          <w:rtl w:val="0"/>
        </w:rPr>
      </w:r>
    </w:p>
    <w:p w:rsidR="00000000" w:rsidDel="00000000" w:rsidP="00000000" w:rsidRDefault="00000000" w:rsidRPr="00000000" w14:paraId="00000007">
      <w:pPr>
        <w:spacing w:line="360" w:lineRule="auto"/>
        <w:rPr>
          <w:sz w:val="24"/>
          <w:szCs w:val="24"/>
        </w:rPr>
      </w:pPr>
      <w:r w:rsidDel="00000000" w:rsidR="00000000" w:rsidRPr="00000000">
        <w:rPr>
          <w:rtl w:val="0"/>
        </w:rPr>
      </w:r>
    </w:p>
    <w:p w:rsidR="00000000" w:rsidDel="00000000" w:rsidP="00000000" w:rsidRDefault="00000000" w:rsidRPr="00000000" w14:paraId="00000008">
      <w:pPr>
        <w:spacing w:line="360" w:lineRule="auto"/>
        <w:rPr>
          <w:sz w:val="24"/>
          <w:szCs w:val="24"/>
        </w:rPr>
      </w:pPr>
      <w:r w:rsidDel="00000000" w:rsidR="00000000" w:rsidRPr="00000000">
        <w:rPr>
          <w:rtl w:val="0"/>
        </w:rPr>
      </w:r>
    </w:p>
    <w:p w:rsidR="00000000" w:rsidDel="00000000" w:rsidP="00000000" w:rsidRDefault="00000000" w:rsidRPr="00000000" w14:paraId="00000009">
      <w:pPr>
        <w:spacing w:line="360" w:lineRule="auto"/>
        <w:rPr>
          <w:sz w:val="24"/>
          <w:szCs w:val="24"/>
        </w:rPr>
      </w:pPr>
      <w:r w:rsidDel="00000000" w:rsidR="00000000" w:rsidRPr="00000000">
        <w:rPr>
          <w:rtl w:val="0"/>
        </w:rPr>
      </w:r>
    </w:p>
    <w:p w:rsidR="00000000" w:rsidDel="00000000" w:rsidP="00000000" w:rsidRDefault="00000000" w:rsidRPr="00000000" w14:paraId="0000000A">
      <w:pPr>
        <w:spacing w:line="360" w:lineRule="auto"/>
        <w:rPr>
          <w:sz w:val="24"/>
          <w:szCs w:val="24"/>
        </w:rPr>
      </w:pPr>
      <w:r w:rsidDel="00000000" w:rsidR="00000000" w:rsidRPr="00000000">
        <w:rPr>
          <w:rtl w:val="0"/>
        </w:rPr>
      </w:r>
    </w:p>
    <w:p w:rsidR="00000000" w:rsidDel="00000000" w:rsidP="00000000" w:rsidRDefault="00000000" w:rsidRPr="00000000" w14:paraId="0000000B">
      <w:pPr>
        <w:pStyle w:val="Title"/>
        <w:spacing w:line="360" w:lineRule="auto"/>
        <w:jc w:val="center"/>
        <w:rPr>
          <w:sz w:val="30"/>
          <w:szCs w:val="30"/>
        </w:rPr>
      </w:pPr>
      <w:bookmarkStart w:colFirst="0" w:colLast="0" w:name="_2jg5dgxpix8f" w:id="0"/>
      <w:bookmarkEnd w:id="0"/>
      <w:r w:rsidDel="00000000" w:rsidR="00000000" w:rsidRPr="00000000">
        <w:rPr>
          <w:rFonts w:ascii="Pacifico" w:cs="Pacifico" w:eastAsia="Pacifico" w:hAnsi="Pacifico"/>
          <w:sz w:val="40"/>
          <w:szCs w:val="40"/>
          <w:rtl w:val="0"/>
        </w:rPr>
        <w:t xml:space="preserve">Tanto Mar</w:t>
      </w:r>
      <w:r w:rsidDel="00000000" w:rsidR="00000000" w:rsidRPr="00000000">
        <w:rPr>
          <w:rtl w:val="0"/>
        </w:rPr>
      </w:r>
    </w:p>
    <w:p w:rsidR="00000000" w:rsidDel="00000000" w:rsidP="00000000" w:rsidRDefault="00000000" w:rsidRPr="00000000" w14:paraId="0000000C">
      <w:pPr>
        <w:pStyle w:val="Heading1"/>
        <w:spacing w:line="360" w:lineRule="auto"/>
        <w:jc w:val="center"/>
        <w:rPr>
          <w:sz w:val="24"/>
          <w:szCs w:val="24"/>
        </w:rPr>
      </w:pPr>
      <w:bookmarkStart w:colFirst="0" w:colLast="0" w:name="_lx3hiq3guajs" w:id="1"/>
      <w:bookmarkEnd w:id="1"/>
      <w:r w:rsidDel="00000000" w:rsidR="00000000" w:rsidRPr="00000000">
        <w:rPr>
          <w:rFonts w:ascii="Pacifico" w:cs="Pacifico" w:eastAsia="Pacifico" w:hAnsi="Pacifico"/>
          <w:sz w:val="32"/>
          <w:szCs w:val="32"/>
          <w:rtl w:val="0"/>
        </w:rPr>
        <w:t xml:space="preserve">Restoring Coral Reefs for the Future</w:t>
      </w:r>
      <w:r w:rsidDel="00000000" w:rsidR="00000000" w:rsidRPr="00000000">
        <w:rPr>
          <w:rtl w:val="0"/>
        </w:rPr>
      </w:r>
    </w:p>
    <w:p w:rsidR="00000000" w:rsidDel="00000000" w:rsidP="00000000" w:rsidRDefault="00000000" w:rsidRPr="00000000" w14:paraId="0000000D">
      <w:pPr>
        <w:pStyle w:val="Heading3"/>
        <w:spacing w:line="360" w:lineRule="auto"/>
        <w:jc w:val="center"/>
        <w:rPr>
          <w:rFonts w:ascii="Pacifico" w:cs="Pacifico" w:eastAsia="Pacifico" w:hAnsi="Pacifico"/>
          <w:sz w:val="24"/>
          <w:szCs w:val="24"/>
        </w:rPr>
      </w:pPr>
      <w:bookmarkStart w:colFirst="0" w:colLast="0" w:name="_m6u9vr6w5qas" w:id="2"/>
      <w:bookmarkEnd w:id="2"/>
      <w:r w:rsidDel="00000000" w:rsidR="00000000" w:rsidRPr="00000000">
        <w:rPr>
          <w:rFonts w:ascii="Pacifico" w:cs="Pacifico" w:eastAsia="Pacifico" w:hAnsi="Pacifico"/>
          <w:sz w:val="24"/>
          <w:szCs w:val="24"/>
          <w:rtl w:val="0"/>
        </w:rPr>
        <w:t xml:space="preserve">Mission</w:t>
      </w:r>
    </w:p>
    <w:p w:rsidR="00000000" w:rsidDel="00000000" w:rsidP="00000000" w:rsidRDefault="00000000" w:rsidRPr="00000000" w14:paraId="0000000E">
      <w:pPr>
        <w:spacing w:line="360" w:lineRule="auto"/>
        <w:rPr>
          <w:sz w:val="24"/>
          <w:szCs w:val="24"/>
        </w:rPr>
      </w:pPr>
      <w:r w:rsidDel="00000000" w:rsidR="00000000" w:rsidRPr="00000000">
        <w:rPr>
          <w:rtl w:val="0"/>
        </w:rPr>
      </w:r>
    </w:p>
    <w:p w:rsidR="00000000" w:rsidDel="00000000" w:rsidP="00000000" w:rsidRDefault="00000000" w:rsidRPr="00000000" w14:paraId="0000000F">
      <w:pPr>
        <w:spacing w:line="360" w:lineRule="auto"/>
        <w:rPr>
          <w:sz w:val="24"/>
          <w:szCs w:val="24"/>
        </w:rPr>
      </w:pPr>
      <w:r w:rsidDel="00000000" w:rsidR="00000000" w:rsidRPr="00000000">
        <w:rPr>
          <w:sz w:val="24"/>
          <w:szCs w:val="24"/>
          <w:rtl w:val="0"/>
        </w:rPr>
        <w:t xml:space="preserve">Tanto Mar is dedicated to the innovative </w:t>
      </w:r>
      <w:r w:rsidDel="00000000" w:rsidR="00000000" w:rsidRPr="00000000">
        <w:rPr>
          <w:b w:val="1"/>
          <w:bCs w:val="1"/>
          <w:sz w:val="24"/>
          <w:szCs w:val="24"/>
          <w:rtl w:val="0"/>
        </w:rPr>
        <w:t xml:space="preserve">ecological restoration of degraded coral reefs and the </w:t>
      </w:r>
      <w:commentRangeStart w:id="0"/>
      <w:commentRangeStart w:id="1"/>
      <w:commentRangeStart w:id="2"/>
      <w:r w:rsidDel="00000000" w:rsidR="00000000" w:rsidRPr="00000000">
        <w:rPr>
          <w:b w:val="1"/>
          <w:bCs w:val="1"/>
          <w:sz w:val="24"/>
          <w:szCs w:val="24"/>
          <w:rtl w:val="0"/>
        </w:rPr>
        <w:t xml:space="preserve">conservation of the well-preserved ones</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b w:val="1"/>
          <w:bCs w:val="1"/>
          <w:sz w:val="24"/>
          <w:szCs w:val="24"/>
          <w:rtl w:val="0"/>
        </w:rPr>
        <w:t xml:space="preserve">. </w:t>
      </w:r>
      <w:r w:rsidDel="00000000" w:rsidR="00000000" w:rsidRPr="00000000">
        <w:rPr>
          <w:sz w:val="24"/>
          <w:szCs w:val="24"/>
          <w:rtl w:val="0"/>
        </w:rPr>
        <w:t xml:space="preserve">Our mission is to </w:t>
      </w:r>
      <w:r w:rsidDel="00000000" w:rsidR="00000000" w:rsidRPr="00000000">
        <w:rPr>
          <w:b w:val="1"/>
          <w:bCs w:val="1"/>
          <w:sz w:val="24"/>
          <w:szCs w:val="24"/>
          <w:rtl w:val="0"/>
        </w:rPr>
        <w:t xml:space="preserve">restore reefs for the future, </w:t>
      </w:r>
      <w:r w:rsidDel="00000000" w:rsidR="00000000" w:rsidRPr="00000000">
        <w:rPr>
          <w:b w:val="1"/>
          <w:bCs w:val="1"/>
          <w:sz w:val="24"/>
          <w:szCs w:val="24"/>
          <w:rtl w:val="0"/>
        </w:rPr>
        <w:t xml:space="preserve">not the past</w:t>
      </w:r>
      <w:r w:rsidDel="00000000" w:rsidR="00000000" w:rsidRPr="00000000">
        <w:rPr>
          <w:sz w:val="24"/>
          <w:szCs w:val="24"/>
          <w:rtl w:val="0"/>
        </w:rPr>
        <w:t xml:space="preserve"> - </w:t>
      </w:r>
      <w:r w:rsidDel="00000000" w:rsidR="00000000" w:rsidRPr="00000000">
        <w:rPr>
          <w:sz w:val="24"/>
          <w:szCs w:val="24"/>
          <w:rtl w:val="0"/>
        </w:rPr>
        <w:t xml:space="preserve">integrating cutting-edge science, ecological resilience, community-driven solutions, and traditional knowledge to build coral reefs that can survive and thrive in the changing climate.</w:t>
      </w:r>
    </w:p>
    <w:p w:rsidR="00000000" w:rsidDel="00000000" w:rsidP="00000000" w:rsidRDefault="00000000" w:rsidRPr="00000000" w14:paraId="00000010">
      <w:pPr>
        <w:spacing w:line="360" w:lineRule="auto"/>
        <w:rPr>
          <w:sz w:val="24"/>
          <w:szCs w:val="24"/>
        </w:rPr>
      </w:pPr>
      <w:r w:rsidDel="00000000" w:rsidR="00000000" w:rsidRPr="00000000">
        <w:rPr>
          <w:rtl w:val="0"/>
        </w:rPr>
      </w:r>
    </w:p>
    <w:p w:rsidR="00000000" w:rsidDel="00000000" w:rsidP="00000000" w:rsidRDefault="00000000" w:rsidRPr="00000000" w14:paraId="00000011">
      <w:pPr>
        <w:spacing w:line="360" w:lineRule="auto"/>
        <w:rPr>
          <w:sz w:val="24"/>
          <w:szCs w:val="24"/>
        </w:rPr>
      </w:pPr>
      <w:r w:rsidDel="00000000" w:rsidR="00000000" w:rsidRPr="00000000">
        <w:rPr>
          <w:sz w:val="24"/>
          <w:szCs w:val="24"/>
          <w:rtl w:val="0"/>
        </w:rPr>
        <w:t xml:space="preserve">We go beyond traditional coral restoration by addressing local stressors, such as wastewater pollution, collaborating with local communities to exchange knowledge on sustainable practices, and developing a scalable, science-driven restoration model that can be replicated across South and Central America.</w:t>
      </w:r>
    </w:p>
    <w:p w:rsidR="00000000" w:rsidDel="00000000" w:rsidP="00000000" w:rsidRDefault="00000000" w:rsidRPr="00000000" w14:paraId="00000012">
      <w:pPr>
        <w:spacing w:line="360" w:lineRule="auto"/>
        <w:rPr>
          <w:sz w:val="24"/>
          <w:szCs w:val="24"/>
        </w:rPr>
      </w:pPr>
      <w:r w:rsidDel="00000000" w:rsidR="00000000" w:rsidRPr="00000000">
        <w:rPr>
          <w:rtl w:val="0"/>
        </w:rPr>
      </w:r>
    </w:p>
    <w:p w:rsidR="00000000" w:rsidDel="00000000" w:rsidP="00000000" w:rsidRDefault="00000000" w:rsidRPr="00000000" w14:paraId="00000013">
      <w:pPr>
        <w:pStyle w:val="Heading3"/>
        <w:spacing w:line="360" w:lineRule="auto"/>
        <w:jc w:val="center"/>
        <w:rPr>
          <w:rFonts w:ascii="Pacifico" w:cs="Pacifico" w:eastAsia="Pacifico" w:hAnsi="Pacifico"/>
          <w:sz w:val="24"/>
          <w:szCs w:val="24"/>
        </w:rPr>
      </w:pPr>
      <w:bookmarkStart w:colFirst="0" w:colLast="0" w:name="_ilhnwfg7sizp" w:id="3"/>
      <w:bookmarkEnd w:id="3"/>
      <w:r w:rsidDel="00000000" w:rsidR="00000000" w:rsidRPr="00000000">
        <w:rPr>
          <w:rFonts w:ascii="Pacifico" w:cs="Pacifico" w:eastAsia="Pacifico" w:hAnsi="Pacifico"/>
          <w:sz w:val="24"/>
          <w:szCs w:val="24"/>
          <w:rtl w:val="0"/>
        </w:rPr>
        <w:t xml:space="preserve">Why Tanto Mar?</w:t>
      </w:r>
    </w:p>
    <w:p w:rsidR="00000000" w:rsidDel="00000000" w:rsidP="00000000" w:rsidRDefault="00000000" w:rsidRPr="00000000" w14:paraId="00000014">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5">
      <w:pPr>
        <w:spacing w:after="240" w:before="240" w:line="360" w:lineRule="auto"/>
        <w:rPr>
          <w:ins w:author="Raquel Peixoto" w:id="0" w:date="2025-03-14T08:56:00Z"/>
          <w:sz w:val="24"/>
          <w:szCs w:val="24"/>
          <w:rPrChange w:author="Raquel Peixoto" w:id="1" w:date="2025-03-14T08:56:00Z">
            <w:rPr>
              <w:b w:val="1"/>
              <w:bCs w:val="1"/>
              <w:sz w:val="24"/>
              <w:szCs w:val="24"/>
            </w:rPr>
          </w:rPrChange>
        </w:rPr>
      </w:pPr>
      <w:ins w:author="Raquel Peixoto" w:id="0" w:date="2025-03-14T08:56:00Z">
        <w:r w:rsidDel="00000000" w:rsidR="00000000" w:rsidRPr="00000000">
          <w:rPr>
            <w:sz w:val="24"/>
            <w:szCs w:val="24"/>
            <w:rtl w:val="0"/>
            <w:rPrChange w:author="Raquel Peixoto" w:id="1" w:date="2025-03-14T08:56:00Z">
              <w:rPr>
                <w:b w:val="1"/>
                <w:bCs w:val="1"/>
                <w:sz w:val="24"/>
                <w:szCs w:val="24"/>
              </w:rPr>
            </w:rPrChange>
          </w:rPr>
          <w:t xml:space="preserve">Tanto Mar is more than just a reef restoration initiative; it’s a bold, pioneering movement to rebuild entire marine ecosystems while empowering coastal communities. As the first NGO dedicated to a truly integrated, science-driven restoration approach, we go beyond coral transplantation to embrace the full complexity of life. From the tiniest microbes to entire ecosystems, we weave together every layer—microbes, corals, fish, and beyond - into a holistic strategy that fosters resilience and sustainability.</w:t>
        </w:r>
      </w:ins>
    </w:p>
    <w:p w:rsidR="00000000" w:rsidDel="00000000" w:rsidP="00000000" w:rsidRDefault="00000000" w:rsidRPr="00000000" w14:paraId="00000016">
      <w:pPr>
        <w:spacing w:after="240" w:before="240" w:line="360" w:lineRule="auto"/>
        <w:rPr>
          <w:ins w:author="Raquel Peixoto" w:id="0" w:date="2025-03-14T08:56:00Z"/>
          <w:sz w:val="24"/>
          <w:szCs w:val="24"/>
          <w:rPrChange w:author="Raquel Peixoto" w:id="1" w:date="2025-03-14T08:56:00Z">
            <w:rPr>
              <w:b w:val="1"/>
              <w:bCs w:val="1"/>
              <w:sz w:val="24"/>
              <w:szCs w:val="24"/>
            </w:rPr>
          </w:rPrChange>
        </w:rPr>
      </w:pPr>
      <w:ins w:author="Raquel Peixoto" w:id="0" w:date="2025-03-14T08:56:00Z">
        <w:r w:rsidDel="00000000" w:rsidR="00000000" w:rsidRPr="00000000">
          <w:rPr>
            <w:sz w:val="24"/>
            <w:szCs w:val="24"/>
            <w:rtl w:val="0"/>
            <w:rPrChange w:author="Raquel Peixoto" w:id="1" w:date="2025-03-14T08:56:00Z">
              <w:rPr>
                <w:b w:val="1"/>
                <w:bCs w:val="1"/>
                <w:sz w:val="24"/>
                <w:szCs w:val="24"/>
              </w:rPr>
            </w:rPrChange>
          </w:rPr>
          <w:t xml:space="preserve">But we don’t stop at the reefs. Recognizing that marine ecosystems are deeply interconnected with their surroundings, our work bridges the gap between ocean and land. By linking coral reefs with mangroves, seagrasses, and coastal habitats, we are creating a restoration model that strengthens entire ecosystems, tackling the root causes of degradation to ensure long-term recovery.</w:t>
        </w:r>
      </w:ins>
    </w:p>
    <w:p w:rsidR="00000000" w:rsidDel="00000000" w:rsidP="00000000" w:rsidRDefault="00000000" w:rsidRPr="00000000" w14:paraId="00000017">
      <w:pPr>
        <w:spacing w:after="240" w:before="240" w:line="360" w:lineRule="auto"/>
        <w:rPr>
          <w:ins w:author="Raquel Peixoto" w:id="0" w:date="2025-03-14T08:56:00Z"/>
          <w:sz w:val="24"/>
          <w:szCs w:val="24"/>
          <w:rPrChange w:author="Raquel Peixoto" w:id="1" w:date="2025-03-14T08:56:00Z">
            <w:rPr>
              <w:b w:val="1"/>
              <w:bCs w:val="1"/>
              <w:sz w:val="24"/>
              <w:szCs w:val="24"/>
            </w:rPr>
          </w:rPrChange>
        </w:rPr>
      </w:pPr>
      <w:ins w:author="Raquel Peixoto" w:id="0" w:date="2025-03-14T08:56:00Z">
        <w:r w:rsidDel="00000000" w:rsidR="00000000" w:rsidRPr="00000000">
          <w:rPr>
            <w:sz w:val="24"/>
            <w:szCs w:val="24"/>
            <w:rtl w:val="0"/>
            <w:rPrChange w:author="Raquel Peixoto" w:id="1" w:date="2025-03-14T08:56:00Z">
              <w:rPr>
                <w:b w:val="1"/>
                <w:bCs w:val="1"/>
                <w:sz w:val="24"/>
                <w:szCs w:val="24"/>
              </w:rPr>
            </w:rPrChange>
          </w:rPr>
          <w:t xml:space="preserve">At its core, our mission is driven by cutting-edge science - but it is also about people. We collaborate closely with local communities, traditional fishers, and Indigenous groups to ensure that reef restoration benefits both nature and those who rely on it. By addressing pollution, enhancing coral resilience through microbiome-based and whole-ecosystem solutions, and providing sustainable livelihoods, Tanto Mar is building a scalable, globally replicable model.</w:t>
        </w:r>
      </w:ins>
    </w:p>
    <w:p w:rsidR="00000000" w:rsidDel="00000000" w:rsidP="00000000" w:rsidRDefault="00000000" w:rsidRPr="00000000" w14:paraId="00000018">
      <w:pPr>
        <w:spacing w:after="240" w:before="240" w:line="360" w:lineRule="auto"/>
        <w:rPr>
          <w:ins w:author="Raquel Peixoto" w:id="0" w:date="2025-03-14T08:56:00Z"/>
          <w:sz w:val="24"/>
          <w:szCs w:val="24"/>
          <w:rPrChange w:author="Raquel Peixoto" w:id="1" w:date="2025-03-14T08:56:00Z">
            <w:rPr>
              <w:b w:val="1"/>
              <w:bCs w:val="1"/>
              <w:sz w:val="24"/>
              <w:szCs w:val="24"/>
            </w:rPr>
          </w:rPrChange>
        </w:rPr>
      </w:pPr>
      <w:ins w:author="Raquel Peixoto" w:id="0" w:date="2025-03-14T08:56:00Z">
        <w:r w:rsidDel="00000000" w:rsidR="00000000" w:rsidRPr="00000000">
          <w:rPr>
            <w:sz w:val="24"/>
            <w:szCs w:val="24"/>
            <w:rtl w:val="0"/>
            <w:rPrChange w:author="Raquel Peixoto" w:id="1" w:date="2025-03-14T08:56:00Z">
              <w:rPr>
                <w:b w:val="1"/>
                <w:bCs w:val="1"/>
                <w:sz w:val="24"/>
                <w:szCs w:val="24"/>
              </w:rPr>
            </w:rPrChange>
          </w:rPr>
          <w:t xml:space="preserve">We are not just restoring reefs - we are restoring </w:t>
        </w:r>
        <w:r w:rsidDel="00000000" w:rsidR="00000000" w:rsidRPr="00000000">
          <w:rPr>
            <w:sz w:val="24"/>
            <w:szCs w:val="24"/>
            <w:rtl w:val="0"/>
            <w:rPrChange w:author="Raquel Peixoto" w:id="1" w:date="2025-03-14T08:56:00Z">
              <w:rPr>
                <w:sz w:val="24"/>
                <w:szCs w:val="24"/>
              </w:rPr>
            </w:rPrChange>
          </w:rPr>
          <w:t xml:space="preserve">the </w:t>
        </w:r>
        <w:r w:rsidDel="00000000" w:rsidR="00000000" w:rsidRPr="00000000">
          <w:rPr>
            <w:sz w:val="24"/>
            <w:szCs w:val="24"/>
            <w:rtl w:val="0"/>
            <w:rPrChange w:author="Raquel Peixoto" w:id="1" w:date="2025-03-14T08:56:00Z">
              <w:rPr>
                <w:b w:val="1"/>
                <w:bCs w:val="1"/>
                <w:sz w:val="24"/>
                <w:szCs w:val="24"/>
              </w:rPr>
            </w:rPrChange>
          </w:rPr>
          <w:t xml:space="preserve">balance between people and the ocean, ensuring that both can thrive for generations to come.</w:t>
        </w:r>
      </w:ins>
    </w:p>
    <w:p w:rsidR="00000000" w:rsidDel="00000000" w:rsidP="00000000" w:rsidRDefault="00000000" w:rsidRPr="00000000" w14:paraId="00000019">
      <w:pPr>
        <w:spacing w:line="360" w:lineRule="auto"/>
        <w:rPr>
          <w:sz w:val="24"/>
          <w:szCs w:val="24"/>
        </w:rPr>
      </w:pPr>
      <w:del w:author="Raquel Peixoto" w:id="2" w:date="2025-03-14T08:42:38Z">
        <w:commentRangeStart w:id="3"/>
        <w:r w:rsidDel="00000000" w:rsidR="00000000" w:rsidRPr="00000000">
          <w:rPr>
            <w:sz w:val="24"/>
            <w:szCs w:val="24"/>
            <w:rtl w:val="0"/>
            <w:rPrChange w:author="Raquel Peixoto" w:id="3" w:date="2025-03-14T08:42:38Z">
              <w:rPr>
                <w:sz w:val="24"/>
                <w:szCs w:val="24"/>
              </w:rPr>
            </w:rPrChange>
          </w:rPr>
          <w:delText xml:space="preserve">Unlike other reef restoration initiatives, Tanto Mar is a new organization focused in </w:delText>
        </w:r>
        <w:commentRangeEnd w:id="3"/>
        <w:r w:rsidDel="00000000" w:rsidR="00000000" w:rsidRPr="00000000">
          <w:commentReference w:id="3"/>
        </w:r>
        <w:r w:rsidDel="00000000" w:rsidR="00000000" w:rsidRPr="00000000">
          <w:rPr>
            <w:sz w:val="24"/>
            <w:szCs w:val="24"/>
            <w:rtl w:val="0"/>
            <w:rPrChange w:author="Raquel Peixoto" w:id="3" w:date="2025-03-14T08:42:38Z">
              <w:rPr>
                <w:sz w:val="24"/>
                <w:szCs w:val="24"/>
              </w:rPr>
            </w:rPrChange>
          </w:rPr>
          <w:delText xml:space="preserve">integrating ecological, assisted restoration, management of beneficial microbiomes, and socio-environmental sustainability. It is also the first NGO focused on using an integrated ecological science-driven restoration approach in South America (and, to our knowledge, the only one focused on ecological non-coral focused restoration in South America, and the only one working on the overall restoration of coral reefs in South Bahia - </w:delText>
        </w:r>
        <w:commentRangeStart w:id="4"/>
        <w:r w:rsidDel="00000000" w:rsidR="00000000" w:rsidRPr="00000000">
          <w:rPr>
            <w:sz w:val="24"/>
            <w:szCs w:val="24"/>
            <w:rtl w:val="0"/>
            <w:rPrChange w:author="Raquel Peixoto" w:id="3" w:date="2025-03-14T08:42:38Z">
              <w:rPr>
                <w:sz w:val="24"/>
                <w:szCs w:val="24"/>
                <w:highlight w:val="cyan"/>
              </w:rPr>
            </w:rPrChange>
          </w:rPr>
          <w:delText xml:space="preserve">and maybe in Brazil?</w:delText>
        </w:r>
        <w:commentRangeEnd w:id="4"/>
        <w:r w:rsidDel="00000000" w:rsidR="00000000" w:rsidRPr="00000000">
          <w:commentReference w:id="4"/>
        </w:r>
        <w:r w:rsidDel="00000000" w:rsidR="00000000" w:rsidRPr="00000000">
          <w:rPr>
            <w:sz w:val="24"/>
            <w:szCs w:val="24"/>
            <w:rtl w:val="0"/>
            <w:rPrChange w:author="Raquel Peixoto" w:id="3" w:date="2025-03-14T08:42:38Z">
              <w:rPr>
                <w:sz w:val="24"/>
                <w:szCs w:val="24"/>
              </w:rPr>
            </w:rPrChange>
          </w:rPr>
          <w:delText xml:space="preserve">) </w:delText>
        </w:r>
      </w:del>
      <w:r w:rsidDel="00000000" w:rsidR="00000000" w:rsidRPr="00000000">
        <w:rPr>
          <w:rtl w:val="0"/>
        </w:rPr>
      </w:r>
    </w:p>
    <w:p w:rsidR="00000000" w:rsidDel="00000000" w:rsidP="00000000" w:rsidRDefault="00000000" w:rsidRPr="00000000" w14:paraId="0000001A">
      <w:pPr>
        <w:spacing w:line="360" w:lineRule="auto"/>
        <w:rPr>
          <w:sz w:val="24"/>
          <w:szCs w:val="24"/>
        </w:rPr>
      </w:pPr>
      <w:r w:rsidDel="00000000" w:rsidR="00000000" w:rsidRPr="00000000">
        <w:rPr>
          <w:rtl w:val="0"/>
        </w:rPr>
      </w:r>
    </w:p>
    <w:p w:rsidR="00000000" w:rsidDel="00000000" w:rsidP="00000000" w:rsidRDefault="00000000" w:rsidRPr="00000000" w14:paraId="0000001B">
      <w:pPr>
        <w:pStyle w:val="Heading3"/>
        <w:spacing w:line="360" w:lineRule="auto"/>
        <w:jc w:val="center"/>
        <w:rPr/>
      </w:pPr>
      <w:bookmarkStart w:colFirst="0" w:colLast="0" w:name="_ti5vxgdh8ikb" w:id="4"/>
      <w:bookmarkEnd w:id="4"/>
      <w:commentRangeStart w:id="5"/>
      <w:r w:rsidDel="00000000" w:rsidR="00000000" w:rsidRPr="00000000">
        <w:rPr>
          <w:rFonts w:ascii="Pacifico" w:cs="Pacifico" w:eastAsia="Pacifico" w:hAnsi="Pacifico"/>
          <w:sz w:val="24"/>
          <w:szCs w:val="24"/>
          <w:rtl w:val="0"/>
        </w:rPr>
        <w:t xml:space="preserve">Our Ambitions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C">
      <w:pPr>
        <w:spacing w:line="360" w:lineRule="auto"/>
        <w:rPr>
          <w:sz w:val="24"/>
          <w:szCs w:val="24"/>
        </w:rPr>
      </w:pPr>
      <w:r w:rsidDel="00000000" w:rsidR="00000000" w:rsidRPr="00000000">
        <w:rPr>
          <w:rtl w:val="0"/>
        </w:rPr>
      </w:r>
    </w:p>
    <w:p w:rsidR="00000000" w:rsidDel="00000000" w:rsidP="00000000" w:rsidRDefault="00000000" w:rsidRPr="00000000" w14:paraId="0000001D">
      <w:pPr>
        <w:numPr>
          <w:ilvl w:val="0"/>
          <w:numId w:val="6"/>
        </w:numPr>
        <w:spacing w:line="360" w:lineRule="auto"/>
        <w:ind w:left="720" w:hanging="360"/>
        <w:rPr>
          <w:ins w:author="Raquel Peixoto" w:id="4" w:date="2025-03-14T09:04:09Z"/>
          <w:sz w:val="24"/>
          <w:szCs w:val="24"/>
          <w:u w:val="none"/>
        </w:rPr>
      </w:pPr>
      <w:ins w:author="Raquel Peixoto" w:id="4" w:date="2025-03-14T09:04:09Z">
        <w:r w:rsidDel="00000000" w:rsidR="00000000" w:rsidRPr="00000000">
          <w:rPr>
            <w:b w:val="1"/>
            <w:bCs w:val="1"/>
            <w:sz w:val="24"/>
            <w:szCs w:val="24"/>
            <w:rtl w:val="0"/>
            <w:rPrChange w:author="Raquel Peixoto" w:id="5" w:date="2025-03-14T09:04:09Z">
              <w:rPr>
                <w:sz w:val="24"/>
                <w:szCs w:val="24"/>
              </w:rPr>
            </w:rPrChange>
          </w:rPr>
          <w:t xml:space="preserve">Revive the Blue Planet</w:t>
        </w:r>
        <w:r w:rsidDel="00000000" w:rsidR="00000000" w:rsidRPr="00000000">
          <w:rPr>
            <w:sz w:val="24"/>
            <w:szCs w:val="24"/>
            <w:rtl w:val="0"/>
            <w:rPrChange w:author="Raquel Peixoto" w:id="5" w:date="2025-03-14T09:04:09Z">
              <w:rPr>
                <w:sz w:val="24"/>
                <w:szCs w:val="24"/>
              </w:rPr>
            </w:rPrChange>
          </w:rPr>
          <w:t xml:space="preserve"> – Restore reefs to their full splendor, where corals thrive, marine life flourishes, and ocean ecosystems regain their strength to sustain biodiversity, humanity, and the planet.</w:t>
        </w:r>
        <w:r w:rsidDel="00000000" w:rsidR="00000000" w:rsidRPr="00000000">
          <w:rPr>
            <w:rtl w:val="0"/>
          </w:rPr>
        </w:r>
      </w:ins>
    </w:p>
    <w:p w:rsidR="00000000" w:rsidDel="00000000" w:rsidP="00000000" w:rsidRDefault="00000000" w:rsidRPr="00000000" w14:paraId="0000001E">
      <w:pPr>
        <w:numPr>
          <w:ilvl w:val="0"/>
          <w:numId w:val="6"/>
        </w:numPr>
        <w:spacing w:line="360" w:lineRule="auto"/>
        <w:ind w:left="720" w:hanging="360"/>
        <w:rPr>
          <w:ins w:author="Raquel Peixoto" w:id="4" w:date="2025-03-14T09:04:09Z"/>
          <w:sz w:val="24"/>
          <w:szCs w:val="24"/>
          <w:u w:val="none"/>
        </w:rPr>
      </w:pPr>
      <w:ins w:author="Raquel Peixoto" w:id="4" w:date="2025-03-14T09:04:09Z">
        <w:r w:rsidDel="00000000" w:rsidR="00000000" w:rsidRPr="00000000">
          <w:rPr>
            <w:b w:val="1"/>
            <w:bCs w:val="1"/>
            <w:sz w:val="24"/>
            <w:szCs w:val="24"/>
            <w:rtl w:val="0"/>
            <w:rPrChange w:author="Raquel Peixoto" w:id="5" w:date="2025-03-14T09:04:09Z">
              <w:rPr>
                <w:sz w:val="24"/>
                <w:szCs w:val="24"/>
              </w:rPr>
            </w:rPrChange>
          </w:rPr>
          <w:t xml:space="preserve">Heal Ecosystems, from Land to Sea</w:t>
        </w:r>
        <w:r w:rsidDel="00000000" w:rsidR="00000000" w:rsidRPr="00000000">
          <w:rPr>
            <w:sz w:val="24"/>
            <w:szCs w:val="24"/>
            <w:rtl w:val="0"/>
            <w:rPrChange w:author="Raquel Peixoto" w:id="5" w:date="2025-03-14T09:04:09Z">
              <w:rPr>
                <w:sz w:val="24"/>
                <w:szCs w:val="24"/>
              </w:rPr>
            </w:rPrChange>
          </w:rPr>
          <w:t xml:space="preserve"> – Bridge the gap between marine and terrestrial ecosystems by restoring corals, mangroves, and seagrasses as interconnected lifelines that fortify nature’s resilience.</w:t>
        </w:r>
        <w:r w:rsidDel="00000000" w:rsidR="00000000" w:rsidRPr="00000000">
          <w:rPr>
            <w:rtl w:val="0"/>
          </w:rPr>
        </w:r>
      </w:ins>
    </w:p>
    <w:p w:rsidR="00000000" w:rsidDel="00000000" w:rsidP="00000000" w:rsidRDefault="00000000" w:rsidRPr="00000000" w14:paraId="0000001F">
      <w:pPr>
        <w:numPr>
          <w:ilvl w:val="0"/>
          <w:numId w:val="6"/>
        </w:numPr>
        <w:spacing w:line="360" w:lineRule="auto"/>
        <w:ind w:left="720" w:hanging="360"/>
        <w:rPr>
          <w:ins w:author="Raquel Peixoto" w:id="4" w:date="2025-03-14T09:04:09Z"/>
          <w:sz w:val="24"/>
          <w:szCs w:val="24"/>
          <w:u w:val="none"/>
        </w:rPr>
      </w:pPr>
      <w:ins w:author="Raquel Peixoto" w:id="4" w:date="2025-03-14T09:04:09Z">
        <w:r w:rsidDel="00000000" w:rsidR="00000000" w:rsidRPr="00000000">
          <w:rPr>
            <w:b w:val="1"/>
            <w:bCs w:val="1"/>
            <w:sz w:val="24"/>
            <w:szCs w:val="24"/>
            <w:rtl w:val="0"/>
            <w:rPrChange w:author="Raquel Peixoto" w:id="5" w:date="2025-03-14T09:04:09Z">
              <w:rPr>
                <w:sz w:val="24"/>
                <w:szCs w:val="24"/>
              </w:rPr>
            </w:rPrChange>
          </w:rPr>
          <w:t xml:space="preserve">Empower Ocean Guardians</w:t>
        </w:r>
        <w:r w:rsidDel="00000000" w:rsidR="00000000" w:rsidRPr="00000000">
          <w:rPr>
            <w:sz w:val="24"/>
            <w:szCs w:val="24"/>
            <w:rtl w:val="0"/>
            <w:rPrChange w:author="Raquel Peixoto" w:id="5" w:date="2025-03-14T09:04:09Z">
              <w:rPr>
                <w:sz w:val="24"/>
                <w:szCs w:val="24"/>
              </w:rPr>
            </w:rPrChange>
          </w:rPr>
          <w:t xml:space="preserve"> – Inspire and equip local communities, fishers, and Indigenous groups to co-develop knowledge, tools, and sustainable livelihoods to become stewards of their marine heritage.</w:t>
        </w:r>
      </w:ins>
    </w:p>
    <w:p w:rsidR="00000000" w:rsidDel="00000000" w:rsidP="00000000" w:rsidRDefault="00000000" w:rsidRPr="00000000" w14:paraId="00000020">
      <w:pPr>
        <w:numPr>
          <w:ilvl w:val="0"/>
          <w:numId w:val="6"/>
        </w:numPr>
        <w:spacing w:line="360" w:lineRule="auto"/>
        <w:ind w:left="720" w:hanging="360"/>
        <w:rPr>
          <w:ins w:author="Raquel Peixoto" w:id="4" w:date="2025-03-14T09:04:09Z"/>
          <w:sz w:val="24"/>
          <w:szCs w:val="24"/>
          <w:u w:val="none"/>
        </w:rPr>
      </w:pPr>
      <w:ins w:author="Raquel Peixoto" w:id="4" w:date="2025-03-14T09:04:09Z">
        <w:r w:rsidDel="00000000" w:rsidR="00000000" w:rsidRPr="00000000">
          <w:rPr>
            <w:b w:val="1"/>
            <w:bCs w:val="1"/>
            <w:sz w:val="24"/>
            <w:szCs w:val="24"/>
            <w:rtl w:val="0"/>
            <w:rPrChange w:author="Raquel Peixoto" w:id="5" w:date="2025-03-14T09:04:09Z">
              <w:rPr>
                <w:sz w:val="24"/>
                <w:szCs w:val="24"/>
              </w:rPr>
            </w:rPrChange>
          </w:rPr>
          <w:t xml:space="preserve">Scale a Global Movement</w:t>
        </w:r>
        <w:r w:rsidDel="00000000" w:rsidR="00000000" w:rsidRPr="00000000">
          <w:rPr>
            <w:sz w:val="24"/>
            <w:szCs w:val="24"/>
            <w:rtl w:val="0"/>
            <w:rPrChange w:author="Raquel Peixoto" w:id="5" w:date="2025-03-14T09:04:09Z">
              <w:rPr>
                <w:sz w:val="24"/>
                <w:szCs w:val="24"/>
              </w:rPr>
            </w:rPrChange>
          </w:rPr>
          <w:t xml:space="preserve"> – Establish a world-class innovation hub to train and support restoration leaders, transforming neglected reefs across Latin America into thriving ecosystems that set a new standard for conservation worldwide.</w:t>
        </w:r>
      </w:ins>
    </w:p>
    <w:p w:rsidR="00000000" w:rsidDel="00000000" w:rsidP="00000000" w:rsidRDefault="00000000" w:rsidRPr="00000000" w14:paraId="00000021">
      <w:pPr>
        <w:numPr>
          <w:ilvl w:val="0"/>
          <w:numId w:val="6"/>
        </w:numPr>
        <w:spacing w:line="360" w:lineRule="auto"/>
        <w:ind w:left="720" w:hanging="360"/>
        <w:rPr>
          <w:del w:author="Raquel Peixoto" w:id="4" w:date="2025-03-14T09:04:09Z"/>
          <w:sz w:val="24"/>
          <w:szCs w:val="24"/>
          <w:u w:val="none"/>
          <w:rPrChange w:author="Raquel Peixoto" w:id="5" w:date="2025-03-14T09:04:09Z">
            <w:rPr>
              <w:sz w:val="24"/>
              <w:szCs w:val="24"/>
              <w:u w:val="none"/>
            </w:rPr>
          </w:rPrChange>
        </w:rPr>
        <w:pPrChange w:author="Raquel Peixoto" w:id="0" w:date="2025-03-14T09:04:09Z">
          <w:pPr>
            <w:numPr>
              <w:ilvl w:val="0"/>
              <w:numId w:val="9"/>
            </w:numPr>
            <w:spacing w:line="360" w:lineRule="auto"/>
            <w:ind w:left="720" w:hanging="360"/>
          </w:pPr>
        </w:pPrChange>
      </w:pPr>
      <w:del w:author="Raquel Peixoto" w:id="4" w:date="2025-03-14T09:04:09Z">
        <w:r w:rsidDel="00000000" w:rsidR="00000000" w:rsidRPr="00000000">
          <w:rPr>
            <w:sz w:val="24"/>
            <w:szCs w:val="24"/>
            <w:rtl w:val="0"/>
            <w:rPrChange w:author="Raquel Peixoto" w:id="5" w:date="2025-03-14T09:04:09Z">
              <w:rPr>
                <w:sz w:val="24"/>
                <w:szCs w:val="24"/>
              </w:rPr>
            </w:rPrChange>
          </w:rPr>
          <w:delText xml:space="preserve">Tackle local stressors—using microbiome-based innovations to treat wastewater and pollution, ensuring healthier reefs;</w:delText>
        </w:r>
      </w:del>
    </w:p>
    <w:p w:rsidR="00000000" w:rsidDel="00000000" w:rsidP="00000000" w:rsidRDefault="00000000" w:rsidRPr="00000000" w14:paraId="00000022">
      <w:pPr>
        <w:numPr>
          <w:ilvl w:val="0"/>
          <w:numId w:val="4"/>
        </w:numPr>
        <w:spacing w:line="360" w:lineRule="auto"/>
        <w:ind w:left="720" w:hanging="360"/>
        <w:rPr>
          <w:del w:author="Raquel Peixoto" w:id="4" w:date="2025-03-14T09:04:09Z"/>
          <w:sz w:val="24"/>
          <w:szCs w:val="24"/>
          <w:u w:val="none"/>
        </w:rPr>
      </w:pPr>
      <w:del w:author="Raquel Peixoto" w:id="4" w:date="2025-03-14T09:04:09Z">
        <w:r w:rsidDel="00000000" w:rsidR="00000000" w:rsidRPr="00000000">
          <w:rPr>
            <w:sz w:val="24"/>
            <w:szCs w:val="24"/>
            <w:rtl w:val="0"/>
            <w:rPrChange w:author="Raquel Peixoto" w:id="5" w:date="2025-03-14T09:04:09Z">
              <w:rPr>
                <w:sz w:val="24"/>
                <w:szCs w:val="24"/>
              </w:rPr>
            </w:rPrChange>
          </w:rPr>
          <w:delText xml:space="preserve">Restore whole ecosystems—connecting corals, mangroves, and seagrasses to enhance marine resilience.</w:delText>
        </w:r>
      </w:del>
    </w:p>
    <w:p w:rsidR="00000000" w:rsidDel="00000000" w:rsidP="00000000" w:rsidRDefault="00000000" w:rsidRPr="00000000" w14:paraId="00000023">
      <w:pPr>
        <w:numPr>
          <w:ilvl w:val="0"/>
          <w:numId w:val="7"/>
        </w:numPr>
        <w:spacing w:line="360" w:lineRule="auto"/>
        <w:ind w:left="720" w:hanging="360"/>
        <w:rPr>
          <w:del w:author="Raquel Peixoto" w:id="4" w:date="2025-03-14T09:04:09Z"/>
          <w:sz w:val="24"/>
          <w:szCs w:val="24"/>
          <w:u w:val="none"/>
        </w:rPr>
      </w:pPr>
      <w:del w:author="Raquel Peixoto" w:id="4" w:date="2025-03-14T09:04:09Z">
        <w:r w:rsidDel="00000000" w:rsidR="00000000" w:rsidRPr="00000000">
          <w:rPr>
            <w:sz w:val="24"/>
            <w:szCs w:val="24"/>
            <w:rtl w:val="0"/>
            <w:rPrChange w:author="Raquel Peixoto" w:id="5" w:date="2025-03-14T09:04:09Z">
              <w:rPr>
                <w:sz w:val="24"/>
                <w:szCs w:val="24"/>
              </w:rPr>
            </w:rPrChange>
          </w:rPr>
          <w:delText xml:space="preserve">Empower local communities—by incorporating traditional knowledge,</w:delText>
        </w:r>
      </w:del>
    </w:p>
    <w:p w:rsidR="00000000" w:rsidDel="00000000" w:rsidP="00000000" w:rsidRDefault="00000000" w:rsidRPr="00000000" w14:paraId="00000024">
      <w:pPr>
        <w:spacing w:line="360" w:lineRule="auto"/>
        <w:rPr>
          <w:del w:author="Raquel Peixoto" w:id="4" w:date="2025-03-14T09:04:09Z"/>
          <w:sz w:val="24"/>
          <w:szCs w:val="24"/>
          <w:rPrChange w:author="Raquel Peixoto" w:id="5" w:date="2025-03-14T09:04:09Z">
            <w:rPr>
              <w:sz w:val="24"/>
              <w:szCs w:val="24"/>
            </w:rPr>
          </w:rPrChange>
        </w:rPr>
      </w:pPr>
      <w:del w:author="Raquel Peixoto" w:id="4" w:date="2025-03-14T09:04:09Z">
        <w:r w:rsidDel="00000000" w:rsidR="00000000" w:rsidRPr="00000000">
          <w:rPr>
            <w:sz w:val="24"/>
            <w:szCs w:val="24"/>
            <w:rtl w:val="0"/>
            <w:rPrChange w:author="Raquel Peixoto" w:id="5" w:date="2025-03-14T09:04:09Z">
              <w:rPr>
                <w:sz w:val="24"/>
                <w:szCs w:val="24"/>
              </w:rPr>
            </w:rPrChange>
          </w:rPr>
          <w:delText xml:space="preserve">creating sustainable jobs, and training fishers and Indigenous groups in science-driven reef restoration.</w:delText>
        </w:r>
      </w:del>
    </w:p>
    <w:p w:rsidR="00000000" w:rsidDel="00000000" w:rsidP="00000000" w:rsidRDefault="00000000" w:rsidRPr="00000000" w14:paraId="00000025">
      <w:pPr>
        <w:numPr>
          <w:ilvl w:val="0"/>
          <w:numId w:val="6"/>
        </w:numPr>
        <w:spacing w:line="360" w:lineRule="auto"/>
        <w:ind w:left="720" w:hanging="360"/>
        <w:rPr>
          <w:sz w:val="24"/>
          <w:szCs w:val="24"/>
          <w:u w:val="none"/>
        </w:rPr>
      </w:pPr>
      <w:del w:author="Raquel Peixoto" w:id="4" w:date="2025-03-14T09:04:09Z">
        <w:r w:rsidDel="00000000" w:rsidR="00000000" w:rsidRPr="00000000">
          <w:rPr>
            <w:sz w:val="24"/>
            <w:szCs w:val="24"/>
            <w:rtl w:val="0"/>
            <w:rPrChange w:author="Raquel Peixoto" w:id="5" w:date="2025-03-14T09:04:09Z">
              <w:rPr>
                <w:sz w:val="24"/>
                <w:szCs w:val="24"/>
              </w:rPr>
            </w:rPrChange>
          </w:rPr>
          <w:delText xml:space="preserve">Scale impact—building a centralized hub of expertise to train and support restoration efforts across neglected reefs in Latin America.</w:delText>
        </w:r>
      </w:del>
      <w:r w:rsidDel="00000000" w:rsidR="00000000" w:rsidRPr="00000000">
        <w:rPr>
          <w:rtl w:val="0"/>
        </w:rPr>
      </w:r>
    </w:p>
    <w:p w:rsidR="00000000" w:rsidDel="00000000" w:rsidP="00000000" w:rsidRDefault="00000000" w:rsidRPr="00000000" w14:paraId="00000026">
      <w:pPr>
        <w:spacing w:line="360" w:lineRule="auto"/>
        <w:rPr>
          <w:sz w:val="24"/>
          <w:szCs w:val="24"/>
        </w:rPr>
      </w:pPr>
      <w:r w:rsidDel="00000000" w:rsidR="00000000" w:rsidRPr="00000000">
        <w:rPr>
          <w:rtl w:val="0"/>
        </w:rPr>
      </w:r>
    </w:p>
    <w:p w:rsidR="00000000" w:rsidDel="00000000" w:rsidP="00000000" w:rsidRDefault="00000000" w:rsidRPr="00000000" w14:paraId="00000027">
      <w:pPr>
        <w:pStyle w:val="Heading3"/>
        <w:spacing w:line="360" w:lineRule="auto"/>
        <w:jc w:val="center"/>
        <w:rPr/>
      </w:pPr>
      <w:bookmarkStart w:colFirst="0" w:colLast="0" w:name="_u1bz2hd0d1df" w:id="5"/>
      <w:bookmarkEnd w:id="5"/>
      <w:r w:rsidDel="00000000" w:rsidR="00000000" w:rsidRPr="00000000">
        <w:rPr>
          <w:rFonts w:ascii="Pacifico" w:cs="Pacifico" w:eastAsia="Pacifico" w:hAnsi="Pacifico"/>
          <w:sz w:val="24"/>
          <w:szCs w:val="24"/>
          <w:rtl w:val="0"/>
        </w:rPr>
        <w:t xml:space="preserve">Our Actions (or Interventions)</w:t>
      </w:r>
      <w:r w:rsidDel="00000000" w:rsidR="00000000" w:rsidRPr="00000000">
        <w:rPr>
          <w:rtl w:val="0"/>
        </w:rPr>
      </w:r>
    </w:p>
    <w:p w:rsidR="00000000" w:rsidDel="00000000" w:rsidP="00000000" w:rsidRDefault="00000000" w:rsidRPr="00000000" w14:paraId="00000028">
      <w:pPr>
        <w:spacing w:line="360" w:lineRule="auto"/>
        <w:rPr>
          <w:sz w:val="24"/>
          <w:szCs w:val="24"/>
        </w:rPr>
      </w:pPr>
      <w:r w:rsidDel="00000000" w:rsidR="00000000" w:rsidRPr="00000000">
        <w:rPr>
          <w:rtl w:val="0"/>
        </w:rPr>
      </w:r>
    </w:p>
    <w:p w:rsidR="00000000" w:rsidDel="00000000" w:rsidP="00000000" w:rsidRDefault="00000000" w:rsidRPr="00000000" w14:paraId="00000029">
      <w:pPr>
        <w:spacing w:line="360" w:lineRule="auto"/>
        <w:rPr>
          <w:sz w:val="24"/>
          <w:szCs w:val="24"/>
        </w:rPr>
      </w:pPr>
      <w:r w:rsidDel="00000000" w:rsidR="00000000" w:rsidRPr="00000000">
        <w:rPr>
          <w:rFonts w:ascii="Arial Unicode MS" w:cs="Arial Unicode MS" w:eastAsia="Arial Unicode MS" w:hAnsi="Arial Unicode MS"/>
          <w:sz w:val="24"/>
          <w:szCs w:val="24"/>
          <w:rtl w:val="0"/>
        </w:rPr>
        <w:t xml:space="preserve">1 → Coral Reef Rewilding &amp; Assisted Ecological Restoration</w:t>
      </w:r>
    </w:p>
    <w:p w:rsidR="00000000" w:rsidDel="00000000" w:rsidP="00000000" w:rsidRDefault="00000000" w:rsidRPr="00000000" w14:paraId="0000002A">
      <w:pPr>
        <w:spacing w:line="360" w:lineRule="auto"/>
        <w:rPr>
          <w:sz w:val="24"/>
          <w:szCs w:val="24"/>
        </w:rPr>
      </w:pPr>
      <w:r w:rsidDel="00000000" w:rsidR="00000000" w:rsidRPr="00000000">
        <w:rPr>
          <w:rtl w:val="0"/>
        </w:rPr>
      </w:r>
    </w:p>
    <w:p w:rsidR="00000000" w:rsidDel="00000000" w:rsidP="00000000" w:rsidRDefault="00000000" w:rsidRPr="00000000" w14:paraId="0000002B">
      <w:pPr>
        <w:numPr>
          <w:ilvl w:val="0"/>
          <w:numId w:val="10"/>
        </w:numPr>
        <w:spacing w:line="360" w:lineRule="auto"/>
        <w:ind w:left="720" w:hanging="360"/>
        <w:rPr>
          <w:sz w:val="24"/>
          <w:szCs w:val="24"/>
          <w:u w:val="none"/>
        </w:rPr>
      </w:pPr>
      <w:r w:rsidDel="00000000" w:rsidR="00000000" w:rsidRPr="00000000">
        <w:rPr>
          <w:sz w:val="24"/>
          <w:szCs w:val="24"/>
          <w:rtl w:val="0"/>
        </w:rPr>
        <w:t xml:space="preserve">Establish nurseries for corals and key reef species to function as </w:t>
      </w:r>
      <w:r w:rsidDel="00000000" w:rsidR="00000000" w:rsidRPr="00000000">
        <w:rPr>
          <w:sz w:val="24"/>
          <w:szCs w:val="24"/>
          <w:rtl w:val="0"/>
        </w:rPr>
        <w:t xml:space="preserve">biodiversity banks</w:t>
      </w:r>
      <w:r w:rsidDel="00000000" w:rsidR="00000000" w:rsidRPr="00000000">
        <w:rPr>
          <w:sz w:val="24"/>
          <w:szCs w:val="24"/>
          <w:rtl w:val="0"/>
        </w:rPr>
        <w:t xml:space="preserve">/biovaults to safeguard genetic diversity in situ and ex-situ, ensuring the preservation of key species beyond marine heatwave susceptibility.</w:t>
      </w:r>
    </w:p>
    <w:p w:rsidR="00000000" w:rsidDel="00000000" w:rsidP="00000000" w:rsidRDefault="00000000" w:rsidRPr="00000000" w14:paraId="0000002C">
      <w:pPr>
        <w:numPr>
          <w:ilvl w:val="0"/>
          <w:numId w:val="10"/>
        </w:numPr>
        <w:spacing w:line="360" w:lineRule="auto"/>
        <w:ind w:left="720" w:hanging="360"/>
        <w:rPr>
          <w:sz w:val="24"/>
          <w:szCs w:val="24"/>
          <w:u w:val="none"/>
        </w:rPr>
      </w:pPr>
      <w:r w:rsidDel="00000000" w:rsidR="00000000" w:rsidRPr="00000000">
        <w:rPr>
          <w:sz w:val="24"/>
          <w:szCs w:val="24"/>
          <w:rtl w:val="0"/>
        </w:rPr>
        <w:t xml:space="preserve">Deploy resilience-based approaches that integrate microbiome management to improve coral survival.</w:t>
      </w:r>
    </w:p>
    <w:p w:rsidR="00000000" w:rsidDel="00000000" w:rsidP="00000000" w:rsidRDefault="00000000" w:rsidRPr="00000000" w14:paraId="0000002D">
      <w:pPr>
        <w:numPr>
          <w:ilvl w:val="0"/>
          <w:numId w:val="10"/>
        </w:numPr>
        <w:spacing w:line="360" w:lineRule="auto"/>
        <w:ind w:left="720" w:hanging="360"/>
        <w:rPr>
          <w:sz w:val="24"/>
          <w:szCs w:val="24"/>
          <w:u w:val="none"/>
        </w:rPr>
      </w:pPr>
      <w:r w:rsidDel="00000000" w:rsidR="00000000" w:rsidRPr="00000000">
        <w:rPr>
          <w:sz w:val="24"/>
          <w:szCs w:val="24"/>
          <w:rtl w:val="0"/>
        </w:rPr>
        <w:t xml:space="preserve">Build "reefs of the future"—restoration models adapted to survive modern climate challenges, inspired by “Integrated Multitrophic Aquaculture”.</w:t>
      </w:r>
    </w:p>
    <w:p w:rsidR="00000000" w:rsidDel="00000000" w:rsidP="00000000" w:rsidRDefault="00000000" w:rsidRPr="00000000" w14:paraId="0000002E">
      <w:pPr>
        <w:numPr>
          <w:ilvl w:val="0"/>
          <w:numId w:val="10"/>
        </w:numPr>
        <w:spacing w:line="360" w:lineRule="auto"/>
        <w:ind w:left="720" w:hanging="360"/>
        <w:rPr>
          <w:sz w:val="24"/>
          <w:szCs w:val="24"/>
        </w:rPr>
      </w:pPr>
      <w:r w:rsidDel="00000000" w:rsidR="00000000" w:rsidRPr="00000000">
        <w:rPr>
          <w:sz w:val="24"/>
          <w:szCs w:val="24"/>
          <w:rtl w:val="0"/>
        </w:rPr>
        <w:t xml:space="preserve">We will launch our effort </w:t>
      </w:r>
      <w:commentRangeStart w:id="6"/>
      <w:commentRangeStart w:id="7"/>
      <w:r w:rsidDel="00000000" w:rsidR="00000000" w:rsidRPr="00000000">
        <w:rPr>
          <w:sz w:val="24"/>
          <w:szCs w:val="24"/>
          <w:rtl w:val="0"/>
        </w:rPr>
        <w:t xml:space="preserve">in priority areas that have been neglected by other initiatives (e.g., coral reefs in Latin and Central America, starting in Corumbau, Brazil</w:t>
      </w:r>
      <w:commentRangeEnd w:id="6"/>
      <w:r w:rsidDel="00000000" w:rsidR="00000000" w:rsidRPr="00000000">
        <w:commentReference w:id="6"/>
      </w:r>
      <w:commentRangeEnd w:id="7"/>
      <w:r w:rsidDel="00000000" w:rsidR="00000000" w:rsidRPr="00000000">
        <w:commentReference w:id="7"/>
      </w:r>
      <w:r w:rsidDel="00000000" w:rsidR="00000000" w:rsidRPr="00000000">
        <w:rPr>
          <w:sz w:val="24"/>
          <w:szCs w:val="24"/>
          <w:rtl w:val="0"/>
        </w:rPr>
        <w:t xml:space="preserve">) and will be used as innovative models to be replicated worldwide.</w:t>
      </w:r>
      <w:r w:rsidDel="00000000" w:rsidR="00000000" w:rsidRPr="00000000">
        <w:rPr>
          <w:sz w:val="24"/>
          <w:szCs w:val="24"/>
          <w:rtl w:val="0"/>
        </w:rPr>
        <w:t xml:space="preserve"> </w:t>
      </w:r>
    </w:p>
    <w:p w:rsidR="00000000" w:rsidDel="00000000" w:rsidP="00000000" w:rsidRDefault="00000000" w:rsidRPr="00000000" w14:paraId="0000002F">
      <w:pPr>
        <w:numPr>
          <w:ilvl w:val="0"/>
          <w:numId w:val="10"/>
        </w:numPr>
        <w:spacing w:line="360" w:lineRule="auto"/>
        <w:ind w:left="720" w:hanging="360"/>
        <w:rPr>
          <w:sz w:val="24"/>
          <w:szCs w:val="24"/>
          <w:u w:val="none"/>
        </w:rPr>
      </w:pPr>
      <w:r w:rsidDel="00000000" w:rsidR="00000000" w:rsidRPr="00000000">
        <w:rPr>
          <w:rtl w:val="0"/>
        </w:rPr>
      </w:r>
    </w:p>
    <w:p w:rsidR="00000000" w:rsidDel="00000000" w:rsidP="00000000" w:rsidRDefault="00000000" w:rsidRPr="00000000" w14:paraId="00000030">
      <w:pPr>
        <w:spacing w:line="360" w:lineRule="auto"/>
        <w:rPr>
          <w:sz w:val="24"/>
          <w:szCs w:val="24"/>
        </w:rPr>
      </w:pPr>
      <w:r w:rsidDel="00000000" w:rsidR="00000000" w:rsidRPr="00000000">
        <w:rPr>
          <w:rFonts w:ascii="Arial Unicode MS" w:cs="Arial Unicode MS" w:eastAsia="Arial Unicode MS" w:hAnsi="Arial Unicode MS"/>
          <w:sz w:val="24"/>
          <w:szCs w:val="24"/>
          <w:rtl w:val="0"/>
        </w:rPr>
        <w:t xml:space="preserve">2 → Address Local Stressors</w:t>
      </w:r>
    </w:p>
    <w:p w:rsidR="00000000" w:rsidDel="00000000" w:rsidP="00000000" w:rsidRDefault="00000000" w:rsidRPr="00000000" w14:paraId="00000031">
      <w:pPr>
        <w:spacing w:line="360" w:lineRule="auto"/>
        <w:rPr>
          <w:sz w:val="24"/>
          <w:szCs w:val="24"/>
        </w:rPr>
      </w:pPr>
      <w:r w:rsidDel="00000000" w:rsidR="00000000" w:rsidRPr="00000000">
        <w:rPr>
          <w:rtl w:val="0"/>
        </w:rPr>
      </w:r>
    </w:p>
    <w:p w:rsidR="00000000" w:rsidDel="00000000" w:rsidP="00000000" w:rsidRDefault="00000000" w:rsidRPr="00000000" w14:paraId="00000032">
      <w:pPr>
        <w:numPr>
          <w:ilvl w:val="0"/>
          <w:numId w:val="8"/>
        </w:numPr>
        <w:spacing w:line="360" w:lineRule="auto"/>
        <w:ind w:left="720" w:hanging="360"/>
        <w:rPr>
          <w:sz w:val="24"/>
          <w:szCs w:val="24"/>
          <w:u w:val="none"/>
        </w:rPr>
      </w:pPr>
      <w:r w:rsidDel="00000000" w:rsidR="00000000" w:rsidRPr="00000000">
        <w:rPr>
          <w:sz w:val="24"/>
          <w:szCs w:val="24"/>
          <w:rtl w:val="0"/>
        </w:rPr>
        <w:t xml:space="preserve">Implement nature-based solutions to treat wastewater and local pollution using microbiome-based technology (e.g., biodigestors, soil bioremediation).</w:t>
      </w:r>
    </w:p>
    <w:p w:rsidR="00000000" w:rsidDel="00000000" w:rsidP="00000000" w:rsidRDefault="00000000" w:rsidRPr="00000000" w14:paraId="00000033">
      <w:pPr>
        <w:numPr>
          <w:ilvl w:val="0"/>
          <w:numId w:val="8"/>
        </w:numPr>
        <w:spacing w:line="360" w:lineRule="auto"/>
        <w:ind w:left="720" w:hanging="360"/>
        <w:rPr>
          <w:sz w:val="24"/>
          <w:szCs w:val="24"/>
          <w:u w:val="none"/>
        </w:rPr>
      </w:pPr>
      <w:r w:rsidDel="00000000" w:rsidR="00000000" w:rsidRPr="00000000">
        <w:rPr>
          <w:sz w:val="24"/>
          <w:szCs w:val="24"/>
          <w:rtl w:val="0"/>
        </w:rPr>
        <w:t xml:space="preserve">Reduce anthropogenic pressures that weaken reefs, ensuring long-term sustainability, through the protection of interconnected ecosystems, such as local mangroves.</w:t>
      </w:r>
    </w:p>
    <w:p w:rsidR="00000000" w:rsidDel="00000000" w:rsidP="00000000" w:rsidRDefault="00000000" w:rsidRPr="00000000" w14:paraId="00000034">
      <w:pPr>
        <w:spacing w:line="360" w:lineRule="auto"/>
        <w:rPr>
          <w:sz w:val="24"/>
          <w:szCs w:val="24"/>
        </w:rPr>
      </w:pPr>
      <w:r w:rsidDel="00000000" w:rsidR="00000000" w:rsidRPr="00000000">
        <w:rPr>
          <w:rtl w:val="0"/>
        </w:rPr>
      </w:r>
    </w:p>
    <w:p w:rsidR="00000000" w:rsidDel="00000000" w:rsidP="00000000" w:rsidRDefault="00000000" w:rsidRPr="00000000" w14:paraId="00000035">
      <w:pPr>
        <w:spacing w:line="360" w:lineRule="auto"/>
        <w:rPr>
          <w:sz w:val="24"/>
          <w:szCs w:val="24"/>
        </w:rPr>
      </w:pPr>
      <w:r w:rsidDel="00000000" w:rsidR="00000000" w:rsidRPr="00000000">
        <w:rPr>
          <w:rFonts w:ascii="Arial Unicode MS" w:cs="Arial Unicode MS" w:eastAsia="Arial Unicode MS" w:hAnsi="Arial Unicode MS"/>
          <w:sz w:val="24"/>
          <w:szCs w:val="24"/>
          <w:rtl w:val="0"/>
        </w:rPr>
        <w:t xml:space="preserve">3→ Community-Led Conservation &amp; Capacity Building</w:t>
      </w:r>
    </w:p>
    <w:p w:rsidR="00000000" w:rsidDel="00000000" w:rsidP="00000000" w:rsidRDefault="00000000" w:rsidRPr="00000000" w14:paraId="00000036">
      <w:pPr>
        <w:spacing w:line="360" w:lineRule="auto"/>
        <w:rPr>
          <w:sz w:val="24"/>
          <w:szCs w:val="24"/>
        </w:rPr>
      </w:pPr>
      <w:r w:rsidDel="00000000" w:rsidR="00000000" w:rsidRPr="00000000">
        <w:rPr>
          <w:rtl w:val="0"/>
        </w:rPr>
      </w:r>
    </w:p>
    <w:p w:rsidR="00000000" w:rsidDel="00000000" w:rsidP="00000000" w:rsidRDefault="00000000" w:rsidRPr="00000000" w14:paraId="00000037">
      <w:pPr>
        <w:numPr>
          <w:ilvl w:val="0"/>
          <w:numId w:val="11"/>
        </w:numPr>
        <w:spacing w:line="360" w:lineRule="auto"/>
        <w:ind w:left="720" w:hanging="360"/>
        <w:rPr>
          <w:sz w:val="24"/>
          <w:szCs w:val="24"/>
          <w:u w:val="none"/>
        </w:rPr>
      </w:pPr>
      <w:r w:rsidDel="00000000" w:rsidR="00000000" w:rsidRPr="00000000">
        <w:rPr>
          <w:sz w:val="24"/>
          <w:szCs w:val="24"/>
          <w:rtl w:val="0"/>
        </w:rPr>
        <w:t xml:space="preserve">Open space to hear native local communities and develop, based on their needs, actions to improve the environmental conditions and awareness, empowering them and supporting their traditional knowledge.</w:t>
      </w:r>
    </w:p>
    <w:p w:rsidR="00000000" w:rsidDel="00000000" w:rsidP="00000000" w:rsidRDefault="00000000" w:rsidRPr="00000000" w14:paraId="00000038">
      <w:pPr>
        <w:numPr>
          <w:ilvl w:val="0"/>
          <w:numId w:val="11"/>
        </w:numPr>
        <w:spacing w:line="360" w:lineRule="auto"/>
        <w:ind w:left="720" w:hanging="360"/>
        <w:rPr>
          <w:sz w:val="24"/>
          <w:szCs w:val="24"/>
          <w:u w:val="none"/>
        </w:rPr>
      </w:pPr>
      <w:r w:rsidDel="00000000" w:rsidR="00000000" w:rsidRPr="00000000">
        <w:rPr>
          <w:sz w:val="24"/>
          <w:szCs w:val="24"/>
          <w:rtl w:val="0"/>
        </w:rPr>
        <w:t xml:space="preserve">Co-develop social technologies, train and employ the local communities in coral restoration and sustainable marine management while also learning and empowering their traditional knowledge.</w:t>
      </w:r>
    </w:p>
    <w:p w:rsidR="00000000" w:rsidDel="00000000" w:rsidP="00000000" w:rsidRDefault="00000000" w:rsidRPr="00000000" w14:paraId="00000039">
      <w:pPr>
        <w:numPr>
          <w:ilvl w:val="0"/>
          <w:numId w:val="11"/>
        </w:numPr>
        <w:spacing w:line="360" w:lineRule="auto"/>
        <w:ind w:left="720" w:hanging="360"/>
        <w:rPr>
          <w:sz w:val="24"/>
          <w:szCs w:val="24"/>
          <w:u w:val="none"/>
        </w:rPr>
      </w:pPr>
      <w:r w:rsidDel="00000000" w:rsidR="00000000" w:rsidRPr="00000000">
        <w:rPr>
          <w:sz w:val="24"/>
          <w:szCs w:val="24"/>
          <w:rtl w:val="0"/>
        </w:rPr>
        <w:t xml:space="preserve">Develop alternative livelihoods to reduce extractive pressures on reefs.</w:t>
      </w:r>
    </w:p>
    <w:p w:rsidR="00000000" w:rsidDel="00000000" w:rsidP="00000000" w:rsidRDefault="00000000" w:rsidRPr="00000000" w14:paraId="0000003A">
      <w:pPr>
        <w:numPr>
          <w:ilvl w:val="0"/>
          <w:numId w:val="11"/>
        </w:numPr>
        <w:spacing w:line="360" w:lineRule="auto"/>
        <w:ind w:left="720" w:hanging="360"/>
        <w:rPr>
          <w:sz w:val="24"/>
          <w:szCs w:val="24"/>
          <w:u w:val="none"/>
        </w:rPr>
      </w:pPr>
      <w:r w:rsidDel="00000000" w:rsidR="00000000" w:rsidRPr="00000000">
        <w:rPr>
          <w:sz w:val="24"/>
          <w:szCs w:val="24"/>
          <w:rtl w:val="0"/>
        </w:rPr>
        <w:t xml:space="preserve">Strengthen community leadership and governance for long-term conservation impact.</w:t>
      </w:r>
    </w:p>
    <w:p w:rsidR="00000000" w:rsidDel="00000000" w:rsidP="00000000" w:rsidRDefault="00000000" w:rsidRPr="00000000" w14:paraId="0000003B">
      <w:pPr>
        <w:spacing w:line="360" w:lineRule="auto"/>
        <w:rPr>
          <w:sz w:val="24"/>
          <w:szCs w:val="24"/>
        </w:rPr>
      </w:pPr>
      <w:r w:rsidDel="00000000" w:rsidR="00000000" w:rsidRPr="00000000">
        <w:rPr>
          <w:rtl w:val="0"/>
        </w:rPr>
      </w:r>
    </w:p>
    <w:p w:rsidR="00000000" w:rsidDel="00000000" w:rsidP="00000000" w:rsidRDefault="00000000" w:rsidRPr="00000000" w14:paraId="0000003C">
      <w:pPr>
        <w:spacing w:line="360" w:lineRule="auto"/>
        <w:rPr>
          <w:sz w:val="24"/>
          <w:szCs w:val="24"/>
        </w:rPr>
      </w:pPr>
      <w:r w:rsidDel="00000000" w:rsidR="00000000" w:rsidRPr="00000000">
        <w:rPr>
          <w:rFonts w:ascii="Arial Unicode MS" w:cs="Arial Unicode MS" w:eastAsia="Arial Unicode MS" w:hAnsi="Arial Unicode MS"/>
          <w:sz w:val="24"/>
          <w:szCs w:val="24"/>
          <w:rtl w:val="0"/>
        </w:rPr>
        <w:t xml:space="preserve">4 → Create a Scalable Model</w:t>
      </w:r>
      <w:ins w:author="Raquel Peixoto" w:id="6" w:date="2025-03-14T09:06:08Z">
        <w:r w:rsidDel="00000000" w:rsidR="00000000" w:rsidRPr="00000000">
          <w:rPr>
            <w:sz w:val="24"/>
            <w:szCs w:val="24"/>
            <w:rtl w:val="0"/>
          </w:rPr>
          <w:t xml:space="preserve">s for the world</w:t>
        </w:r>
      </w:ins>
      <w:del w:author="Raquel Peixoto" w:id="6" w:date="2025-03-14T09:06:08Z">
        <w:r w:rsidDel="00000000" w:rsidR="00000000" w:rsidRPr="00000000">
          <w:rPr>
            <w:sz w:val="24"/>
            <w:szCs w:val="24"/>
            <w:rtl w:val="0"/>
          </w:rPr>
          <w:delText xml:space="preserve"> for </w:delText>
        </w:r>
        <w:commentRangeStart w:id="8"/>
        <w:r w:rsidDel="00000000" w:rsidR="00000000" w:rsidRPr="00000000">
          <w:rPr>
            <w:sz w:val="24"/>
            <w:szCs w:val="24"/>
            <w:rtl w:val="0"/>
          </w:rPr>
          <w:delText xml:space="preserve">Latin America</w:delText>
        </w:r>
        <w:commentRangeEnd w:id="8"/>
        <w:r w:rsidDel="00000000" w:rsidR="00000000" w:rsidRPr="00000000">
          <w:commentReference w:id="8"/>
        </w:r>
        <w:r w:rsidDel="00000000" w:rsidR="00000000" w:rsidRPr="00000000">
          <w:rPr>
            <w:sz w:val="24"/>
            <w:szCs w:val="24"/>
            <w:rtl w:val="0"/>
          </w:rPr>
          <w:delText xml:space="preserve"> and beyond</w:delText>
        </w:r>
      </w:del>
      <w:r w:rsidDel="00000000" w:rsidR="00000000" w:rsidRPr="00000000">
        <w:rPr>
          <w:rtl w:val="0"/>
        </w:rPr>
      </w:r>
    </w:p>
    <w:p w:rsidR="00000000" w:rsidDel="00000000" w:rsidP="00000000" w:rsidRDefault="00000000" w:rsidRPr="00000000" w14:paraId="0000003D">
      <w:pPr>
        <w:spacing w:line="360" w:lineRule="auto"/>
        <w:rPr>
          <w:sz w:val="24"/>
          <w:szCs w:val="24"/>
        </w:rPr>
      </w:pPr>
      <w:r w:rsidDel="00000000" w:rsidR="00000000" w:rsidRPr="00000000">
        <w:rPr>
          <w:rtl w:val="0"/>
        </w:rPr>
      </w:r>
    </w:p>
    <w:p w:rsidR="00000000" w:rsidDel="00000000" w:rsidP="00000000" w:rsidRDefault="00000000" w:rsidRPr="00000000" w14:paraId="0000003E">
      <w:pPr>
        <w:numPr>
          <w:ilvl w:val="0"/>
          <w:numId w:val="5"/>
        </w:numPr>
        <w:spacing w:line="360" w:lineRule="auto"/>
        <w:ind w:left="720" w:hanging="360"/>
        <w:rPr>
          <w:sz w:val="24"/>
          <w:szCs w:val="24"/>
          <w:u w:val="none"/>
        </w:rPr>
      </w:pPr>
      <w:r w:rsidDel="00000000" w:rsidR="00000000" w:rsidRPr="00000000">
        <w:rPr>
          <w:sz w:val="24"/>
          <w:szCs w:val="24"/>
          <w:rtl w:val="0"/>
        </w:rPr>
        <w:t xml:space="preserve">Establish Corumbau as a </w:t>
      </w:r>
      <w:ins w:author="Raquel Peixoto" w:id="7" w:date="2025-03-14T09:06:49Z">
        <w:r w:rsidDel="00000000" w:rsidR="00000000" w:rsidRPr="00000000">
          <w:rPr>
            <w:sz w:val="24"/>
            <w:szCs w:val="24"/>
            <w:rtl w:val="0"/>
          </w:rPr>
          <w:t xml:space="preserve">global </w:t>
        </w:r>
      </w:ins>
      <w:r w:rsidDel="00000000" w:rsidR="00000000" w:rsidRPr="00000000">
        <w:rPr>
          <w:sz w:val="24"/>
          <w:szCs w:val="24"/>
          <w:rtl w:val="0"/>
        </w:rPr>
        <w:t xml:space="preserve">model site for reef restoration and community-driven conservation</w:t>
      </w:r>
      <w:ins w:author="Raquel Peixoto" w:id="8" w:date="2025-03-14T09:06:31Z">
        <w:r w:rsidDel="00000000" w:rsidR="00000000" w:rsidRPr="00000000">
          <w:rPr>
            <w:sz w:val="24"/>
            <w:szCs w:val="24"/>
            <w:rtl w:val="0"/>
          </w:rPr>
          <w:t xml:space="preserve">, capacity building, and training</w:t>
        </w:r>
      </w:ins>
      <w:r w:rsidDel="00000000" w:rsidR="00000000" w:rsidRPr="00000000">
        <w:rPr>
          <w:sz w:val="24"/>
          <w:szCs w:val="24"/>
          <w:rtl w:val="0"/>
        </w:rPr>
        <w:t xml:space="preserve">.</w:t>
      </w:r>
    </w:p>
    <w:p w:rsidR="00000000" w:rsidDel="00000000" w:rsidP="00000000" w:rsidRDefault="00000000" w:rsidRPr="00000000" w14:paraId="0000003F">
      <w:pPr>
        <w:numPr>
          <w:ilvl w:val="0"/>
          <w:numId w:val="5"/>
        </w:numPr>
        <w:spacing w:line="360" w:lineRule="auto"/>
        <w:ind w:left="720" w:hanging="360"/>
        <w:rPr>
          <w:ins w:author="Raquel Peixoto" w:id="9" w:date="2025-03-14T09:06:22Z"/>
          <w:sz w:val="24"/>
          <w:szCs w:val="24"/>
          <w:u w:val="none"/>
        </w:rPr>
      </w:pPr>
      <w:r w:rsidDel="00000000" w:rsidR="00000000" w:rsidRPr="00000000">
        <w:rPr>
          <w:sz w:val="24"/>
          <w:szCs w:val="24"/>
          <w:rtl w:val="0"/>
        </w:rPr>
        <w:t xml:space="preserve">Build a network of restoration hubs in neglected reefs across South and Central America.</w:t>
      </w:r>
      <w:ins w:author="Raquel Peixoto" w:id="9" w:date="2025-03-14T09:06:22Z">
        <w:r w:rsidDel="00000000" w:rsidR="00000000" w:rsidRPr="00000000">
          <w:rPr>
            <w:rtl w:val="0"/>
          </w:rPr>
        </w:r>
      </w:ins>
    </w:p>
    <w:p w:rsidR="00000000" w:rsidDel="00000000" w:rsidP="00000000" w:rsidRDefault="00000000" w:rsidRPr="00000000" w14:paraId="00000040">
      <w:pPr>
        <w:numPr>
          <w:ilvl w:val="0"/>
          <w:numId w:val="5"/>
        </w:numPr>
        <w:spacing w:line="360" w:lineRule="auto"/>
        <w:ind w:left="720" w:hanging="360"/>
        <w:rPr>
          <w:sz w:val="24"/>
          <w:szCs w:val="24"/>
          <w:u w:val="none"/>
        </w:rPr>
      </w:pPr>
      <w:ins w:author="Raquel Peixoto" w:id="9" w:date="2025-03-14T09:06:22Z">
        <w:r w:rsidDel="00000000" w:rsidR="00000000" w:rsidRPr="00000000">
          <w:rPr>
            <w:sz w:val="24"/>
            <w:szCs w:val="24"/>
            <w:rtl w:val="0"/>
          </w:rPr>
          <w:t xml:space="preserve">Expand worldwide</w:t>
        </w:r>
      </w:ins>
      <w:r w:rsidDel="00000000" w:rsidR="00000000" w:rsidRPr="00000000">
        <w:rPr>
          <w:rtl w:val="0"/>
        </w:rPr>
      </w:r>
    </w:p>
    <w:p w:rsidR="00000000" w:rsidDel="00000000" w:rsidP="00000000" w:rsidRDefault="00000000" w:rsidRPr="00000000" w14:paraId="00000041">
      <w:pPr>
        <w:numPr>
          <w:ilvl w:val="0"/>
          <w:numId w:val="5"/>
        </w:numPr>
        <w:spacing w:line="360" w:lineRule="auto"/>
        <w:ind w:left="720" w:hanging="360"/>
        <w:rPr>
          <w:sz w:val="24"/>
          <w:szCs w:val="24"/>
          <w:u w:val="none"/>
        </w:rPr>
      </w:pPr>
      <w:r w:rsidDel="00000000" w:rsidR="00000000" w:rsidRPr="00000000">
        <w:rPr>
          <w:sz w:val="24"/>
          <w:szCs w:val="24"/>
          <w:rtl w:val="0"/>
        </w:rPr>
        <w:t xml:space="preserve">Share expertise, technology, and best practices to train other organizations in our ecological restoration framework.</w:t>
      </w:r>
    </w:p>
    <w:p w:rsidR="00000000" w:rsidDel="00000000" w:rsidP="00000000" w:rsidRDefault="00000000" w:rsidRPr="00000000" w14:paraId="00000042">
      <w:pPr>
        <w:spacing w:line="360" w:lineRule="auto"/>
        <w:rPr>
          <w:sz w:val="24"/>
          <w:szCs w:val="24"/>
        </w:rPr>
      </w:pPr>
      <w:r w:rsidDel="00000000" w:rsidR="00000000" w:rsidRPr="00000000">
        <w:rPr>
          <w:rtl w:val="0"/>
        </w:rPr>
      </w:r>
    </w:p>
    <w:p w:rsidR="00000000" w:rsidDel="00000000" w:rsidP="00000000" w:rsidRDefault="00000000" w:rsidRPr="00000000" w14:paraId="00000043">
      <w:pPr>
        <w:pStyle w:val="Heading3"/>
        <w:spacing w:line="360" w:lineRule="auto"/>
        <w:jc w:val="center"/>
        <w:rPr>
          <w:rFonts w:ascii="Pacifico" w:cs="Pacifico" w:eastAsia="Pacifico" w:hAnsi="Pacifico"/>
          <w:sz w:val="24"/>
          <w:szCs w:val="24"/>
        </w:rPr>
      </w:pPr>
      <w:bookmarkStart w:colFirst="0" w:colLast="0" w:name="_a0c2n2e76kod" w:id="6"/>
      <w:bookmarkEnd w:id="6"/>
      <w:r w:rsidDel="00000000" w:rsidR="00000000" w:rsidRPr="00000000">
        <w:rPr>
          <w:rFonts w:ascii="Pacifico" w:cs="Pacifico" w:eastAsia="Pacifico" w:hAnsi="Pacifico"/>
          <w:sz w:val="24"/>
          <w:szCs w:val="24"/>
          <w:rtl w:val="0"/>
        </w:rPr>
        <w:t xml:space="preserve">Our Vision</w:t>
      </w:r>
    </w:p>
    <w:p w:rsidR="00000000" w:rsidDel="00000000" w:rsidP="00000000" w:rsidRDefault="00000000" w:rsidRPr="00000000" w14:paraId="00000044">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45">
      <w:pPr>
        <w:spacing w:line="360" w:lineRule="auto"/>
        <w:ind w:firstLine="720"/>
        <w:rPr>
          <w:sz w:val="24"/>
          <w:szCs w:val="24"/>
        </w:rPr>
      </w:pPr>
      <w:r w:rsidDel="00000000" w:rsidR="00000000" w:rsidRPr="00000000">
        <w:rPr>
          <w:sz w:val="24"/>
          <w:szCs w:val="24"/>
          <w:rtl w:val="0"/>
        </w:rPr>
        <w:t xml:space="preserve">A future where coral reefs thrive, where local communities are empowered as stewards of the ocean, and where reef restoration goes beyond coral planting to build whole ecosystems that are resilient, sustainable, and self-sufficient.</w:t>
      </w:r>
    </w:p>
    <w:p w:rsidR="00000000" w:rsidDel="00000000" w:rsidP="00000000" w:rsidRDefault="00000000" w:rsidRPr="00000000" w14:paraId="00000046">
      <w:pPr>
        <w:spacing w:line="360" w:lineRule="auto"/>
        <w:rPr>
          <w:sz w:val="24"/>
          <w:szCs w:val="24"/>
        </w:rPr>
      </w:pPr>
      <w:r w:rsidDel="00000000" w:rsidR="00000000" w:rsidRPr="00000000">
        <w:rPr>
          <w:rtl w:val="0"/>
        </w:rPr>
      </w:r>
    </w:p>
    <w:p w:rsidR="00000000" w:rsidDel="00000000" w:rsidP="00000000" w:rsidRDefault="00000000" w:rsidRPr="00000000" w14:paraId="00000047">
      <w:pPr>
        <w:spacing w:line="360" w:lineRule="auto"/>
        <w:ind w:firstLine="720"/>
        <w:rPr>
          <w:sz w:val="24"/>
          <w:szCs w:val="24"/>
        </w:rPr>
      </w:pPr>
      <w:r w:rsidDel="00000000" w:rsidR="00000000" w:rsidRPr="00000000">
        <w:rPr>
          <w:sz w:val="24"/>
          <w:szCs w:val="24"/>
          <w:rtl w:val="0"/>
        </w:rPr>
        <w:t xml:space="preserve">Tanto Mar is not just about restoring reefs—it’s about restoring the balance between people and nature, ensuring both can coexist and flourish for generations to come. </w:t>
      </w:r>
    </w:p>
    <w:p w:rsidR="00000000" w:rsidDel="00000000" w:rsidP="00000000" w:rsidRDefault="00000000" w:rsidRPr="00000000" w14:paraId="00000048">
      <w:pPr>
        <w:spacing w:line="360" w:lineRule="auto"/>
        <w:rPr>
          <w:sz w:val="24"/>
          <w:szCs w:val="24"/>
        </w:rPr>
      </w:pPr>
      <w:r w:rsidDel="00000000" w:rsidR="00000000" w:rsidRPr="00000000">
        <w:rPr>
          <w:rtl w:val="0"/>
        </w:rPr>
      </w:r>
    </w:p>
    <w:p w:rsidR="00000000" w:rsidDel="00000000" w:rsidP="00000000" w:rsidRDefault="00000000" w:rsidRPr="00000000" w14:paraId="00000049">
      <w:pPr>
        <w:spacing w:line="360" w:lineRule="auto"/>
        <w:rPr>
          <w:b w:val="1"/>
          <w:bCs w:val="1"/>
          <w:sz w:val="24"/>
          <w:szCs w:val="24"/>
        </w:rPr>
      </w:pPr>
      <w:r w:rsidDel="00000000" w:rsidR="00000000" w:rsidRPr="00000000">
        <w:rPr>
          <w:b w:val="1"/>
          <w:bCs w:val="1"/>
          <w:sz w:val="24"/>
          <w:szCs w:val="24"/>
          <w:rtl w:val="0"/>
        </w:rPr>
        <w:t xml:space="preserve">Tanto Mar NGO Founders:</w:t>
      </w:r>
    </w:p>
    <w:p w:rsidR="00000000" w:rsidDel="00000000" w:rsidP="00000000" w:rsidRDefault="00000000" w:rsidRPr="00000000" w14:paraId="0000004A">
      <w:pPr>
        <w:spacing w:line="360" w:lineRule="auto"/>
        <w:rPr>
          <w:sz w:val="24"/>
          <w:szCs w:val="24"/>
        </w:rPr>
      </w:pPr>
      <w:r w:rsidDel="00000000" w:rsidR="00000000" w:rsidRPr="00000000">
        <w:rPr>
          <w:sz w:val="24"/>
          <w:szCs w:val="24"/>
          <w:rtl w:val="0"/>
        </w:rPr>
        <w:br w:type="textWrapping"/>
        <w:t xml:space="preserve">Raquel Peixoto</w:t>
      </w:r>
    </w:p>
    <w:p w:rsidR="00000000" w:rsidDel="00000000" w:rsidP="00000000" w:rsidRDefault="00000000" w:rsidRPr="00000000" w14:paraId="0000004B">
      <w:pPr>
        <w:spacing w:line="360" w:lineRule="auto"/>
        <w:rPr>
          <w:sz w:val="24"/>
          <w:szCs w:val="24"/>
        </w:rPr>
      </w:pPr>
      <w:r w:rsidDel="00000000" w:rsidR="00000000" w:rsidRPr="00000000">
        <w:rPr>
          <w:sz w:val="24"/>
          <w:szCs w:val="24"/>
          <w:rtl w:val="0"/>
        </w:rPr>
        <w:t xml:space="preserve">Gustavo Duarte</w:t>
      </w:r>
    </w:p>
    <w:p w:rsidR="00000000" w:rsidDel="00000000" w:rsidP="00000000" w:rsidRDefault="00000000" w:rsidRPr="00000000" w14:paraId="0000004C">
      <w:pPr>
        <w:spacing w:line="360" w:lineRule="auto"/>
        <w:rPr>
          <w:sz w:val="24"/>
          <w:szCs w:val="24"/>
        </w:rPr>
      </w:pPr>
      <w:r w:rsidDel="00000000" w:rsidR="00000000" w:rsidRPr="00000000">
        <w:rPr>
          <w:sz w:val="24"/>
          <w:szCs w:val="24"/>
          <w:rtl w:val="0"/>
        </w:rPr>
        <w:t xml:space="preserve">Helena Villela</w:t>
      </w:r>
    </w:p>
    <w:p w:rsidR="00000000" w:rsidDel="00000000" w:rsidP="00000000" w:rsidRDefault="00000000" w:rsidRPr="00000000" w14:paraId="0000004D">
      <w:pPr>
        <w:spacing w:line="360" w:lineRule="auto"/>
        <w:rPr>
          <w:sz w:val="24"/>
          <w:szCs w:val="24"/>
        </w:rPr>
      </w:pPr>
      <w:r w:rsidDel="00000000" w:rsidR="00000000" w:rsidRPr="00000000">
        <w:rPr>
          <w:sz w:val="24"/>
          <w:szCs w:val="24"/>
          <w:rtl w:val="0"/>
        </w:rPr>
        <w:t xml:space="preserve">Mariana Rosado</w:t>
      </w:r>
    </w:p>
    <w:p w:rsidR="00000000" w:rsidDel="00000000" w:rsidP="00000000" w:rsidRDefault="00000000" w:rsidRPr="00000000" w14:paraId="0000004E">
      <w:pPr>
        <w:spacing w:line="360" w:lineRule="auto"/>
        <w:rPr>
          <w:sz w:val="24"/>
          <w:szCs w:val="24"/>
        </w:rPr>
      </w:pPr>
      <w:r w:rsidDel="00000000" w:rsidR="00000000" w:rsidRPr="00000000">
        <w:rPr>
          <w:sz w:val="24"/>
          <w:szCs w:val="24"/>
          <w:rtl w:val="0"/>
        </w:rPr>
        <w:t xml:space="preserve">Alexandre Rosado</w:t>
      </w:r>
    </w:p>
    <w:p w:rsidR="00000000" w:rsidDel="00000000" w:rsidP="00000000" w:rsidRDefault="00000000" w:rsidRPr="00000000" w14:paraId="0000004F">
      <w:pPr>
        <w:spacing w:line="360" w:lineRule="auto"/>
        <w:rPr>
          <w:sz w:val="24"/>
          <w:szCs w:val="24"/>
        </w:rPr>
      </w:pPr>
      <w:r w:rsidDel="00000000" w:rsidR="00000000" w:rsidRPr="00000000">
        <w:rPr>
          <w:sz w:val="24"/>
          <w:szCs w:val="24"/>
          <w:rtl w:val="0"/>
        </w:rPr>
        <w:t xml:space="preserve">Joao Gabriel Rosado</w:t>
      </w:r>
    </w:p>
    <w:p w:rsidR="00000000" w:rsidDel="00000000" w:rsidP="00000000" w:rsidRDefault="00000000" w:rsidRPr="00000000" w14:paraId="00000050">
      <w:pPr>
        <w:spacing w:line="360" w:lineRule="auto"/>
        <w:rPr>
          <w:sz w:val="24"/>
          <w:szCs w:val="24"/>
        </w:rPr>
      </w:pPr>
      <w:r w:rsidDel="00000000" w:rsidR="00000000" w:rsidRPr="00000000">
        <w:rPr>
          <w:sz w:val="24"/>
          <w:szCs w:val="24"/>
          <w:rtl w:val="0"/>
        </w:rPr>
        <w:t xml:space="preserve">Rodrigo Medeiros</w:t>
      </w:r>
    </w:p>
    <w:p w:rsidR="00000000" w:rsidDel="00000000" w:rsidP="00000000" w:rsidRDefault="00000000" w:rsidRPr="00000000" w14:paraId="00000051">
      <w:pPr>
        <w:spacing w:line="360" w:lineRule="auto"/>
        <w:rPr>
          <w:sz w:val="24"/>
          <w:szCs w:val="24"/>
        </w:rPr>
      </w:pPr>
      <w:r w:rsidDel="00000000" w:rsidR="00000000" w:rsidRPr="00000000">
        <w:rPr>
          <w:sz w:val="24"/>
          <w:szCs w:val="24"/>
          <w:rtl w:val="0"/>
        </w:rPr>
        <w:t xml:space="preserve">Pinho Deocleciano</w:t>
      </w:r>
    </w:p>
    <w:p w:rsidR="00000000" w:rsidDel="00000000" w:rsidP="00000000" w:rsidRDefault="00000000" w:rsidRPr="00000000" w14:paraId="00000052">
      <w:pPr>
        <w:spacing w:line="360" w:lineRule="auto"/>
        <w:rPr>
          <w:sz w:val="24"/>
          <w:szCs w:val="24"/>
        </w:rPr>
      </w:pPr>
      <w:r w:rsidDel="00000000" w:rsidR="00000000" w:rsidRPr="00000000">
        <w:rPr>
          <w:sz w:val="24"/>
          <w:szCs w:val="24"/>
          <w:rtl w:val="0"/>
        </w:rPr>
        <w:t xml:space="preserve">David Suggett</w:t>
      </w:r>
    </w:p>
    <w:p w:rsidR="00000000" w:rsidDel="00000000" w:rsidP="00000000" w:rsidRDefault="00000000" w:rsidRPr="00000000" w14:paraId="00000053">
      <w:pPr>
        <w:spacing w:line="360" w:lineRule="auto"/>
        <w:rPr>
          <w:sz w:val="24"/>
          <w:szCs w:val="24"/>
        </w:rPr>
      </w:pPr>
      <w:r w:rsidDel="00000000" w:rsidR="00000000" w:rsidRPr="00000000">
        <w:rPr>
          <w:sz w:val="24"/>
          <w:szCs w:val="24"/>
          <w:rtl w:val="0"/>
        </w:rPr>
        <w:t xml:space="preserve">Erika Suggett</w:t>
      </w:r>
    </w:p>
    <w:p w:rsidR="00000000" w:rsidDel="00000000" w:rsidP="00000000" w:rsidRDefault="00000000" w:rsidRPr="00000000" w14:paraId="00000054">
      <w:pPr>
        <w:spacing w:line="360" w:lineRule="auto"/>
        <w:rPr>
          <w:sz w:val="24"/>
          <w:szCs w:val="24"/>
        </w:rPr>
      </w:pPr>
      <w:r w:rsidDel="00000000" w:rsidR="00000000" w:rsidRPr="00000000">
        <w:rPr>
          <w:sz w:val="24"/>
          <w:szCs w:val="24"/>
          <w:rtl w:val="0"/>
        </w:rPr>
        <w:t xml:space="preserve">Ricardo Duarte</w:t>
      </w:r>
    </w:p>
    <w:p w:rsidR="00000000" w:rsidDel="00000000" w:rsidP="00000000" w:rsidRDefault="00000000" w:rsidRPr="00000000" w14:paraId="00000055">
      <w:pPr>
        <w:spacing w:line="360" w:lineRule="auto"/>
        <w:rPr>
          <w:sz w:val="24"/>
          <w:szCs w:val="24"/>
        </w:rPr>
      </w:pPr>
      <w:r w:rsidDel="00000000" w:rsidR="00000000" w:rsidRPr="00000000">
        <w:rPr>
          <w:rtl w:val="0"/>
        </w:rPr>
      </w:r>
    </w:p>
    <w:p w:rsidR="00000000" w:rsidDel="00000000" w:rsidP="00000000" w:rsidRDefault="00000000" w:rsidRPr="00000000" w14:paraId="00000056">
      <w:pPr>
        <w:spacing w:line="360" w:lineRule="auto"/>
        <w:rPr>
          <w:sz w:val="24"/>
          <w:szCs w:val="24"/>
        </w:rPr>
      </w:pPr>
      <w:r w:rsidDel="00000000" w:rsidR="00000000" w:rsidRPr="00000000">
        <w:rPr>
          <w:rtl w:val="0"/>
        </w:rPr>
      </w:r>
    </w:p>
    <w:p w:rsidR="00000000" w:rsidDel="00000000" w:rsidP="00000000" w:rsidRDefault="00000000" w:rsidRPr="00000000" w14:paraId="00000057">
      <w:pPr>
        <w:spacing w:line="360"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1981200</wp:posOffset>
            </wp:positionH>
            <wp:positionV relativeFrom="paragraph">
              <wp:posOffset>142875</wp:posOffset>
            </wp:positionV>
            <wp:extent cx="1619250" cy="1881188"/>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9250" cy="1881188"/>
                    </a:xfrm>
                    <a:prstGeom prst="rect"/>
                    <a:ln/>
                  </pic:spPr>
                </pic:pic>
              </a:graphicData>
            </a:graphic>
          </wp:anchor>
        </w:drawing>
      </w:r>
    </w:p>
    <w:p w:rsidR="00000000" w:rsidDel="00000000" w:rsidP="00000000" w:rsidRDefault="00000000" w:rsidRPr="00000000" w14:paraId="00000058">
      <w:pPr>
        <w:spacing w:line="360" w:lineRule="auto"/>
        <w:rPr>
          <w:sz w:val="24"/>
          <w:szCs w:val="24"/>
        </w:rPr>
      </w:pPr>
      <w:r w:rsidDel="00000000" w:rsidR="00000000" w:rsidRPr="00000000">
        <w:rPr>
          <w:rtl w:val="0"/>
        </w:rPr>
      </w:r>
    </w:p>
    <w:p w:rsidR="00000000" w:rsidDel="00000000" w:rsidP="00000000" w:rsidRDefault="00000000" w:rsidRPr="00000000" w14:paraId="00000059">
      <w:pPr>
        <w:spacing w:line="360" w:lineRule="auto"/>
        <w:rPr>
          <w:sz w:val="24"/>
          <w:szCs w:val="24"/>
        </w:rPr>
      </w:pPr>
      <w:r w:rsidDel="00000000" w:rsidR="00000000" w:rsidRPr="00000000">
        <w:rPr>
          <w:rtl w:val="0"/>
        </w:rPr>
      </w:r>
    </w:p>
    <w:p w:rsidR="00000000" w:rsidDel="00000000" w:rsidP="00000000" w:rsidRDefault="00000000" w:rsidRPr="00000000" w14:paraId="0000005A">
      <w:pPr>
        <w:spacing w:line="360" w:lineRule="auto"/>
        <w:rPr>
          <w:sz w:val="24"/>
          <w:szCs w:val="24"/>
        </w:rPr>
      </w:pPr>
      <w:r w:rsidDel="00000000" w:rsidR="00000000" w:rsidRPr="00000000">
        <w:rPr>
          <w:rtl w:val="0"/>
        </w:rPr>
      </w:r>
    </w:p>
    <w:p w:rsidR="00000000" w:rsidDel="00000000" w:rsidP="00000000" w:rsidRDefault="00000000" w:rsidRPr="00000000" w14:paraId="0000005B">
      <w:pPr>
        <w:spacing w:line="360" w:lineRule="auto"/>
        <w:rPr>
          <w:sz w:val="24"/>
          <w:szCs w:val="24"/>
        </w:rPr>
      </w:pPr>
      <w:r w:rsidDel="00000000" w:rsidR="00000000" w:rsidRPr="00000000">
        <w:rPr>
          <w:rtl w:val="0"/>
        </w:rPr>
      </w:r>
    </w:p>
    <w:p w:rsidR="00000000" w:rsidDel="00000000" w:rsidP="00000000" w:rsidRDefault="00000000" w:rsidRPr="00000000" w14:paraId="0000005C">
      <w:pPr>
        <w:spacing w:after="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ESTATUTO DO INSTITUTO TANTO MAR</w:t>
      </w:r>
    </w:p>
    <w:p w:rsidR="00000000" w:rsidDel="00000000" w:rsidP="00000000" w:rsidRDefault="00000000" w:rsidRPr="00000000" w14:paraId="0000005D">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CAPÍTULO I – DA DENOMINAÇÃO, SEDE E DURAÇÃO</w:t>
      </w:r>
    </w:p>
    <w:p w:rsidR="00000000" w:rsidDel="00000000" w:rsidP="00000000" w:rsidRDefault="00000000" w:rsidRPr="00000000" w14:paraId="0000005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1º</w:t>
      </w:r>
      <w:r w:rsidDel="00000000" w:rsidR="00000000" w:rsidRPr="00000000">
        <w:rPr>
          <w:rFonts w:ascii="Times New Roman" w:cs="Times New Roman" w:eastAsia="Times New Roman" w:hAnsi="Times New Roman"/>
          <w:sz w:val="24"/>
          <w:szCs w:val="24"/>
          <w:rtl w:val="0"/>
        </w:rPr>
        <w:t xml:space="preserve"> – O </w:t>
      </w:r>
      <w:r w:rsidDel="00000000" w:rsidR="00000000" w:rsidRPr="00000000">
        <w:rPr>
          <w:rFonts w:ascii="Times New Roman" w:cs="Times New Roman" w:eastAsia="Times New Roman" w:hAnsi="Times New Roman"/>
          <w:b w:val="1"/>
          <w:bCs w:val="1"/>
          <w:sz w:val="24"/>
          <w:szCs w:val="24"/>
          <w:rtl w:val="0"/>
        </w:rPr>
        <w:t xml:space="preserve">Instituto Tanto Mar</w:t>
      </w:r>
      <w:r w:rsidDel="00000000" w:rsidR="00000000" w:rsidRPr="00000000">
        <w:rPr>
          <w:rFonts w:ascii="Times New Roman" w:cs="Times New Roman" w:eastAsia="Times New Roman" w:hAnsi="Times New Roman"/>
          <w:sz w:val="24"/>
          <w:szCs w:val="24"/>
          <w:rtl w:val="0"/>
        </w:rPr>
        <w:t xml:space="preserve">, doravante denominado </w:t>
      </w:r>
      <w:r w:rsidDel="00000000" w:rsidR="00000000" w:rsidRPr="00000000">
        <w:rPr>
          <w:rFonts w:ascii="Times New Roman" w:cs="Times New Roman" w:eastAsia="Times New Roman" w:hAnsi="Times New Roman"/>
          <w:b w:val="1"/>
          <w:bCs w:val="1"/>
          <w:sz w:val="24"/>
          <w:szCs w:val="24"/>
          <w:rtl w:val="0"/>
        </w:rPr>
        <w:t xml:space="preserve">Tanto Mar</w:t>
      </w:r>
      <w:r w:rsidDel="00000000" w:rsidR="00000000" w:rsidRPr="00000000">
        <w:rPr>
          <w:rFonts w:ascii="Times New Roman" w:cs="Times New Roman" w:eastAsia="Times New Roman" w:hAnsi="Times New Roman"/>
          <w:sz w:val="24"/>
          <w:szCs w:val="24"/>
          <w:rtl w:val="0"/>
        </w:rPr>
        <w:t xml:space="preserve">, é uma entidade civil de direito privado, sem fins lucrativos, com duração indeterminada, constituída sob a forma de Organização Não Governamental (</w:t>
      </w:r>
      <w:r w:rsidDel="00000000" w:rsidR="00000000" w:rsidRPr="00000000">
        <w:rPr>
          <w:rFonts w:ascii="Times New Roman" w:cs="Times New Roman" w:eastAsia="Times New Roman" w:hAnsi="Times New Roman"/>
          <w:b w:val="1"/>
          <w:bCs w:val="1"/>
          <w:sz w:val="24"/>
          <w:szCs w:val="24"/>
          <w:rtl w:val="0"/>
        </w:rPr>
        <w:t xml:space="preserve">ONG</w:t>
      </w:r>
      <w:r w:rsidDel="00000000" w:rsidR="00000000" w:rsidRPr="00000000">
        <w:rPr>
          <w:rFonts w:ascii="Times New Roman" w:cs="Times New Roman" w:eastAsia="Times New Roman" w:hAnsi="Times New Roman"/>
          <w:sz w:val="24"/>
          <w:szCs w:val="24"/>
          <w:rtl w:val="0"/>
        </w:rPr>
        <w:t xml:space="preserve">). Tanto Mar tem sede na </w:t>
      </w:r>
      <w:r w:rsidDel="00000000" w:rsidR="00000000" w:rsidRPr="00000000">
        <w:rPr>
          <w:rFonts w:ascii="Times New Roman" w:cs="Times New Roman" w:eastAsia="Times New Roman" w:hAnsi="Times New Roman"/>
          <w:b w:val="1"/>
          <w:bCs w:val="1"/>
          <w:sz w:val="24"/>
          <w:szCs w:val="24"/>
          <w:rtl w:val="0"/>
        </w:rPr>
        <w:t xml:space="preserve">Estrada Corumbau Guarani, s/n, Vilarejo do Corumbau, Condomínio Águas de Corumbau Lote 05, Município do Prado, Estado da Bahia, Brasil</w:t>
      </w:r>
      <w:r w:rsidDel="00000000" w:rsidR="00000000" w:rsidRPr="00000000">
        <w:rPr>
          <w:rFonts w:ascii="Times New Roman" w:cs="Times New Roman" w:eastAsia="Times New Roman" w:hAnsi="Times New Roman"/>
          <w:sz w:val="24"/>
          <w:szCs w:val="24"/>
          <w:rtl w:val="0"/>
        </w:rPr>
        <w:t xml:space="preserve">, podendo atuar em todo o território nacional e firmar parcerias e convênios com entidades nacionais e internacionais, conforme seus objetivos.</w:t>
      </w:r>
    </w:p>
    <w:p w:rsidR="00000000" w:rsidDel="00000000" w:rsidP="00000000" w:rsidRDefault="00000000" w:rsidRPr="00000000" w14:paraId="0000005F">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CAPÍTULO II – DOS PRINCÍPIOS E FINALIDADES</w:t>
      </w:r>
    </w:p>
    <w:p w:rsidR="00000000" w:rsidDel="00000000" w:rsidP="00000000" w:rsidRDefault="00000000" w:rsidRPr="00000000" w14:paraId="00000060">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 2º</w:t>
      </w:r>
      <w:r w:rsidDel="00000000" w:rsidR="00000000" w:rsidRPr="00000000">
        <w:rPr>
          <w:rFonts w:ascii="Times New Roman" w:cs="Times New Roman" w:eastAsia="Times New Roman" w:hAnsi="Times New Roman"/>
          <w:sz w:val="24"/>
          <w:szCs w:val="24"/>
          <w:rtl w:val="0"/>
        </w:rPr>
        <w:t xml:space="preserve"> – Tanto Mar tem como missão a conservação e a restauração de ecossistemas marinhos e costeiros, promovendo o equilíbrio ecológico e o desenvolvimento sustentável por meio da pesquisa científica, da inovação tecnológica, da educação ambiental, do envolvimento comunitário e da formulação de políticas públicas voltadas à proteção dos oceanos. Sua atuação abrange a restauração ecológica, a proteção da biodiversidade, a mitigação de impactos ambientais, o fortalecimento das comunidades locais e a disseminação do conhecimento tradicional e científico para a conservação dos recursos naturais.</w:t>
      </w:r>
      <w:r w:rsidDel="00000000" w:rsidR="00000000" w:rsidRPr="00000000">
        <w:rPr>
          <w:rtl w:val="0"/>
        </w:rPr>
      </w:r>
    </w:p>
    <w:p w:rsidR="00000000" w:rsidDel="00000000" w:rsidP="00000000" w:rsidRDefault="00000000" w:rsidRPr="00000000" w14:paraId="00000061">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CAPÍTULO III – DOS ASSOCIADOS </w:t>
      </w:r>
    </w:p>
    <w:p w:rsidR="00000000" w:rsidDel="00000000" w:rsidP="00000000" w:rsidRDefault="00000000" w:rsidRPr="00000000" w14:paraId="0000006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3º</w:t>
      </w:r>
      <w:r w:rsidDel="00000000" w:rsidR="00000000" w:rsidRPr="00000000">
        <w:rPr>
          <w:rFonts w:ascii="Times New Roman" w:cs="Times New Roman" w:eastAsia="Times New Roman" w:hAnsi="Times New Roman"/>
          <w:sz w:val="24"/>
          <w:szCs w:val="24"/>
          <w:rtl w:val="0"/>
        </w:rPr>
        <w:t xml:space="preserve"> – Tanto Mar poderá admitir como associados pessoas físicas ou jurídicas que se identifiquem com seus objetivos e princípios, mediante aprovação da Diretoria. Poderão ser criadas categorias de associados (fundadores, beneméritos, efetivos, colaboradores etc.), definidas em regimento interno ou pela Assembleia Geral.</w:t>
      </w:r>
    </w:p>
    <w:p w:rsidR="00000000" w:rsidDel="00000000" w:rsidP="00000000" w:rsidRDefault="00000000" w:rsidRPr="00000000" w14:paraId="00000063">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1º – Direitos dos Associados:</w:t>
      </w:r>
    </w:p>
    <w:p w:rsidR="00000000" w:rsidDel="00000000" w:rsidP="00000000" w:rsidRDefault="00000000" w:rsidRPr="00000000" w14:paraId="00000064">
      <w:pPr>
        <w:numPr>
          <w:ilvl w:val="0"/>
          <w:numId w:val="17"/>
        </w:numPr>
        <w:spacing w:before="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 Participar das Assembleias Gerais, votar e ser votado, conforme sua categoria de associação e respeitadas as disposições deste Estatuto.</w:t>
      </w:r>
    </w:p>
    <w:p w:rsidR="00000000" w:rsidDel="00000000" w:rsidP="00000000" w:rsidRDefault="00000000" w:rsidRPr="00000000" w14:paraId="00000065">
      <w:pPr>
        <w:numPr>
          <w:ilvl w:val="0"/>
          <w:numId w:val="17"/>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II</w:t>
      </w:r>
      <w:r w:rsidDel="00000000" w:rsidR="00000000" w:rsidRPr="00000000">
        <w:rPr>
          <w:rFonts w:ascii="Times New Roman" w:cs="Times New Roman" w:eastAsia="Times New Roman" w:hAnsi="Times New Roman"/>
          <w:sz w:val="24"/>
          <w:szCs w:val="24"/>
          <w:rtl w:val="0"/>
        </w:rPr>
        <w:t xml:space="preserve"> – Apresentar proposições, projetos e sugestões alinhadas aos objetivos de Tanto Mar.</w:t>
      </w:r>
    </w:p>
    <w:p w:rsidR="00000000" w:rsidDel="00000000" w:rsidP="00000000" w:rsidRDefault="00000000" w:rsidRPr="00000000" w14:paraId="00000066">
      <w:pPr>
        <w:numPr>
          <w:ilvl w:val="0"/>
          <w:numId w:val="17"/>
        </w:numPr>
        <w:spacing w:after="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III</w:t>
      </w:r>
      <w:r w:rsidDel="00000000" w:rsidR="00000000" w:rsidRPr="00000000">
        <w:rPr>
          <w:rFonts w:ascii="Times New Roman" w:cs="Times New Roman" w:eastAsia="Times New Roman" w:hAnsi="Times New Roman"/>
          <w:sz w:val="24"/>
          <w:szCs w:val="24"/>
          <w:rtl w:val="0"/>
        </w:rPr>
        <w:t xml:space="preserve"> – Solicitar esclarecimentos e prestar colaboração para o desenvolvimento das atividades do Instituto.</w:t>
      </w:r>
    </w:p>
    <w:p w:rsidR="00000000" w:rsidDel="00000000" w:rsidP="00000000" w:rsidRDefault="00000000" w:rsidRPr="00000000" w14:paraId="00000067">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2º – Deveres dos Associados:</w:t>
      </w:r>
    </w:p>
    <w:p w:rsidR="00000000" w:rsidDel="00000000" w:rsidP="00000000" w:rsidRDefault="00000000" w:rsidRPr="00000000" w14:paraId="00000068">
      <w:pPr>
        <w:numPr>
          <w:ilvl w:val="0"/>
          <w:numId w:val="13"/>
        </w:numPr>
        <w:spacing w:before="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 Respeitar as disposições estatutárias e as decisões tomadas em Assembleia ou pela Diretoria.</w:t>
      </w:r>
    </w:p>
    <w:p w:rsidR="00000000" w:rsidDel="00000000" w:rsidP="00000000" w:rsidRDefault="00000000" w:rsidRPr="00000000" w14:paraId="00000069">
      <w:pPr>
        <w:numPr>
          <w:ilvl w:val="0"/>
          <w:numId w:val="13"/>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II</w:t>
      </w:r>
      <w:r w:rsidDel="00000000" w:rsidR="00000000" w:rsidRPr="00000000">
        <w:rPr>
          <w:rFonts w:ascii="Times New Roman" w:cs="Times New Roman" w:eastAsia="Times New Roman" w:hAnsi="Times New Roman"/>
          <w:sz w:val="24"/>
          <w:szCs w:val="24"/>
          <w:rtl w:val="0"/>
        </w:rPr>
        <w:t xml:space="preserve"> – Colaborar para a consecução dos objetivos de Tanto Mar.</w:t>
      </w:r>
    </w:p>
    <w:p w:rsidR="00000000" w:rsidDel="00000000" w:rsidP="00000000" w:rsidRDefault="00000000" w:rsidRPr="00000000" w14:paraId="0000006A">
      <w:pPr>
        <w:numPr>
          <w:ilvl w:val="0"/>
          <w:numId w:val="13"/>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III</w:t>
      </w:r>
      <w:r w:rsidDel="00000000" w:rsidR="00000000" w:rsidRPr="00000000">
        <w:rPr>
          <w:rFonts w:ascii="Times New Roman" w:cs="Times New Roman" w:eastAsia="Times New Roman" w:hAnsi="Times New Roman"/>
          <w:sz w:val="24"/>
          <w:szCs w:val="24"/>
          <w:rtl w:val="0"/>
        </w:rPr>
        <w:t xml:space="preserve"> – Zelar pelo nome e patrimônio de Tanto Mar, abstendo-se de praticar atos que possam prejudicá-lo.</w:t>
      </w:r>
    </w:p>
    <w:p w:rsidR="00000000" w:rsidDel="00000000" w:rsidP="00000000" w:rsidRDefault="00000000" w:rsidRPr="00000000" w14:paraId="0000006B">
      <w:pPr>
        <w:numPr>
          <w:ilvl w:val="0"/>
          <w:numId w:val="13"/>
        </w:numPr>
        <w:spacing w:after="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IV</w:t>
      </w:r>
      <w:r w:rsidDel="00000000" w:rsidR="00000000" w:rsidRPr="00000000">
        <w:rPr>
          <w:rFonts w:ascii="Times New Roman" w:cs="Times New Roman" w:eastAsia="Times New Roman" w:hAnsi="Times New Roman"/>
          <w:sz w:val="24"/>
          <w:szCs w:val="24"/>
          <w:rtl w:val="0"/>
        </w:rPr>
        <w:t xml:space="preserve"> – Cumprir com eventuais contribuições financeiras (anuidades, taxas) definidas pela Assembleia Geral ou pela Diretoria, se houver.</w:t>
      </w:r>
    </w:p>
    <w:p w:rsidR="00000000" w:rsidDel="00000000" w:rsidP="00000000" w:rsidRDefault="00000000" w:rsidRPr="00000000" w14:paraId="0000006C">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3º – Desligamento dos Associados:</w:t>
      </w:r>
    </w:p>
    <w:p w:rsidR="00000000" w:rsidDel="00000000" w:rsidP="00000000" w:rsidRDefault="00000000" w:rsidRPr="00000000" w14:paraId="0000006D">
      <w:pPr>
        <w:numPr>
          <w:ilvl w:val="0"/>
          <w:numId w:val="12"/>
        </w:numPr>
        <w:spacing w:before="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 Por manifestação voluntária, encaminhada por escrito à Diretoria.</w:t>
      </w:r>
    </w:p>
    <w:p w:rsidR="00000000" w:rsidDel="00000000" w:rsidP="00000000" w:rsidRDefault="00000000" w:rsidRPr="00000000" w14:paraId="0000006E">
      <w:pPr>
        <w:numPr>
          <w:ilvl w:val="0"/>
          <w:numId w:val="12"/>
        </w:numPr>
        <w:spacing w:after="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II</w:t>
      </w:r>
      <w:r w:rsidDel="00000000" w:rsidR="00000000" w:rsidRPr="00000000">
        <w:rPr>
          <w:rFonts w:ascii="Times New Roman" w:cs="Times New Roman" w:eastAsia="Times New Roman" w:hAnsi="Times New Roman"/>
          <w:sz w:val="24"/>
          <w:szCs w:val="24"/>
          <w:rtl w:val="0"/>
        </w:rPr>
        <w:t xml:space="preserve"> – Por decisão da Diretoria ou da Assembleia Geral, em caso de desrespeito aos deveres estatutários, conduta incompatível com os objetivos da ONG ou outro motivo relevante, garantido o direito de defesa.</w:t>
      </w:r>
    </w:p>
    <w:p w:rsidR="00000000" w:rsidDel="00000000" w:rsidP="00000000" w:rsidRDefault="00000000" w:rsidRPr="00000000" w14:paraId="0000006F">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CAPÍTULO IV – DA ESTRUTURA ORGANIZACIONAL</w:t>
      </w:r>
    </w:p>
    <w:p w:rsidR="00000000" w:rsidDel="00000000" w:rsidP="00000000" w:rsidRDefault="00000000" w:rsidRPr="00000000" w14:paraId="0000007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4º</w:t>
      </w:r>
      <w:r w:rsidDel="00000000" w:rsidR="00000000" w:rsidRPr="00000000">
        <w:rPr>
          <w:rFonts w:ascii="Times New Roman" w:cs="Times New Roman" w:eastAsia="Times New Roman" w:hAnsi="Times New Roman"/>
          <w:sz w:val="24"/>
          <w:szCs w:val="24"/>
          <w:rtl w:val="0"/>
        </w:rPr>
        <w:t xml:space="preserve"> – Tanto Mar será administrado por uma </w:t>
      </w:r>
      <w:r w:rsidDel="00000000" w:rsidR="00000000" w:rsidRPr="00000000">
        <w:rPr>
          <w:rFonts w:ascii="Times New Roman" w:cs="Times New Roman" w:eastAsia="Times New Roman" w:hAnsi="Times New Roman"/>
          <w:b w:val="1"/>
          <w:bCs w:val="1"/>
          <w:sz w:val="24"/>
          <w:szCs w:val="24"/>
          <w:rtl w:val="0"/>
        </w:rPr>
        <w:t xml:space="preserve">Diretoria</w:t>
      </w:r>
      <w:r w:rsidDel="00000000" w:rsidR="00000000" w:rsidRPr="00000000">
        <w:rPr>
          <w:rFonts w:ascii="Times New Roman" w:cs="Times New Roman" w:eastAsia="Times New Roman" w:hAnsi="Times New Roman"/>
          <w:sz w:val="24"/>
          <w:szCs w:val="24"/>
          <w:rtl w:val="0"/>
        </w:rPr>
        <w:t xml:space="preserve">, composta, no mínimo, por:</w:t>
      </w:r>
    </w:p>
    <w:p w:rsidR="00000000" w:rsidDel="00000000" w:rsidP="00000000" w:rsidRDefault="00000000" w:rsidRPr="00000000" w14:paraId="00000071">
      <w:pPr>
        <w:numPr>
          <w:ilvl w:val="0"/>
          <w:numId w:val="2"/>
        </w:numPr>
        <w:spacing w:before="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Presidente</w:t>
      </w:r>
      <w:r w:rsidDel="00000000" w:rsidR="00000000" w:rsidRPr="00000000">
        <w:rPr>
          <w:rtl w:val="0"/>
        </w:rPr>
      </w:r>
    </w:p>
    <w:p w:rsidR="00000000" w:rsidDel="00000000" w:rsidP="00000000" w:rsidRDefault="00000000" w:rsidRPr="00000000" w14:paraId="00000072">
      <w:pPr>
        <w:numPr>
          <w:ilvl w:val="0"/>
          <w:numId w:val="2"/>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II</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Diretor Administrativo e Financeiro</w:t>
      </w:r>
      <w:r w:rsidDel="00000000" w:rsidR="00000000" w:rsidRPr="00000000">
        <w:rPr>
          <w:rtl w:val="0"/>
        </w:rPr>
      </w:r>
    </w:p>
    <w:p w:rsidR="00000000" w:rsidDel="00000000" w:rsidP="00000000" w:rsidRDefault="00000000" w:rsidRPr="00000000" w14:paraId="00000073">
      <w:pPr>
        <w:numPr>
          <w:ilvl w:val="0"/>
          <w:numId w:val="2"/>
        </w:numPr>
        <w:spacing w:after="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III</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Diretor de Projetos e de Pesquisa</w:t>
      </w:r>
      <w:r w:rsidDel="00000000" w:rsidR="00000000" w:rsidRPr="00000000">
        <w:rPr>
          <w:rtl w:val="0"/>
        </w:rPr>
      </w:r>
    </w:p>
    <w:p w:rsidR="00000000" w:rsidDel="00000000" w:rsidP="00000000" w:rsidRDefault="00000000" w:rsidRPr="00000000" w14:paraId="0000007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Parágrafo Único</w:t>
      </w:r>
      <w:r w:rsidDel="00000000" w:rsidR="00000000" w:rsidRPr="00000000">
        <w:rPr>
          <w:rFonts w:ascii="Times New Roman" w:cs="Times New Roman" w:eastAsia="Times New Roman" w:hAnsi="Times New Roman"/>
          <w:sz w:val="24"/>
          <w:szCs w:val="24"/>
          <w:rtl w:val="0"/>
        </w:rPr>
        <w:t xml:space="preserve"> – Poderão ser criados outros cargos, diretorias ou conselhos, conforme necessidade e aprovação em Assembleia Geral, para melhor atender às finalidades da organização.</w:t>
      </w:r>
    </w:p>
    <w:p w:rsidR="00000000" w:rsidDel="00000000" w:rsidP="00000000" w:rsidRDefault="00000000" w:rsidRPr="00000000" w14:paraId="0000007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5º</w:t>
      </w:r>
      <w:r w:rsidDel="00000000" w:rsidR="00000000" w:rsidRPr="00000000">
        <w:rPr>
          <w:rFonts w:ascii="Times New Roman" w:cs="Times New Roman" w:eastAsia="Times New Roman" w:hAnsi="Times New Roman"/>
          <w:sz w:val="24"/>
          <w:szCs w:val="24"/>
          <w:rtl w:val="0"/>
        </w:rPr>
        <w:t xml:space="preserve"> – A Diretoria será eleita pelos associados em Assembleia Geral, respeitando-se regras internas de candidatura e votação, e terá mandato de </w:t>
      </w:r>
      <w:r w:rsidDel="00000000" w:rsidR="00000000" w:rsidRPr="00000000">
        <w:rPr>
          <w:rFonts w:ascii="Times New Roman" w:cs="Times New Roman" w:eastAsia="Times New Roman" w:hAnsi="Times New Roman"/>
          <w:b w:val="1"/>
          <w:bCs w:val="1"/>
          <w:sz w:val="24"/>
          <w:szCs w:val="24"/>
          <w:rtl w:val="0"/>
        </w:rPr>
        <w:t xml:space="preserve">dois anos</w:t>
      </w:r>
      <w:r w:rsidDel="00000000" w:rsidR="00000000" w:rsidRPr="00000000">
        <w:rPr>
          <w:rFonts w:ascii="Times New Roman" w:cs="Times New Roman" w:eastAsia="Times New Roman" w:hAnsi="Times New Roman"/>
          <w:sz w:val="24"/>
          <w:szCs w:val="24"/>
          <w:rtl w:val="0"/>
        </w:rPr>
        <w:t xml:space="preserve">, permitida a reeleição.</w:t>
      </w:r>
    </w:p>
    <w:p w:rsidR="00000000" w:rsidDel="00000000" w:rsidP="00000000" w:rsidRDefault="00000000" w:rsidRPr="00000000" w14:paraId="0000007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6º</w:t>
      </w:r>
      <w:r w:rsidDel="00000000" w:rsidR="00000000" w:rsidRPr="00000000">
        <w:rPr>
          <w:rFonts w:ascii="Times New Roman" w:cs="Times New Roman" w:eastAsia="Times New Roman" w:hAnsi="Times New Roman"/>
          <w:sz w:val="24"/>
          <w:szCs w:val="24"/>
          <w:rtl w:val="0"/>
        </w:rPr>
        <w:t xml:space="preserve"> – Compete à Diretoria:</w:t>
      </w:r>
    </w:p>
    <w:p w:rsidR="00000000" w:rsidDel="00000000" w:rsidP="00000000" w:rsidRDefault="00000000" w:rsidRPr="00000000" w14:paraId="00000077">
      <w:pPr>
        <w:numPr>
          <w:ilvl w:val="0"/>
          <w:numId w:val="1"/>
        </w:numPr>
        <w:spacing w:before="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 Administrar Tanto Mar e zelar pelo cumprimento de suas finalidades;</w:t>
      </w:r>
    </w:p>
    <w:p w:rsidR="00000000" w:rsidDel="00000000" w:rsidP="00000000" w:rsidRDefault="00000000" w:rsidRPr="00000000" w14:paraId="00000078">
      <w:pPr>
        <w:numPr>
          <w:ilvl w:val="0"/>
          <w:numId w:val="1"/>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II</w:t>
      </w:r>
      <w:r w:rsidDel="00000000" w:rsidR="00000000" w:rsidRPr="00000000">
        <w:rPr>
          <w:rFonts w:ascii="Times New Roman" w:cs="Times New Roman" w:eastAsia="Times New Roman" w:hAnsi="Times New Roman"/>
          <w:sz w:val="24"/>
          <w:szCs w:val="24"/>
          <w:rtl w:val="0"/>
        </w:rPr>
        <w:t xml:space="preserve"> – Representar legalmente Tanto Mar perante órgãos públicos e privados;</w:t>
      </w:r>
    </w:p>
    <w:p w:rsidR="00000000" w:rsidDel="00000000" w:rsidP="00000000" w:rsidRDefault="00000000" w:rsidRPr="00000000" w14:paraId="00000079">
      <w:pPr>
        <w:numPr>
          <w:ilvl w:val="0"/>
          <w:numId w:val="1"/>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III</w:t>
      </w:r>
      <w:r w:rsidDel="00000000" w:rsidR="00000000" w:rsidRPr="00000000">
        <w:rPr>
          <w:rFonts w:ascii="Times New Roman" w:cs="Times New Roman" w:eastAsia="Times New Roman" w:hAnsi="Times New Roman"/>
          <w:sz w:val="24"/>
          <w:szCs w:val="24"/>
          <w:rtl w:val="0"/>
        </w:rPr>
        <w:t xml:space="preserve"> – Gerir os recursos financeiros e materiais da entidade, com transparência e zelo;</w:t>
      </w:r>
    </w:p>
    <w:p w:rsidR="00000000" w:rsidDel="00000000" w:rsidP="00000000" w:rsidRDefault="00000000" w:rsidRPr="00000000" w14:paraId="0000007A">
      <w:pPr>
        <w:numPr>
          <w:ilvl w:val="0"/>
          <w:numId w:val="1"/>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IV</w:t>
      </w:r>
      <w:r w:rsidDel="00000000" w:rsidR="00000000" w:rsidRPr="00000000">
        <w:rPr>
          <w:rFonts w:ascii="Times New Roman" w:cs="Times New Roman" w:eastAsia="Times New Roman" w:hAnsi="Times New Roman"/>
          <w:sz w:val="24"/>
          <w:szCs w:val="24"/>
          <w:rtl w:val="0"/>
        </w:rPr>
        <w:t xml:space="preserve"> – Aprovar parcerias e convênios com outras instituições;</w:t>
      </w:r>
    </w:p>
    <w:p w:rsidR="00000000" w:rsidDel="00000000" w:rsidP="00000000" w:rsidRDefault="00000000" w:rsidRPr="00000000" w14:paraId="0000007B">
      <w:pPr>
        <w:numPr>
          <w:ilvl w:val="0"/>
          <w:numId w:val="1"/>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V</w:t>
      </w:r>
      <w:r w:rsidDel="00000000" w:rsidR="00000000" w:rsidRPr="00000000">
        <w:rPr>
          <w:rFonts w:ascii="Times New Roman" w:cs="Times New Roman" w:eastAsia="Times New Roman" w:hAnsi="Times New Roman"/>
          <w:sz w:val="24"/>
          <w:szCs w:val="24"/>
          <w:rtl w:val="0"/>
        </w:rPr>
        <w:t xml:space="preserve"> – Submeter à Assembleia Geral relatórios financeiros e de atividades, periodicamente;</w:t>
      </w:r>
    </w:p>
    <w:p w:rsidR="00000000" w:rsidDel="00000000" w:rsidP="00000000" w:rsidRDefault="00000000" w:rsidRPr="00000000" w14:paraId="0000007C">
      <w:pPr>
        <w:numPr>
          <w:ilvl w:val="0"/>
          <w:numId w:val="1"/>
        </w:numPr>
        <w:spacing w:after="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 Definir, quando cabível, a política de remuneração de profissionais e dirigentes, em conformidade com a legislação vigente.</w:t>
      </w:r>
    </w:p>
    <w:p w:rsidR="00000000" w:rsidDel="00000000" w:rsidP="00000000" w:rsidRDefault="00000000" w:rsidRPr="00000000" w14:paraId="0000007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7º</w:t>
      </w:r>
      <w:r w:rsidDel="00000000" w:rsidR="00000000" w:rsidRPr="00000000">
        <w:rPr>
          <w:rFonts w:ascii="Times New Roman" w:cs="Times New Roman" w:eastAsia="Times New Roman" w:hAnsi="Times New Roman"/>
          <w:sz w:val="24"/>
          <w:szCs w:val="24"/>
          <w:rtl w:val="0"/>
        </w:rPr>
        <w:t xml:space="preserve"> – Caso haja necessidade, poderá ser constituído um </w:t>
      </w:r>
      <w:r w:rsidDel="00000000" w:rsidR="00000000" w:rsidRPr="00000000">
        <w:rPr>
          <w:rFonts w:ascii="Times New Roman" w:cs="Times New Roman" w:eastAsia="Times New Roman" w:hAnsi="Times New Roman"/>
          <w:b w:val="1"/>
          <w:bCs w:val="1"/>
          <w:sz w:val="24"/>
          <w:szCs w:val="24"/>
          <w:rtl w:val="0"/>
        </w:rPr>
        <w:t xml:space="preserve">Conselho Fiscal</w:t>
      </w:r>
      <w:r w:rsidDel="00000000" w:rsidR="00000000" w:rsidRPr="00000000">
        <w:rPr>
          <w:rFonts w:ascii="Times New Roman" w:cs="Times New Roman" w:eastAsia="Times New Roman" w:hAnsi="Times New Roman"/>
          <w:sz w:val="24"/>
          <w:szCs w:val="24"/>
          <w:rtl w:val="0"/>
        </w:rPr>
        <w:t xml:space="preserve">, eleito em Assembleia Geral, com a função de examinar e emitir pareceres sobre as contas e balanços financeiros, e zelar pela boa gestão do patrimônio de Tanto Mar. As atribuições, número de membros e forma de atuação do Conselho Fiscal serão definidos em regimento interno ou por decisão da Assembleia Geral.</w:t>
      </w:r>
    </w:p>
    <w:p w:rsidR="00000000" w:rsidDel="00000000" w:rsidP="00000000" w:rsidRDefault="00000000" w:rsidRPr="00000000" w14:paraId="0000007E">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CAPÍTULO V – DA ASSEMBLEIA GERAL</w:t>
      </w:r>
    </w:p>
    <w:p w:rsidR="00000000" w:rsidDel="00000000" w:rsidP="00000000" w:rsidRDefault="00000000" w:rsidRPr="00000000" w14:paraId="0000007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8º</w:t>
      </w:r>
      <w:r w:rsidDel="00000000" w:rsidR="00000000" w:rsidRPr="00000000">
        <w:rPr>
          <w:rFonts w:ascii="Times New Roman" w:cs="Times New Roman" w:eastAsia="Times New Roman" w:hAnsi="Times New Roman"/>
          <w:sz w:val="24"/>
          <w:szCs w:val="24"/>
          <w:rtl w:val="0"/>
        </w:rPr>
        <w:t xml:space="preserve"> – A </w:t>
      </w:r>
      <w:r w:rsidDel="00000000" w:rsidR="00000000" w:rsidRPr="00000000">
        <w:rPr>
          <w:rFonts w:ascii="Times New Roman" w:cs="Times New Roman" w:eastAsia="Times New Roman" w:hAnsi="Times New Roman"/>
          <w:b w:val="1"/>
          <w:bCs w:val="1"/>
          <w:sz w:val="24"/>
          <w:szCs w:val="24"/>
          <w:rtl w:val="0"/>
        </w:rPr>
        <w:t xml:space="preserve">Assembleia Geral</w:t>
      </w:r>
      <w:r w:rsidDel="00000000" w:rsidR="00000000" w:rsidRPr="00000000">
        <w:rPr>
          <w:rFonts w:ascii="Times New Roman" w:cs="Times New Roman" w:eastAsia="Times New Roman" w:hAnsi="Times New Roman"/>
          <w:sz w:val="24"/>
          <w:szCs w:val="24"/>
          <w:rtl w:val="0"/>
        </w:rPr>
        <w:t xml:space="preserve"> é o órgão máximo de deliberação de Tanto Mar, composta por todos os associados em pleno gozo de seus direitos.</w:t>
      </w:r>
    </w:p>
    <w:p w:rsidR="00000000" w:rsidDel="00000000" w:rsidP="00000000" w:rsidRDefault="00000000" w:rsidRPr="00000000" w14:paraId="00000080">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1º – Reunião Ordinária</w:t>
      </w:r>
    </w:p>
    <w:p w:rsidR="00000000" w:rsidDel="00000000" w:rsidP="00000000" w:rsidRDefault="00000000" w:rsidRPr="00000000" w14:paraId="0000008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Assembleia Geral reunir-se-á, ordinariamente, ao menos uma vez por ano, para:</w:t>
      </w:r>
    </w:p>
    <w:p w:rsidR="00000000" w:rsidDel="00000000" w:rsidP="00000000" w:rsidRDefault="00000000" w:rsidRPr="00000000" w14:paraId="00000082">
      <w:pPr>
        <w:numPr>
          <w:ilvl w:val="0"/>
          <w:numId w:val="15"/>
        </w:numPr>
        <w:spacing w:before="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 Apreciar e aprovar as contas e relatórios de atividades da Diretoria;</w:t>
      </w:r>
    </w:p>
    <w:p w:rsidR="00000000" w:rsidDel="00000000" w:rsidP="00000000" w:rsidRDefault="00000000" w:rsidRPr="00000000" w14:paraId="00000083">
      <w:pPr>
        <w:numPr>
          <w:ilvl w:val="0"/>
          <w:numId w:val="15"/>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II</w:t>
      </w:r>
      <w:r w:rsidDel="00000000" w:rsidR="00000000" w:rsidRPr="00000000">
        <w:rPr>
          <w:rFonts w:ascii="Times New Roman" w:cs="Times New Roman" w:eastAsia="Times New Roman" w:hAnsi="Times New Roman"/>
          <w:sz w:val="24"/>
          <w:szCs w:val="24"/>
          <w:rtl w:val="0"/>
        </w:rPr>
        <w:t xml:space="preserve"> – Eleger e/ou destituir membros da Diretoria e do Conselho Fiscal (se houver), conforme os casos previstos neste Estatuto;</w:t>
      </w:r>
    </w:p>
    <w:p w:rsidR="00000000" w:rsidDel="00000000" w:rsidP="00000000" w:rsidRDefault="00000000" w:rsidRPr="00000000" w14:paraId="00000084">
      <w:pPr>
        <w:numPr>
          <w:ilvl w:val="0"/>
          <w:numId w:val="15"/>
        </w:numPr>
        <w:spacing w:after="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III</w:t>
      </w:r>
      <w:r w:rsidDel="00000000" w:rsidR="00000000" w:rsidRPr="00000000">
        <w:rPr>
          <w:rFonts w:ascii="Times New Roman" w:cs="Times New Roman" w:eastAsia="Times New Roman" w:hAnsi="Times New Roman"/>
          <w:sz w:val="24"/>
          <w:szCs w:val="24"/>
          <w:rtl w:val="0"/>
        </w:rPr>
        <w:t xml:space="preserve"> – Deliberar sobre outros assuntos de interesse do Instituto.</w:t>
      </w:r>
    </w:p>
    <w:p w:rsidR="00000000" w:rsidDel="00000000" w:rsidP="00000000" w:rsidRDefault="00000000" w:rsidRPr="00000000" w14:paraId="00000085">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2º – Reunião Extraordinária</w:t>
      </w:r>
    </w:p>
    <w:p w:rsidR="00000000" w:rsidDel="00000000" w:rsidP="00000000" w:rsidRDefault="00000000" w:rsidRPr="00000000" w14:paraId="0000008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Assembleia Geral poderá reunir-se, extraordinariamente, sempre que necessário, por convocação:</w:t>
      </w:r>
    </w:p>
    <w:p w:rsidR="00000000" w:rsidDel="00000000" w:rsidP="00000000" w:rsidRDefault="00000000" w:rsidRPr="00000000" w14:paraId="00000087">
      <w:pPr>
        <w:numPr>
          <w:ilvl w:val="0"/>
          <w:numId w:val="16"/>
        </w:numPr>
        <w:spacing w:before="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 Do Presidente;</w:t>
      </w:r>
    </w:p>
    <w:p w:rsidR="00000000" w:rsidDel="00000000" w:rsidP="00000000" w:rsidRDefault="00000000" w:rsidRPr="00000000" w14:paraId="00000088">
      <w:pPr>
        <w:numPr>
          <w:ilvl w:val="0"/>
          <w:numId w:val="16"/>
        </w:numPr>
        <w:spacing w:after="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II</w:t>
      </w:r>
      <w:r w:rsidDel="00000000" w:rsidR="00000000" w:rsidRPr="00000000">
        <w:rPr>
          <w:rFonts w:ascii="Times New Roman" w:cs="Times New Roman" w:eastAsia="Times New Roman" w:hAnsi="Times New Roman"/>
          <w:sz w:val="24"/>
          <w:szCs w:val="24"/>
          <w:rtl w:val="0"/>
        </w:rPr>
        <w:t xml:space="preserve"> – De no mínimo 1/5 (um quinto) dos associados quites com suas obrigações estatutárias.</w:t>
      </w:r>
    </w:p>
    <w:p w:rsidR="00000000" w:rsidDel="00000000" w:rsidP="00000000" w:rsidRDefault="00000000" w:rsidRPr="00000000" w14:paraId="00000089">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3º – Convocação</w:t>
      </w:r>
    </w:p>
    <w:p w:rsidR="00000000" w:rsidDel="00000000" w:rsidP="00000000" w:rsidRDefault="00000000" w:rsidRPr="00000000" w14:paraId="0000008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convocação da Assembleia Geral será feita por meio de edital, correspondência eletrônica ou outro meio eficiente, com antecedência mínima de 10 (dez) dias, constando data, horário, local ou por meio de videoconferência e pauta dos assuntos a serem tratados.</w:t>
      </w:r>
    </w:p>
    <w:p w:rsidR="00000000" w:rsidDel="00000000" w:rsidP="00000000" w:rsidRDefault="00000000" w:rsidRPr="00000000" w14:paraId="0000008B">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4º – Deliberações</w:t>
      </w:r>
    </w:p>
    <w:p w:rsidR="00000000" w:rsidDel="00000000" w:rsidP="00000000" w:rsidRDefault="00000000" w:rsidRPr="00000000" w14:paraId="0000008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deliberações da Assembleia Geral serão tomadas por maioria simples dos presentes, salvo disposição em contrário neste Estatuto ou na lei, podendo-se exigir quórum qualificado em assuntos como alteração estatutária ou dissolução.</w:t>
      </w:r>
    </w:p>
    <w:p w:rsidR="00000000" w:rsidDel="00000000" w:rsidP="00000000" w:rsidRDefault="00000000" w:rsidRPr="00000000" w14:paraId="0000008D">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CAPÍTULO VI – DOS RECURSOS FINANCEIROS E TRANSPARÊNCIA</w:t>
      </w:r>
    </w:p>
    <w:p w:rsidR="00000000" w:rsidDel="00000000" w:rsidP="00000000" w:rsidRDefault="00000000" w:rsidRPr="00000000" w14:paraId="0000008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9º</w:t>
      </w:r>
      <w:r w:rsidDel="00000000" w:rsidR="00000000" w:rsidRPr="00000000">
        <w:rPr>
          <w:rFonts w:ascii="Times New Roman" w:cs="Times New Roman" w:eastAsia="Times New Roman" w:hAnsi="Times New Roman"/>
          <w:sz w:val="24"/>
          <w:szCs w:val="24"/>
          <w:rtl w:val="0"/>
        </w:rPr>
        <w:t xml:space="preserve"> – Tanto Mar será financiado por:</w:t>
      </w:r>
    </w:p>
    <w:p w:rsidR="00000000" w:rsidDel="00000000" w:rsidP="00000000" w:rsidRDefault="00000000" w:rsidRPr="00000000" w14:paraId="0000008F">
      <w:pPr>
        <w:numPr>
          <w:ilvl w:val="0"/>
          <w:numId w:val="14"/>
        </w:numPr>
        <w:spacing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Doações de pessoas físicas e jurídicas;</w:t>
      </w:r>
    </w:p>
    <w:p w:rsidR="00000000" w:rsidDel="00000000" w:rsidP="00000000" w:rsidRDefault="00000000" w:rsidRPr="00000000" w14:paraId="00000090">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Patrocínios e recursos de editais e fundos públicos ou privados;</w:t>
      </w:r>
    </w:p>
    <w:p w:rsidR="00000000" w:rsidDel="00000000" w:rsidP="00000000" w:rsidRDefault="00000000" w:rsidRPr="00000000" w14:paraId="00000091">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Parcerias e convênios com entidades nacionais e internacionais;</w:t>
      </w:r>
    </w:p>
    <w:p w:rsidR="00000000" w:rsidDel="00000000" w:rsidP="00000000" w:rsidRDefault="00000000" w:rsidRPr="00000000" w14:paraId="00000092">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Receita proveniente de cursos, eventos, consultorias ou serviços prestados;</w:t>
      </w:r>
    </w:p>
    <w:p w:rsidR="00000000" w:rsidDel="00000000" w:rsidP="00000000" w:rsidRDefault="00000000" w:rsidRPr="00000000" w14:paraId="00000093">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Recursos provenientes de projetos de pesquisa e inovação em conservação marinha;</w:t>
      </w:r>
    </w:p>
    <w:p w:rsidR="00000000" w:rsidDel="00000000" w:rsidP="00000000" w:rsidRDefault="00000000" w:rsidRPr="00000000" w14:paraId="00000094">
      <w:pPr>
        <w:numPr>
          <w:ilvl w:val="0"/>
          <w:numId w:val="14"/>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Outras fontes de renda lícitas e pertinentes às suas finalidades.</w:t>
      </w:r>
    </w:p>
    <w:p w:rsidR="00000000" w:rsidDel="00000000" w:rsidP="00000000" w:rsidRDefault="00000000" w:rsidRPr="00000000" w14:paraId="0000009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10º</w:t>
      </w:r>
      <w:r w:rsidDel="00000000" w:rsidR="00000000" w:rsidRPr="00000000">
        <w:rPr>
          <w:rFonts w:ascii="Times New Roman" w:cs="Times New Roman" w:eastAsia="Times New Roman" w:hAnsi="Times New Roman"/>
          <w:sz w:val="24"/>
          <w:szCs w:val="24"/>
          <w:rtl w:val="0"/>
        </w:rPr>
        <w:t xml:space="preserve"> – Os recursos de Tanto Mar serão aplicados exclusivamente na execução de suas finalidades estatutárias, sendo vedada a distribuição de lucros, bonificações ou vantagens a dirigentes, mantenedores ou associados, sob qualquer forma.</w:t>
      </w:r>
    </w:p>
    <w:p w:rsidR="00000000" w:rsidDel="00000000" w:rsidP="00000000" w:rsidRDefault="00000000" w:rsidRPr="00000000" w14:paraId="0000009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Parágrafo Único</w:t>
      </w:r>
      <w:r w:rsidDel="00000000" w:rsidR="00000000" w:rsidRPr="00000000">
        <w:rPr>
          <w:rFonts w:ascii="Times New Roman" w:cs="Times New Roman" w:eastAsia="Times New Roman" w:hAnsi="Times New Roman"/>
          <w:sz w:val="24"/>
          <w:szCs w:val="24"/>
          <w:rtl w:val="0"/>
        </w:rPr>
        <w:t xml:space="preserve"> – Haverá prestação de contas clara e periódica, assegurando-se a transparência da gestão financeira, com a disponibilização de relatórios de atividades e demonstrativos contábeis aos associados, parceiros e órgãos competentes, quando cabível.</w:t>
      </w:r>
    </w:p>
    <w:p w:rsidR="00000000" w:rsidDel="00000000" w:rsidP="00000000" w:rsidRDefault="00000000" w:rsidRPr="00000000" w14:paraId="00000097">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CAPÍTULO VII – DO PATRIMÔNIO</w:t>
      </w:r>
    </w:p>
    <w:p w:rsidR="00000000" w:rsidDel="00000000" w:rsidP="00000000" w:rsidRDefault="00000000" w:rsidRPr="00000000" w14:paraId="0000009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11º</w:t>
      </w:r>
      <w:r w:rsidDel="00000000" w:rsidR="00000000" w:rsidRPr="00000000">
        <w:rPr>
          <w:rFonts w:ascii="Times New Roman" w:cs="Times New Roman" w:eastAsia="Times New Roman" w:hAnsi="Times New Roman"/>
          <w:sz w:val="24"/>
          <w:szCs w:val="24"/>
          <w:rtl w:val="0"/>
        </w:rPr>
        <w:t xml:space="preserve"> – O patrimônio de Tanto Mar será constituído por bens móveis e imóveis adquiridos ou recebidos por doação, legado ou qualquer outra forma legalmente prevista.</w:t>
      </w:r>
    </w:p>
    <w:p w:rsidR="00000000" w:rsidDel="00000000" w:rsidP="00000000" w:rsidRDefault="00000000" w:rsidRPr="00000000" w14:paraId="0000009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12º</w:t>
      </w:r>
      <w:r w:rsidDel="00000000" w:rsidR="00000000" w:rsidRPr="00000000">
        <w:rPr>
          <w:rFonts w:ascii="Times New Roman" w:cs="Times New Roman" w:eastAsia="Times New Roman" w:hAnsi="Times New Roman"/>
          <w:sz w:val="24"/>
          <w:szCs w:val="24"/>
          <w:rtl w:val="0"/>
        </w:rPr>
        <w:t xml:space="preserve"> – Os bens patrimoniais de Tanto Mar não serão considerados inalienáveis, salvo resolução em contrário da Diretoria Geral ou do órgão colegiado competente.</w:t>
      </w:r>
    </w:p>
    <w:p w:rsidR="00000000" w:rsidDel="00000000" w:rsidP="00000000" w:rsidRDefault="00000000" w:rsidRPr="00000000" w14:paraId="0000009A">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CAPÍTULO VIII – DAS DISPOSIÇÕES GERAIS E FINAIS</w:t>
      </w:r>
    </w:p>
    <w:p w:rsidR="00000000" w:rsidDel="00000000" w:rsidP="00000000" w:rsidRDefault="00000000" w:rsidRPr="00000000" w14:paraId="0000009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13º</w:t>
      </w:r>
      <w:r w:rsidDel="00000000" w:rsidR="00000000" w:rsidRPr="00000000">
        <w:rPr>
          <w:rFonts w:ascii="Times New Roman" w:cs="Times New Roman" w:eastAsia="Times New Roman" w:hAnsi="Times New Roman"/>
          <w:sz w:val="24"/>
          <w:szCs w:val="24"/>
          <w:rtl w:val="0"/>
        </w:rPr>
        <w:t xml:space="preserve"> – Os casos omissos e duvidosos serão resolvidos pela Diretoria Geral, observando-se a legislação vigente, os princípios gerais do direito e a boa-fé.</w:t>
      </w:r>
    </w:p>
    <w:p w:rsidR="00000000" w:rsidDel="00000000" w:rsidP="00000000" w:rsidRDefault="00000000" w:rsidRPr="00000000" w14:paraId="0000009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14º</w:t>
      </w:r>
      <w:r w:rsidDel="00000000" w:rsidR="00000000" w:rsidRPr="00000000">
        <w:rPr>
          <w:rFonts w:ascii="Times New Roman" w:cs="Times New Roman" w:eastAsia="Times New Roman" w:hAnsi="Times New Roman"/>
          <w:sz w:val="24"/>
          <w:szCs w:val="24"/>
          <w:rtl w:val="0"/>
        </w:rPr>
        <w:t xml:space="preserve"> – Este Estatuto poderá ser alterado mediante aprovação em Assembleia Geral especialmente convocada para tal fim, com quorum e requisitos estabelecidos em regimento interno ou pelos associados, observada a legislação.</w:t>
      </w:r>
    </w:p>
    <w:p w:rsidR="00000000" w:rsidDel="00000000" w:rsidP="00000000" w:rsidRDefault="00000000" w:rsidRPr="00000000" w14:paraId="0000009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15º</w:t>
      </w:r>
      <w:r w:rsidDel="00000000" w:rsidR="00000000" w:rsidRPr="00000000">
        <w:rPr>
          <w:rFonts w:ascii="Times New Roman" w:cs="Times New Roman" w:eastAsia="Times New Roman" w:hAnsi="Times New Roman"/>
          <w:sz w:val="24"/>
          <w:szCs w:val="24"/>
          <w:rtl w:val="0"/>
        </w:rPr>
        <w:t xml:space="preserve"> – A dissolução de Tanto Mar ocorrerá quando se torne impossível a manutenção de suas finalidades, por deliberação de Assembleia Geral convocada especificamente para esse fim, que definirá o destino de seu patrimônio, observadas as exigências legais.</w:t>
      </w:r>
    </w:p>
    <w:p w:rsidR="00000000" w:rsidDel="00000000" w:rsidP="00000000" w:rsidRDefault="00000000" w:rsidRPr="00000000" w14:paraId="0000009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16º</w:t>
      </w:r>
      <w:r w:rsidDel="00000000" w:rsidR="00000000" w:rsidRPr="00000000">
        <w:rPr>
          <w:rFonts w:ascii="Times New Roman" w:cs="Times New Roman" w:eastAsia="Times New Roman" w:hAnsi="Times New Roman"/>
          <w:sz w:val="24"/>
          <w:szCs w:val="24"/>
          <w:rtl w:val="0"/>
        </w:rPr>
        <w:t xml:space="preserve"> – Compete à Presidência do Tanto Mar a representação ativa e passiva, judicial e extrajudicial, não sendo esta responsável por uso indevido ou ilegal do nome da instituição por terceiros, nem por dívidas e obrigações financeiras contraídas sem sua devida autorização.</w:t>
      </w:r>
    </w:p>
    <w:p w:rsidR="00000000" w:rsidDel="00000000" w:rsidP="00000000" w:rsidRDefault="00000000" w:rsidRPr="00000000" w14:paraId="0000009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Prado, 10 de março de 2025.</w:t>
      </w:r>
      <w:r w:rsidDel="00000000" w:rsidR="00000000" w:rsidRPr="00000000">
        <w:rPr>
          <w:rtl w:val="0"/>
        </w:rPr>
      </w:r>
    </w:p>
    <w:p w:rsidR="00000000" w:rsidDel="00000000" w:rsidP="00000000" w:rsidRDefault="00000000" w:rsidRPr="00000000" w14:paraId="000000A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Assinam os membros fundadores:</w:t>
      </w:r>
      <w:r w:rsidDel="00000000" w:rsidR="00000000" w:rsidRPr="00000000">
        <w:rPr>
          <w:rtl w:val="0"/>
        </w:rPr>
      </w:r>
    </w:p>
    <w:p w:rsidR="00000000" w:rsidDel="00000000" w:rsidP="00000000" w:rsidRDefault="00000000" w:rsidRPr="00000000" w14:paraId="000000A1">
      <w:pPr>
        <w:numPr>
          <w:ilvl w:val="0"/>
          <w:numId w:val="3"/>
        </w:numPr>
        <w:spacing w:before="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Raquel Peixoto</w:t>
      </w:r>
      <w:r w:rsidDel="00000000" w:rsidR="00000000" w:rsidRPr="00000000">
        <w:rPr>
          <w:rtl w:val="0"/>
        </w:rPr>
      </w:r>
    </w:p>
    <w:p w:rsidR="00000000" w:rsidDel="00000000" w:rsidP="00000000" w:rsidRDefault="00000000" w:rsidRPr="00000000" w14:paraId="000000A2">
      <w:pPr>
        <w:numPr>
          <w:ilvl w:val="0"/>
          <w:numId w:val="3"/>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Gustavo Duarte</w:t>
      </w:r>
      <w:r w:rsidDel="00000000" w:rsidR="00000000" w:rsidRPr="00000000">
        <w:rPr>
          <w:rtl w:val="0"/>
        </w:rPr>
      </w:r>
    </w:p>
    <w:p w:rsidR="00000000" w:rsidDel="00000000" w:rsidP="00000000" w:rsidRDefault="00000000" w:rsidRPr="00000000" w14:paraId="000000A3">
      <w:pPr>
        <w:numPr>
          <w:ilvl w:val="0"/>
          <w:numId w:val="3"/>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Alexandre Rosado</w:t>
      </w:r>
      <w:r w:rsidDel="00000000" w:rsidR="00000000" w:rsidRPr="00000000">
        <w:rPr>
          <w:rtl w:val="0"/>
        </w:rPr>
      </w:r>
    </w:p>
    <w:p w:rsidR="00000000" w:rsidDel="00000000" w:rsidP="00000000" w:rsidRDefault="00000000" w:rsidRPr="00000000" w14:paraId="000000A4">
      <w:pPr>
        <w:numPr>
          <w:ilvl w:val="0"/>
          <w:numId w:val="3"/>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Helena Villela</w:t>
      </w:r>
      <w:r w:rsidDel="00000000" w:rsidR="00000000" w:rsidRPr="00000000">
        <w:rPr>
          <w:rtl w:val="0"/>
        </w:rPr>
      </w:r>
    </w:p>
    <w:p w:rsidR="00000000" w:rsidDel="00000000" w:rsidP="00000000" w:rsidRDefault="00000000" w:rsidRPr="00000000" w14:paraId="000000A5">
      <w:pPr>
        <w:numPr>
          <w:ilvl w:val="0"/>
          <w:numId w:val="3"/>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Mariana Rosado</w:t>
      </w:r>
    </w:p>
    <w:p w:rsidR="00000000" w:rsidDel="00000000" w:rsidP="00000000" w:rsidRDefault="00000000" w:rsidRPr="00000000" w14:paraId="000000A6">
      <w:pPr>
        <w:numPr>
          <w:ilvl w:val="0"/>
          <w:numId w:val="3"/>
        </w:numPr>
        <w:spacing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Joao Gabriel Rosado</w:t>
      </w:r>
      <w:r w:rsidDel="00000000" w:rsidR="00000000" w:rsidRPr="00000000">
        <w:rPr>
          <w:rtl w:val="0"/>
        </w:rPr>
      </w:r>
    </w:p>
    <w:p w:rsidR="00000000" w:rsidDel="00000000" w:rsidP="00000000" w:rsidRDefault="00000000" w:rsidRPr="00000000" w14:paraId="000000A7">
      <w:pPr>
        <w:numPr>
          <w:ilvl w:val="0"/>
          <w:numId w:val="3"/>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Rodrigo Medeiros</w:t>
      </w:r>
      <w:r w:rsidDel="00000000" w:rsidR="00000000" w:rsidRPr="00000000">
        <w:rPr>
          <w:rtl w:val="0"/>
        </w:rPr>
      </w:r>
    </w:p>
    <w:p w:rsidR="00000000" w:rsidDel="00000000" w:rsidP="00000000" w:rsidRDefault="00000000" w:rsidRPr="00000000" w14:paraId="000000A8">
      <w:pPr>
        <w:numPr>
          <w:ilvl w:val="0"/>
          <w:numId w:val="3"/>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Pinho Deocleciano</w:t>
      </w:r>
    </w:p>
    <w:p w:rsidR="00000000" w:rsidDel="00000000" w:rsidP="00000000" w:rsidRDefault="00000000" w:rsidRPr="00000000" w14:paraId="000000A9">
      <w:pPr>
        <w:numPr>
          <w:ilvl w:val="0"/>
          <w:numId w:val="3"/>
        </w:numPr>
        <w:spacing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Erika Suggett</w:t>
      </w:r>
    </w:p>
    <w:p w:rsidR="00000000" w:rsidDel="00000000" w:rsidP="00000000" w:rsidRDefault="00000000" w:rsidRPr="00000000" w14:paraId="000000AA">
      <w:pPr>
        <w:numPr>
          <w:ilvl w:val="0"/>
          <w:numId w:val="3"/>
        </w:numPr>
        <w:spacing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David Suggett</w:t>
      </w:r>
    </w:p>
    <w:p w:rsidR="00000000" w:rsidDel="00000000" w:rsidP="00000000" w:rsidRDefault="00000000" w:rsidRPr="00000000" w14:paraId="000000AB">
      <w:pPr>
        <w:numPr>
          <w:ilvl w:val="0"/>
          <w:numId w:val="3"/>
        </w:numPr>
        <w:spacing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Ricardo Duarte</w:t>
      </w:r>
    </w:p>
    <w:p w:rsidR="00000000" w:rsidDel="00000000" w:rsidP="00000000" w:rsidRDefault="00000000" w:rsidRPr="00000000" w14:paraId="000000AC">
      <w:pPr>
        <w:spacing w:after="28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360" w:lineRule="auto"/>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odrigo Medeiros" w:id="8" w:date="2025-03-13T13:32:12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not for other places in the world?</w:t>
      </w:r>
    </w:p>
  </w:comment>
  <w:comment w:author="Raquel Peixoto" w:id="4" w:date="2025-02-14T11:14:29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could not find any other</w:t>
      </w:r>
    </w:p>
  </w:comment>
  <w:comment w:author="Rodrigo Medeiros" w:id="0" w:date="2025-03-13T13:27:45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ficarmos somente no negligenciados quem vai cuidar para que os que estão em bom estado de conservação não sejam  degradados?</w:t>
      </w:r>
    </w:p>
  </w:comment>
  <w:comment w:author="Raquel Peixoto" w:id="1" w:date="2025-03-14T08:27:26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boa!</w:t>
      </w:r>
    </w:p>
  </w:comment>
  <w:comment w:author="Raquel Peixoto" w:id="2" w:date="2025-03-14T08:27:55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inclusive isso realmente faz parte da missao, conservar os saudaveis de Corumbau! Fiz algumas edicoes aqui</w:t>
      </w:r>
    </w:p>
  </w:comment>
  <w:comment w:author="Rodrigo Medeiros" w:id="6" w:date="2025-03-13T13:27:02Z">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mecionaria Corumbau especificamente, mas criaria uma de locais prioritários para ação em todo o mundo. Se a missão ficar muito limitada e restrita é mais difícil de conseguir apoios.  A menos que a ambição seja realmente de criar uma organização local com foco e atuação geográfica restrita!</w:t>
      </w:r>
    </w:p>
  </w:comment>
  <w:comment w:author="Raquel Peixoto" w:id="7" w:date="2025-03-14T08:30:15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 a gente quer poder ter acao global mesmo. Pensamos em colocar Corumbau como ponto de partida e base pra ser um modelo, e treinamento tambem, mas a ideia c ctz e expandir. Eu tirei isso la de cima da missao e trouxe aqui pra baixo pra ficar mais claro</w:t>
      </w:r>
    </w:p>
  </w:comment>
  <w:comment w:author="Rodrigo Medeiros" w:id="3" w:date="2025-03-13T13:29:09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 tentaria algo mais inspiracional aqui e menos técnico nessa seção.</w:t>
      </w:r>
    </w:p>
  </w:comment>
  <w:comment w:author="Rodrigo Medeiros" w:id="5" w:date="2025-03-13T13:31:16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 que ser mais inspiracional e moon rocket, ou seja, o que é sinônimo de sucesso para a organização? Corais conservados, prosperando como toda vida marinha, para benefício das outras espécies, da humanidade e do planeta, por exemplo?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Pacific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
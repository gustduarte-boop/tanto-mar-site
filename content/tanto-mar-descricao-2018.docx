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D538FA" w14:textId="77777777" w:rsidR="002A4E5F" w:rsidRPr="00763382" w:rsidRDefault="002A4E5F" w:rsidP="00C50FCD">
      <w:pPr>
        <w:spacing w:line="360" w:lineRule="auto"/>
        <w:jc w:val="both"/>
        <w:rPr>
          <w:rFonts w:ascii="Arial" w:eastAsia="Times New Roman" w:hAnsi="Arial" w:cs="Arial"/>
          <w:sz w:val="20"/>
          <w:szCs w:val="20"/>
        </w:rPr>
      </w:pPr>
    </w:p>
    <w:p w14:paraId="0CF79542" w14:textId="77777777" w:rsidR="002A4E5F" w:rsidRPr="00763382" w:rsidRDefault="002302B0" w:rsidP="00C50FCD">
      <w:pPr>
        <w:pBdr>
          <w:top w:val="nil"/>
          <w:left w:val="nil"/>
          <w:bottom w:val="nil"/>
          <w:right w:val="nil"/>
          <w:between w:val="nil"/>
        </w:pBdr>
        <w:spacing w:line="360" w:lineRule="auto"/>
        <w:jc w:val="both"/>
        <w:rPr>
          <w:rFonts w:ascii="Arial" w:eastAsia="Times New Roman" w:hAnsi="Arial" w:cs="Arial"/>
          <w:b/>
          <w:color w:val="333333"/>
          <w:sz w:val="20"/>
          <w:szCs w:val="20"/>
        </w:rPr>
      </w:pPr>
      <w:r w:rsidRPr="00763382">
        <w:rPr>
          <w:rFonts w:ascii="Arial" w:eastAsia="Times New Roman" w:hAnsi="Arial" w:cs="Arial"/>
          <w:b/>
          <w:color w:val="333333"/>
          <w:sz w:val="20"/>
          <w:szCs w:val="20"/>
        </w:rPr>
        <w:t>FORMULÁRIO DE PROJETO</w:t>
      </w:r>
    </w:p>
    <w:p w14:paraId="1125AE91" w14:textId="77777777" w:rsidR="002A4E5F" w:rsidRPr="00763382" w:rsidRDefault="002302B0" w:rsidP="00C50FCD">
      <w:pPr>
        <w:pBdr>
          <w:top w:val="nil"/>
          <w:left w:val="nil"/>
          <w:bottom w:val="nil"/>
          <w:right w:val="nil"/>
          <w:between w:val="nil"/>
        </w:pBdr>
        <w:spacing w:line="360" w:lineRule="auto"/>
        <w:jc w:val="both"/>
        <w:rPr>
          <w:rFonts w:ascii="Arial" w:eastAsia="Times New Roman" w:hAnsi="Arial" w:cs="Arial"/>
          <w:b/>
          <w:color w:val="333333"/>
          <w:sz w:val="20"/>
          <w:szCs w:val="20"/>
        </w:rPr>
      </w:pPr>
      <w:r w:rsidRPr="00763382">
        <w:rPr>
          <w:rFonts w:ascii="Arial" w:eastAsia="Times New Roman" w:hAnsi="Arial" w:cs="Arial"/>
          <w:b/>
          <w:color w:val="333333"/>
          <w:sz w:val="20"/>
          <w:szCs w:val="20"/>
        </w:rPr>
        <w:t>PROGRAMA PETROBRAS SOCIOAMBIENTAL</w:t>
      </w:r>
    </w:p>
    <w:p w14:paraId="6DA69CE2" w14:textId="77777777" w:rsidR="002A4E5F" w:rsidRPr="00763382" w:rsidRDefault="002A4E5F" w:rsidP="00C50FCD">
      <w:pPr>
        <w:pBdr>
          <w:top w:val="nil"/>
          <w:left w:val="nil"/>
          <w:bottom w:val="nil"/>
          <w:right w:val="nil"/>
          <w:between w:val="nil"/>
        </w:pBdr>
        <w:spacing w:line="360" w:lineRule="auto"/>
        <w:jc w:val="both"/>
        <w:rPr>
          <w:rFonts w:ascii="Arial" w:eastAsia="Times New Roman" w:hAnsi="Arial" w:cs="Arial"/>
          <w:b/>
          <w:color w:val="333333"/>
          <w:sz w:val="20"/>
          <w:szCs w:val="20"/>
        </w:rPr>
      </w:pPr>
    </w:p>
    <w:p w14:paraId="2BDD6A63" w14:textId="183C9E83" w:rsidR="002A4E5F" w:rsidRPr="00763382" w:rsidRDefault="002302B0" w:rsidP="00C50FCD">
      <w:pPr>
        <w:spacing w:line="360" w:lineRule="auto"/>
        <w:jc w:val="both"/>
        <w:rPr>
          <w:rFonts w:ascii="Arial" w:eastAsia="Times New Roman" w:hAnsi="Arial" w:cs="Arial"/>
          <w:color w:val="333333"/>
          <w:sz w:val="20"/>
          <w:szCs w:val="20"/>
        </w:rPr>
      </w:pPr>
      <w:r w:rsidRPr="00763382">
        <w:rPr>
          <w:rFonts w:ascii="Arial" w:eastAsia="Times New Roman" w:hAnsi="Arial" w:cs="Arial"/>
          <w:b/>
          <w:color w:val="333333"/>
          <w:sz w:val="20"/>
          <w:szCs w:val="20"/>
        </w:rPr>
        <w:t>ATENÇÃO: Insira informações nesse formulário levando em conta o Roteiro para elaboração de projetos do Programa Petrobras Socioambiental, disponível no site</w:t>
      </w:r>
      <w:r w:rsidRPr="00763382">
        <w:rPr>
          <w:rFonts w:ascii="Arial" w:eastAsia="Times New Roman" w:hAnsi="Arial" w:cs="Arial"/>
          <w:color w:val="333333"/>
          <w:sz w:val="20"/>
          <w:szCs w:val="20"/>
        </w:rPr>
        <w:t xml:space="preserve"> </w:t>
      </w:r>
      <w:hyperlink r:id="rId8">
        <w:r w:rsidRPr="00763382">
          <w:rPr>
            <w:rFonts w:ascii="Arial" w:eastAsia="Times New Roman" w:hAnsi="Arial" w:cs="Arial"/>
            <w:color w:val="0000FF"/>
            <w:sz w:val="20"/>
            <w:szCs w:val="20"/>
            <w:u w:val="single"/>
          </w:rPr>
          <w:t>www.petrobras.com.br/socioambiental</w:t>
        </w:r>
      </w:hyperlink>
      <w:r w:rsidRPr="00763382">
        <w:rPr>
          <w:rFonts w:ascii="Arial" w:eastAsia="Times New Roman" w:hAnsi="Arial" w:cs="Arial"/>
          <w:color w:val="333333"/>
          <w:sz w:val="20"/>
          <w:szCs w:val="20"/>
        </w:rPr>
        <w:t xml:space="preserve">. </w:t>
      </w:r>
      <w:r w:rsidR="00CE4F57" w:rsidRPr="00763382">
        <w:rPr>
          <w:rFonts w:ascii="Arial" w:eastAsia="Times New Roman" w:hAnsi="Arial" w:cs="Arial"/>
          <w:b/>
          <w:color w:val="333333"/>
          <w:sz w:val="20"/>
          <w:szCs w:val="20"/>
        </w:rPr>
        <w:t>O projeto, assim como os demais documentos requeridos, deve</w:t>
      </w:r>
      <w:r w:rsidRPr="00763382">
        <w:rPr>
          <w:rFonts w:ascii="Arial" w:eastAsia="Times New Roman" w:hAnsi="Arial" w:cs="Arial"/>
          <w:b/>
          <w:color w:val="333333"/>
          <w:sz w:val="20"/>
          <w:szCs w:val="20"/>
        </w:rPr>
        <w:t xml:space="preserve"> ser enviados em formato PDF. </w:t>
      </w:r>
    </w:p>
    <w:p w14:paraId="68471B2C" w14:textId="77777777" w:rsidR="002A4E5F" w:rsidRPr="00763382" w:rsidRDefault="002302B0" w:rsidP="00C50FCD">
      <w:pPr>
        <w:pBdr>
          <w:top w:val="nil"/>
          <w:left w:val="nil"/>
          <w:bottom w:val="nil"/>
          <w:right w:val="nil"/>
          <w:between w:val="nil"/>
        </w:pBdr>
        <w:spacing w:line="360" w:lineRule="auto"/>
        <w:jc w:val="both"/>
        <w:rPr>
          <w:rFonts w:ascii="Arial" w:eastAsia="Times New Roman" w:hAnsi="Arial" w:cs="Arial"/>
          <w:b/>
          <w:color w:val="333333"/>
          <w:sz w:val="20"/>
          <w:szCs w:val="20"/>
        </w:rPr>
      </w:pPr>
      <w:r w:rsidRPr="00763382">
        <w:rPr>
          <w:rFonts w:ascii="Arial" w:eastAsia="Times New Roman" w:hAnsi="Arial" w:cs="Arial"/>
          <w:b/>
          <w:color w:val="333333"/>
          <w:sz w:val="20"/>
          <w:szCs w:val="20"/>
        </w:rPr>
        <w:t xml:space="preserve">Preencha em fonte Arial 10 ou Times New Roman 12. </w:t>
      </w:r>
    </w:p>
    <w:p w14:paraId="0AEA6491" w14:textId="77777777" w:rsidR="002A4E5F" w:rsidRPr="00763382" w:rsidRDefault="002A4E5F" w:rsidP="00C50FCD">
      <w:pPr>
        <w:pBdr>
          <w:top w:val="nil"/>
          <w:left w:val="nil"/>
          <w:bottom w:val="nil"/>
          <w:right w:val="nil"/>
          <w:between w:val="nil"/>
        </w:pBdr>
        <w:spacing w:line="360" w:lineRule="auto"/>
        <w:jc w:val="both"/>
        <w:rPr>
          <w:rFonts w:ascii="Arial" w:eastAsia="Times New Roman" w:hAnsi="Arial" w:cs="Arial"/>
          <w:color w:val="333333"/>
          <w:sz w:val="20"/>
          <w:szCs w:val="20"/>
        </w:rPr>
      </w:pPr>
    </w:p>
    <w:p w14:paraId="5D20D2A2" w14:textId="77777777" w:rsidR="002A4E5F" w:rsidRPr="00763382" w:rsidRDefault="002302B0" w:rsidP="00C50FCD">
      <w:pPr>
        <w:pBdr>
          <w:top w:val="nil"/>
          <w:left w:val="nil"/>
          <w:bottom w:val="nil"/>
          <w:right w:val="nil"/>
          <w:between w:val="nil"/>
        </w:pBdr>
        <w:spacing w:line="360" w:lineRule="auto"/>
        <w:jc w:val="both"/>
        <w:rPr>
          <w:rFonts w:ascii="Arial" w:eastAsia="Times New Roman" w:hAnsi="Arial" w:cs="Arial"/>
          <w:color w:val="333333"/>
          <w:sz w:val="20"/>
          <w:szCs w:val="20"/>
        </w:rPr>
      </w:pPr>
      <w:r w:rsidRPr="00763382">
        <w:rPr>
          <w:rFonts w:ascii="Arial" w:eastAsia="Times New Roman" w:hAnsi="Arial" w:cs="Arial"/>
          <w:color w:val="333333"/>
          <w:sz w:val="20"/>
          <w:szCs w:val="20"/>
        </w:rPr>
        <w:t>Anexe também:</w:t>
      </w:r>
    </w:p>
    <w:p w14:paraId="4F3D8763" w14:textId="77777777" w:rsidR="002A4E5F" w:rsidRPr="00763382" w:rsidRDefault="002302B0" w:rsidP="00C50FCD">
      <w:pPr>
        <w:pBdr>
          <w:top w:val="nil"/>
          <w:left w:val="nil"/>
          <w:bottom w:val="nil"/>
          <w:right w:val="nil"/>
          <w:between w:val="nil"/>
        </w:pBdr>
        <w:spacing w:line="360" w:lineRule="auto"/>
        <w:jc w:val="both"/>
        <w:rPr>
          <w:rFonts w:ascii="Arial" w:eastAsia="Times New Roman" w:hAnsi="Arial" w:cs="Arial"/>
          <w:color w:val="333333"/>
          <w:sz w:val="20"/>
          <w:szCs w:val="20"/>
        </w:rPr>
      </w:pPr>
      <w:r w:rsidRPr="00763382">
        <w:rPr>
          <w:rFonts w:ascii="Arial" w:eastAsia="Times New Roman" w:hAnsi="Arial" w:cs="Arial"/>
          <w:color w:val="333333"/>
          <w:sz w:val="20"/>
          <w:szCs w:val="20"/>
        </w:rPr>
        <w:t>•</w:t>
      </w:r>
      <w:r w:rsidRPr="00763382">
        <w:rPr>
          <w:rFonts w:ascii="Arial" w:eastAsia="Times New Roman" w:hAnsi="Arial" w:cs="Arial"/>
          <w:color w:val="333333"/>
          <w:sz w:val="20"/>
          <w:szCs w:val="20"/>
        </w:rPr>
        <w:tab/>
        <w:t xml:space="preserve">Orçamento Físico-Financeiro </w:t>
      </w:r>
    </w:p>
    <w:p w14:paraId="067FC872" w14:textId="77777777" w:rsidR="002A4E5F" w:rsidRPr="00763382" w:rsidRDefault="002302B0" w:rsidP="00C50FCD">
      <w:pPr>
        <w:pBdr>
          <w:top w:val="nil"/>
          <w:left w:val="nil"/>
          <w:bottom w:val="nil"/>
          <w:right w:val="nil"/>
          <w:between w:val="nil"/>
        </w:pBdr>
        <w:spacing w:line="360" w:lineRule="auto"/>
        <w:jc w:val="both"/>
        <w:rPr>
          <w:rFonts w:ascii="Arial" w:eastAsia="Times New Roman" w:hAnsi="Arial" w:cs="Arial"/>
          <w:color w:val="333333"/>
          <w:sz w:val="20"/>
          <w:szCs w:val="20"/>
        </w:rPr>
      </w:pPr>
      <w:r w:rsidRPr="00763382">
        <w:rPr>
          <w:rFonts w:ascii="Arial" w:eastAsia="Times New Roman" w:hAnsi="Arial" w:cs="Arial"/>
          <w:color w:val="333333"/>
          <w:sz w:val="20"/>
          <w:szCs w:val="20"/>
        </w:rPr>
        <w:t>•</w:t>
      </w:r>
      <w:r w:rsidRPr="00763382">
        <w:rPr>
          <w:rFonts w:ascii="Arial" w:eastAsia="Times New Roman" w:hAnsi="Arial" w:cs="Arial"/>
          <w:color w:val="333333"/>
          <w:sz w:val="20"/>
          <w:szCs w:val="20"/>
        </w:rPr>
        <w:tab/>
        <w:t>Currículo do coordenador do projeto;</w:t>
      </w:r>
    </w:p>
    <w:p w14:paraId="6F396AF8" w14:textId="77777777" w:rsidR="002A4E5F" w:rsidRPr="00763382" w:rsidRDefault="002302B0" w:rsidP="00C50FCD">
      <w:pPr>
        <w:pBdr>
          <w:top w:val="nil"/>
          <w:left w:val="nil"/>
          <w:bottom w:val="nil"/>
          <w:right w:val="nil"/>
          <w:between w:val="nil"/>
        </w:pBdr>
        <w:spacing w:line="360" w:lineRule="auto"/>
        <w:jc w:val="both"/>
        <w:rPr>
          <w:rFonts w:ascii="Arial" w:eastAsia="Times New Roman" w:hAnsi="Arial" w:cs="Arial"/>
          <w:color w:val="333333"/>
          <w:sz w:val="20"/>
          <w:szCs w:val="20"/>
        </w:rPr>
      </w:pPr>
      <w:r w:rsidRPr="00763382">
        <w:rPr>
          <w:rFonts w:ascii="Arial" w:eastAsia="Times New Roman" w:hAnsi="Arial" w:cs="Arial"/>
          <w:color w:val="333333"/>
          <w:sz w:val="20"/>
          <w:szCs w:val="20"/>
        </w:rPr>
        <w:t>•</w:t>
      </w:r>
      <w:r w:rsidRPr="00763382">
        <w:rPr>
          <w:rFonts w:ascii="Arial" w:eastAsia="Times New Roman" w:hAnsi="Arial" w:cs="Arial"/>
          <w:color w:val="333333"/>
          <w:sz w:val="20"/>
          <w:szCs w:val="20"/>
        </w:rPr>
        <w:tab/>
        <w:t>Estatuto social devidamente registrado. O estatuto social (ou ato constitutivo) do proponente deve conter a previsão de objetivos e práticas sociais compatíveis com o projeto apresentado e estar devidamente registrados;</w:t>
      </w:r>
    </w:p>
    <w:p w14:paraId="08C996B8" w14:textId="77777777" w:rsidR="002A4E5F" w:rsidRPr="00763382" w:rsidRDefault="002302B0" w:rsidP="00C50FCD">
      <w:pPr>
        <w:pBdr>
          <w:top w:val="nil"/>
          <w:left w:val="nil"/>
          <w:bottom w:val="nil"/>
          <w:right w:val="nil"/>
          <w:between w:val="nil"/>
        </w:pBdr>
        <w:spacing w:line="360" w:lineRule="auto"/>
        <w:jc w:val="both"/>
        <w:rPr>
          <w:rFonts w:ascii="Arial" w:eastAsia="Times New Roman" w:hAnsi="Arial" w:cs="Arial"/>
          <w:color w:val="333333"/>
          <w:sz w:val="20"/>
          <w:szCs w:val="20"/>
        </w:rPr>
      </w:pPr>
      <w:r w:rsidRPr="00763382">
        <w:rPr>
          <w:rFonts w:ascii="Arial" w:eastAsia="Times New Roman" w:hAnsi="Arial" w:cs="Arial"/>
          <w:color w:val="333333"/>
          <w:sz w:val="20"/>
          <w:szCs w:val="20"/>
        </w:rPr>
        <w:t>•</w:t>
      </w:r>
      <w:r w:rsidRPr="00763382">
        <w:rPr>
          <w:rFonts w:ascii="Arial" w:eastAsia="Times New Roman" w:hAnsi="Arial" w:cs="Arial"/>
          <w:color w:val="333333"/>
          <w:sz w:val="20"/>
          <w:szCs w:val="20"/>
        </w:rPr>
        <w:tab/>
        <w:t>Documentação sobre parcerias (quando couber), tais como cartas de intenção, termos e/ou contratos de parceria. Essa documentação deve demonstrar a natureza da parceria (financeira, técnica, de recursos humanos, materiais e outros) e ser assinada pelos responsáveis legais de cada uma das entidades envolvidas.</w:t>
      </w:r>
    </w:p>
    <w:p w14:paraId="38A7D69A" w14:textId="77777777" w:rsidR="002A4E5F" w:rsidRPr="00763382" w:rsidRDefault="002A4E5F" w:rsidP="00C50FCD">
      <w:pPr>
        <w:spacing w:line="360" w:lineRule="auto"/>
        <w:jc w:val="both"/>
        <w:rPr>
          <w:rFonts w:ascii="Arial" w:eastAsia="Times New Roman" w:hAnsi="Arial" w:cs="Arial"/>
          <w:sz w:val="20"/>
          <w:szCs w:val="20"/>
        </w:rPr>
      </w:pPr>
    </w:p>
    <w:p w14:paraId="19E0AFE8" w14:textId="77777777" w:rsidR="002A4E5F" w:rsidRPr="00763382" w:rsidRDefault="002302B0" w:rsidP="00C50FCD">
      <w:pPr>
        <w:spacing w:line="360" w:lineRule="auto"/>
        <w:jc w:val="both"/>
        <w:rPr>
          <w:rFonts w:ascii="Arial" w:eastAsia="Times New Roman" w:hAnsi="Arial" w:cs="Arial"/>
          <w:sz w:val="20"/>
          <w:szCs w:val="20"/>
        </w:rPr>
      </w:pPr>
      <w:r w:rsidRPr="00763382">
        <w:rPr>
          <w:rFonts w:ascii="Arial" w:hAnsi="Arial" w:cs="Arial"/>
          <w:sz w:val="20"/>
          <w:szCs w:val="20"/>
        </w:rPr>
        <w:br w:type="page"/>
      </w:r>
      <w:r w:rsidRPr="00763382">
        <w:rPr>
          <w:rFonts w:ascii="Arial" w:eastAsia="Times New Roman" w:hAnsi="Arial" w:cs="Arial"/>
          <w:b/>
          <w:sz w:val="20"/>
          <w:szCs w:val="20"/>
        </w:rPr>
        <w:lastRenderedPageBreak/>
        <w:t>Seção 1 – INFORMAÇÕES GERAIS</w:t>
      </w:r>
    </w:p>
    <w:p w14:paraId="15D5D9AE" w14:textId="6449850E" w:rsidR="002A4E5F" w:rsidRPr="0068481A" w:rsidRDefault="002302B0" w:rsidP="00507574">
      <w:pPr>
        <w:keepNext/>
        <w:keepLines/>
        <w:numPr>
          <w:ilvl w:val="1"/>
          <w:numId w:val="3"/>
        </w:numPr>
        <w:pBdr>
          <w:top w:val="nil"/>
          <w:left w:val="nil"/>
          <w:bottom w:val="nil"/>
          <w:right w:val="nil"/>
          <w:between w:val="nil"/>
        </w:pBdr>
        <w:spacing w:line="360" w:lineRule="auto"/>
        <w:ind w:left="567" w:hanging="567"/>
        <w:contextualSpacing/>
        <w:jc w:val="both"/>
        <w:rPr>
          <w:rFonts w:ascii="Arial" w:eastAsia="Times New Roman" w:hAnsi="Arial" w:cs="Arial"/>
          <w:color w:val="000000"/>
          <w:sz w:val="20"/>
          <w:szCs w:val="20"/>
        </w:rPr>
      </w:pPr>
      <w:r w:rsidRPr="00763382">
        <w:rPr>
          <w:rFonts w:ascii="Arial" w:eastAsia="Times New Roman" w:hAnsi="Arial" w:cs="Arial"/>
          <w:b/>
          <w:color w:val="000000"/>
          <w:sz w:val="20"/>
          <w:szCs w:val="20"/>
        </w:rPr>
        <w:t>NOME DO PROJETO</w:t>
      </w:r>
      <w:r w:rsidR="0068481A">
        <w:rPr>
          <w:rFonts w:ascii="Arial" w:eastAsia="Times New Roman" w:hAnsi="Arial" w:cs="Arial"/>
          <w:b/>
          <w:color w:val="000000"/>
          <w:sz w:val="20"/>
          <w:szCs w:val="20"/>
        </w:rPr>
        <w:t>:</w:t>
      </w:r>
      <w:r w:rsidR="00507574">
        <w:rPr>
          <w:rFonts w:ascii="Arial" w:eastAsia="Times New Roman" w:hAnsi="Arial" w:cs="Arial"/>
          <w:color w:val="000000"/>
          <w:sz w:val="20"/>
          <w:szCs w:val="20"/>
        </w:rPr>
        <w:t xml:space="preserve"> </w:t>
      </w:r>
      <w:r w:rsidR="00507574" w:rsidRPr="00507574">
        <w:rPr>
          <w:rFonts w:ascii="Arial" w:eastAsia="Times New Roman" w:hAnsi="Arial" w:cs="Arial"/>
          <w:color w:val="000000"/>
          <w:sz w:val="20"/>
          <w:szCs w:val="20"/>
          <w:u w:val="single"/>
        </w:rPr>
        <w:t>PROJETO TANTO MAR</w:t>
      </w:r>
    </w:p>
    <w:p w14:paraId="738261AB" w14:textId="77777777" w:rsidR="0068481A" w:rsidRPr="00507574" w:rsidRDefault="0068481A" w:rsidP="0068481A">
      <w:pPr>
        <w:keepNext/>
        <w:keepLines/>
        <w:pBdr>
          <w:top w:val="nil"/>
          <w:left w:val="nil"/>
          <w:bottom w:val="nil"/>
          <w:right w:val="nil"/>
          <w:between w:val="nil"/>
        </w:pBdr>
        <w:spacing w:line="360" w:lineRule="auto"/>
        <w:ind w:left="567"/>
        <w:contextualSpacing/>
        <w:jc w:val="both"/>
        <w:rPr>
          <w:rFonts w:ascii="Arial" w:eastAsia="Times New Roman" w:hAnsi="Arial" w:cs="Arial"/>
          <w:color w:val="000000"/>
          <w:sz w:val="20"/>
          <w:szCs w:val="20"/>
        </w:rPr>
      </w:pPr>
    </w:p>
    <w:p w14:paraId="480CB217" w14:textId="77777777" w:rsidR="002A4E5F" w:rsidRPr="00763382" w:rsidRDefault="002302B0" w:rsidP="00C50FCD">
      <w:pPr>
        <w:widowControl w:val="0"/>
        <w:numPr>
          <w:ilvl w:val="1"/>
          <w:numId w:val="3"/>
        </w:numPr>
        <w:pBdr>
          <w:top w:val="nil"/>
          <w:left w:val="nil"/>
          <w:bottom w:val="nil"/>
          <w:right w:val="nil"/>
          <w:between w:val="nil"/>
        </w:pBdr>
        <w:spacing w:line="360" w:lineRule="auto"/>
        <w:ind w:left="567" w:hanging="567"/>
        <w:contextualSpacing/>
        <w:jc w:val="both"/>
        <w:rPr>
          <w:rFonts w:ascii="Arial" w:eastAsia="Times New Roman" w:hAnsi="Arial" w:cs="Arial"/>
          <w:color w:val="000000"/>
          <w:sz w:val="20"/>
          <w:szCs w:val="20"/>
        </w:rPr>
      </w:pPr>
      <w:r w:rsidRPr="00763382">
        <w:rPr>
          <w:rFonts w:ascii="Arial" w:eastAsia="Times New Roman" w:hAnsi="Arial" w:cs="Arial"/>
          <w:b/>
          <w:color w:val="000000"/>
          <w:sz w:val="20"/>
          <w:szCs w:val="20"/>
        </w:rPr>
        <w:t>INSTITUIÇÃO PROPONENTE</w:t>
      </w:r>
    </w:p>
    <w:tbl>
      <w:tblPr>
        <w:tblStyle w:val="23"/>
        <w:tblW w:w="91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4"/>
        <w:gridCol w:w="2221"/>
        <w:gridCol w:w="2165"/>
        <w:gridCol w:w="3504"/>
      </w:tblGrid>
      <w:tr w:rsidR="002A4E5F" w:rsidRPr="00763382" w14:paraId="1B39675F" w14:textId="77777777">
        <w:trPr>
          <w:trHeight w:val="360"/>
        </w:trPr>
        <w:tc>
          <w:tcPr>
            <w:tcW w:w="9174" w:type="dxa"/>
            <w:gridSpan w:val="4"/>
            <w:shd w:val="clear" w:color="auto" w:fill="C0C0C0"/>
            <w:vAlign w:val="center"/>
          </w:tcPr>
          <w:p w14:paraId="2A18F9F1"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b/>
                <w:sz w:val="20"/>
                <w:szCs w:val="20"/>
              </w:rPr>
              <w:t>Organização Proponente</w:t>
            </w:r>
          </w:p>
        </w:tc>
      </w:tr>
      <w:tr w:rsidR="002A4E5F" w:rsidRPr="00763382" w14:paraId="111EC4B8" w14:textId="77777777">
        <w:tc>
          <w:tcPr>
            <w:tcW w:w="9174" w:type="dxa"/>
            <w:gridSpan w:val="4"/>
          </w:tcPr>
          <w:p w14:paraId="043F72AB" w14:textId="3D2BA7E9" w:rsidR="002A4E5F" w:rsidRPr="00763382" w:rsidRDefault="002A4E5F" w:rsidP="00C50FCD">
            <w:pPr>
              <w:pBdr>
                <w:top w:val="nil"/>
                <w:left w:val="nil"/>
                <w:bottom w:val="nil"/>
                <w:right w:val="nil"/>
                <w:between w:val="nil"/>
              </w:pBdr>
              <w:rPr>
                <w:rFonts w:ascii="Arial" w:eastAsia="Times New Roman" w:hAnsi="Arial" w:cs="Arial"/>
                <w:color w:val="000000"/>
                <w:sz w:val="20"/>
                <w:szCs w:val="20"/>
              </w:rPr>
            </w:pPr>
          </w:p>
        </w:tc>
      </w:tr>
      <w:tr w:rsidR="002A4E5F" w:rsidRPr="00763382" w14:paraId="6B102ADC" w14:textId="77777777">
        <w:tc>
          <w:tcPr>
            <w:tcW w:w="1284" w:type="dxa"/>
            <w:shd w:val="clear" w:color="auto" w:fill="C0C0C0"/>
            <w:vAlign w:val="center"/>
          </w:tcPr>
          <w:p w14:paraId="646D7BF7"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b/>
                <w:sz w:val="20"/>
                <w:szCs w:val="20"/>
              </w:rPr>
              <w:t xml:space="preserve">CNPJ </w:t>
            </w:r>
          </w:p>
        </w:tc>
        <w:tc>
          <w:tcPr>
            <w:tcW w:w="2221" w:type="dxa"/>
            <w:shd w:val="clear" w:color="auto" w:fill="auto"/>
            <w:vAlign w:val="center"/>
          </w:tcPr>
          <w:p w14:paraId="5739AA9D" w14:textId="1E8FF03E" w:rsidR="002A4E5F" w:rsidRPr="00763382" w:rsidRDefault="002E6AB4" w:rsidP="00C50FCD">
            <w:pPr>
              <w:rPr>
                <w:rFonts w:ascii="Arial" w:eastAsia="Times New Roman" w:hAnsi="Arial" w:cs="Arial"/>
                <w:sz w:val="20"/>
                <w:szCs w:val="20"/>
              </w:rPr>
            </w:pPr>
            <w:r>
              <w:rPr>
                <w:rFonts w:ascii="Trebuchet MS" w:hAnsi="Trebuchet MS"/>
                <w:b/>
                <w:sz w:val="20"/>
                <w:szCs w:val="22"/>
              </w:rPr>
              <w:t>13720527/0001-32</w:t>
            </w:r>
          </w:p>
        </w:tc>
        <w:tc>
          <w:tcPr>
            <w:tcW w:w="2165" w:type="dxa"/>
            <w:shd w:val="clear" w:color="auto" w:fill="C0C0C0"/>
            <w:vAlign w:val="center"/>
          </w:tcPr>
          <w:p w14:paraId="5A533ADA"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b/>
                <w:sz w:val="20"/>
                <w:szCs w:val="20"/>
              </w:rPr>
              <w:t xml:space="preserve">Profissional para Contato </w:t>
            </w:r>
          </w:p>
        </w:tc>
        <w:tc>
          <w:tcPr>
            <w:tcW w:w="3504" w:type="dxa"/>
          </w:tcPr>
          <w:p w14:paraId="5EFEABC2" w14:textId="1143D638" w:rsidR="002A4E5F" w:rsidRPr="00763382" w:rsidRDefault="002E6AB4" w:rsidP="00B76581">
            <w:pPr>
              <w:pBdr>
                <w:top w:val="nil"/>
                <w:left w:val="nil"/>
                <w:bottom w:val="nil"/>
                <w:right w:val="nil"/>
                <w:between w:val="nil"/>
              </w:pBdr>
              <w:rPr>
                <w:rFonts w:ascii="Arial" w:eastAsia="Times New Roman" w:hAnsi="Arial" w:cs="Arial"/>
                <w:b/>
                <w:color w:val="000000"/>
                <w:sz w:val="20"/>
                <w:szCs w:val="20"/>
              </w:rPr>
            </w:pPr>
            <w:r>
              <w:rPr>
                <w:rFonts w:ascii="Arial" w:eastAsia="Times New Roman" w:hAnsi="Arial" w:cs="Arial"/>
                <w:b/>
                <w:color w:val="000000"/>
                <w:sz w:val="20"/>
                <w:szCs w:val="20"/>
              </w:rPr>
              <w:t>Leonardo Oliveira</w:t>
            </w:r>
          </w:p>
        </w:tc>
      </w:tr>
      <w:tr w:rsidR="002A4E5F" w:rsidRPr="00763382" w14:paraId="190C42D0" w14:textId="77777777">
        <w:trPr>
          <w:trHeight w:val="300"/>
        </w:trPr>
        <w:tc>
          <w:tcPr>
            <w:tcW w:w="1284" w:type="dxa"/>
            <w:shd w:val="clear" w:color="auto" w:fill="C0C0C0"/>
            <w:vAlign w:val="center"/>
          </w:tcPr>
          <w:p w14:paraId="66491DA6"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b/>
                <w:sz w:val="20"/>
                <w:szCs w:val="20"/>
              </w:rPr>
              <w:t>Estado</w:t>
            </w:r>
          </w:p>
        </w:tc>
        <w:tc>
          <w:tcPr>
            <w:tcW w:w="2221" w:type="dxa"/>
            <w:shd w:val="clear" w:color="auto" w:fill="auto"/>
            <w:vAlign w:val="center"/>
          </w:tcPr>
          <w:p w14:paraId="1E036085" w14:textId="6093256D" w:rsidR="002A4E5F" w:rsidRPr="00763382" w:rsidRDefault="002E6AB4" w:rsidP="00C50FCD">
            <w:pPr>
              <w:rPr>
                <w:rFonts w:ascii="Arial" w:eastAsia="Times New Roman" w:hAnsi="Arial" w:cs="Arial"/>
                <w:sz w:val="20"/>
                <w:szCs w:val="20"/>
              </w:rPr>
            </w:pPr>
            <w:r>
              <w:rPr>
                <w:rFonts w:ascii="Trebuchet MS" w:hAnsi="Trebuchet MS"/>
                <w:b/>
                <w:sz w:val="20"/>
                <w:szCs w:val="22"/>
              </w:rPr>
              <w:t>Minas Gerais</w:t>
            </w:r>
          </w:p>
        </w:tc>
        <w:tc>
          <w:tcPr>
            <w:tcW w:w="2165" w:type="dxa"/>
            <w:shd w:val="clear" w:color="auto" w:fill="C0C0C0"/>
            <w:vAlign w:val="center"/>
          </w:tcPr>
          <w:p w14:paraId="029A816C"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b/>
                <w:sz w:val="20"/>
                <w:szCs w:val="20"/>
              </w:rPr>
              <w:t>E-mail</w:t>
            </w:r>
          </w:p>
        </w:tc>
        <w:tc>
          <w:tcPr>
            <w:tcW w:w="3504" w:type="dxa"/>
          </w:tcPr>
          <w:p w14:paraId="7C63BB10" w14:textId="727DEBB2" w:rsidR="002A4E5F" w:rsidRPr="00763382" w:rsidRDefault="002E6AB4" w:rsidP="00C50FCD">
            <w:pPr>
              <w:pBdr>
                <w:top w:val="nil"/>
                <w:left w:val="nil"/>
                <w:bottom w:val="nil"/>
                <w:right w:val="nil"/>
                <w:between w:val="nil"/>
              </w:pBdr>
              <w:rPr>
                <w:rFonts w:ascii="Arial" w:eastAsia="Times New Roman" w:hAnsi="Arial" w:cs="Arial"/>
                <w:color w:val="000000"/>
                <w:sz w:val="20"/>
                <w:szCs w:val="20"/>
              </w:rPr>
            </w:pPr>
            <w:r>
              <w:rPr>
                <w:rFonts w:ascii="Arial" w:eastAsia="Times New Roman" w:hAnsi="Arial" w:cs="Arial"/>
                <w:color w:val="000000"/>
                <w:sz w:val="20"/>
                <w:szCs w:val="20"/>
              </w:rPr>
              <w:t>contato@bichodomatoip.org</w:t>
            </w:r>
          </w:p>
        </w:tc>
      </w:tr>
      <w:tr w:rsidR="002A4E5F" w:rsidRPr="00763382" w14:paraId="296214F7" w14:textId="77777777">
        <w:tc>
          <w:tcPr>
            <w:tcW w:w="1284" w:type="dxa"/>
            <w:shd w:val="clear" w:color="auto" w:fill="C0C0C0"/>
            <w:vAlign w:val="center"/>
          </w:tcPr>
          <w:p w14:paraId="066BE2A2"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b/>
                <w:sz w:val="20"/>
                <w:szCs w:val="20"/>
              </w:rPr>
              <w:t>Município</w:t>
            </w:r>
          </w:p>
        </w:tc>
        <w:tc>
          <w:tcPr>
            <w:tcW w:w="2221" w:type="dxa"/>
            <w:shd w:val="clear" w:color="auto" w:fill="auto"/>
            <w:vAlign w:val="center"/>
          </w:tcPr>
          <w:p w14:paraId="73E215C0" w14:textId="5F141193" w:rsidR="002A4E5F" w:rsidRPr="00763382" w:rsidRDefault="002E6AB4" w:rsidP="00C50FCD">
            <w:pPr>
              <w:rPr>
                <w:rFonts w:ascii="Arial" w:eastAsia="Times New Roman" w:hAnsi="Arial" w:cs="Arial"/>
                <w:sz w:val="20"/>
                <w:szCs w:val="20"/>
              </w:rPr>
            </w:pPr>
            <w:r>
              <w:rPr>
                <w:rFonts w:ascii="Arial" w:eastAsia="Times New Roman" w:hAnsi="Arial" w:cs="Arial"/>
                <w:sz w:val="20"/>
                <w:szCs w:val="20"/>
              </w:rPr>
              <w:t>Belo Horizonte</w:t>
            </w:r>
          </w:p>
        </w:tc>
        <w:tc>
          <w:tcPr>
            <w:tcW w:w="2165" w:type="dxa"/>
            <w:shd w:val="clear" w:color="auto" w:fill="C0C0C0"/>
            <w:vAlign w:val="center"/>
          </w:tcPr>
          <w:p w14:paraId="436949BB"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b/>
                <w:sz w:val="20"/>
                <w:szCs w:val="20"/>
              </w:rPr>
              <w:t>Telefone</w:t>
            </w:r>
          </w:p>
        </w:tc>
        <w:tc>
          <w:tcPr>
            <w:tcW w:w="3504" w:type="dxa"/>
          </w:tcPr>
          <w:p w14:paraId="393E62D3" w14:textId="2A7E7028" w:rsidR="002A4E5F" w:rsidRPr="00763382" w:rsidRDefault="002E6AB4" w:rsidP="00C50FCD">
            <w:pPr>
              <w:pBdr>
                <w:top w:val="nil"/>
                <w:left w:val="nil"/>
                <w:bottom w:val="nil"/>
                <w:right w:val="nil"/>
                <w:between w:val="nil"/>
              </w:pBdr>
              <w:rPr>
                <w:rFonts w:ascii="Arial" w:eastAsia="Times New Roman" w:hAnsi="Arial" w:cs="Arial"/>
                <w:color w:val="000000"/>
                <w:sz w:val="20"/>
                <w:szCs w:val="20"/>
              </w:rPr>
            </w:pPr>
            <w:r>
              <w:rPr>
                <w:rFonts w:ascii="Arial" w:eastAsia="Times New Roman" w:hAnsi="Arial" w:cs="Arial"/>
                <w:color w:val="000000"/>
                <w:sz w:val="20"/>
                <w:szCs w:val="20"/>
              </w:rPr>
              <w:t>(31) 2515-2578</w:t>
            </w:r>
          </w:p>
        </w:tc>
      </w:tr>
    </w:tbl>
    <w:p w14:paraId="32CB192E" w14:textId="77777777" w:rsidR="002A4E5F" w:rsidRPr="00763382" w:rsidRDefault="002A4E5F" w:rsidP="00C50FCD">
      <w:pPr>
        <w:widowControl w:val="0"/>
        <w:pBdr>
          <w:top w:val="nil"/>
          <w:left w:val="nil"/>
          <w:bottom w:val="nil"/>
          <w:right w:val="nil"/>
          <w:between w:val="nil"/>
        </w:pBdr>
        <w:spacing w:line="360" w:lineRule="auto"/>
        <w:ind w:left="567" w:hanging="720"/>
        <w:jc w:val="both"/>
        <w:rPr>
          <w:rFonts w:ascii="Arial" w:eastAsia="Times New Roman" w:hAnsi="Arial" w:cs="Arial"/>
          <w:color w:val="000000"/>
          <w:sz w:val="20"/>
          <w:szCs w:val="20"/>
        </w:rPr>
      </w:pPr>
    </w:p>
    <w:p w14:paraId="3491BE32" w14:textId="77777777" w:rsidR="002A4E5F" w:rsidRPr="00763382" w:rsidRDefault="002302B0" w:rsidP="00C50FCD">
      <w:pPr>
        <w:widowControl w:val="0"/>
        <w:numPr>
          <w:ilvl w:val="1"/>
          <w:numId w:val="3"/>
        </w:numPr>
        <w:pBdr>
          <w:top w:val="nil"/>
          <w:left w:val="nil"/>
          <w:bottom w:val="nil"/>
          <w:right w:val="nil"/>
          <w:between w:val="nil"/>
        </w:pBdr>
        <w:spacing w:line="360" w:lineRule="auto"/>
        <w:ind w:left="567" w:hanging="567"/>
        <w:contextualSpacing/>
        <w:jc w:val="both"/>
        <w:rPr>
          <w:rFonts w:ascii="Arial" w:eastAsia="Times New Roman" w:hAnsi="Arial" w:cs="Arial"/>
          <w:color w:val="000000"/>
          <w:sz w:val="20"/>
          <w:szCs w:val="20"/>
        </w:rPr>
      </w:pPr>
      <w:r w:rsidRPr="00763382">
        <w:rPr>
          <w:rFonts w:ascii="Arial" w:eastAsia="Times New Roman" w:hAnsi="Arial" w:cs="Arial"/>
          <w:b/>
          <w:color w:val="000000"/>
          <w:sz w:val="20"/>
          <w:szCs w:val="20"/>
        </w:rPr>
        <w:t>ABRANGÊNCIA TERRITORIAL</w:t>
      </w:r>
    </w:p>
    <w:tbl>
      <w:tblPr>
        <w:tblStyle w:val="22"/>
        <w:tblW w:w="92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2758"/>
        <w:gridCol w:w="2424"/>
        <w:gridCol w:w="2291"/>
      </w:tblGrid>
      <w:tr w:rsidR="002A4E5F" w:rsidRPr="00763382" w14:paraId="1CB5DE35" w14:textId="77777777">
        <w:trPr>
          <w:trHeight w:val="360"/>
          <w:jc w:val="center"/>
        </w:trPr>
        <w:tc>
          <w:tcPr>
            <w:tcW w:w="1809" w:type="dxa"/>
            <w:shd w:val="clear" w:color="auto" w:fill="BFBFBF"/>
            <w:vAlign w:val="center"/>
          </w:tcPr>
          <w:p w14:paraId="563A5EC0"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b/>
                <w:sz w:val="20"/>
                <w:szCs w:val="20"/>
              </w:rPr>
              <w:t>Estado</w:t>
            </w:r>
          </w:p>
        </w:tc>
        <w:tc>
          <w:tcPr>
            <w:tcW w:w="2758" w:type="dxa"/>
            <w:shd w:val="clear" w:color="auto" w:fill="BFBFBF"/>
            <w:vAlign w:val="center"/>
          </w:tcPr>
          <w:p w14:paraId="1851DCBF"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b/>
                <w:sz w:val="20"/>
                <w:szCs w:val="20"/>
              </w:rPr>
              <w:t>Município</w:t>
            </w:r>
          </w:p>
        </w:tc>
        <w:tc>
          <w:tcPr>
            <w:tcW w:w="2424" w:type="dxa"/>
            <w:shd w:val="clear" w:color="auto" w:fill="BFBFBF"/>
            <w:vAlign w:val="center"/>
          </w:tcPr>
          <w:p w14:paraId="178E3B92"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b/>
                <w:sz w:val="20"/>
                <w:szCs w:val="20"/>
              </w:rPr>
              <w:t>Localidade / Comunidade</w:t>
            </w:r>
          </w:p>
        </w:tc>
        <w:tc>
          <w:tcPr>
            <w:tcW w:w="2291" w:type="dxa"/>
            <w:shd w:val="clear" w:color="auto" w:fill="BFBFBF"/>
            <w:vAlign w:val="center"/>
          </w:tcPr>
          <w:p w14:paraId="468FFBA6"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b/>
                <w:sz w:val="20"/>
                <w:szCs w:val="20"/>
              </w:rPr>
              <w:t>Bioma / Ambiente Costeiro e/ou Marinho</w:t>
            </w:r>
          </w:p>
        </w:tc>
      </w:tr>
      <w:tr w:rsidR="002A4E5F" w:rsidRPr="00763382" w14:paraId="1AD58FAA" w14:textId="77777777">
        <w:trPr>
          <w:trHeight w:val="260"/>
          <w:jc w:val="center"/>
        </w:trPr>
        <w:tc>
          <w:tcPr>
            <w:tcW w:w="1809" w:type="dxa"/>
          </w:tcPr>
          <w:p w14:paraId="081A5500"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sz w:val="20"/>
                <w:szCs w:val="20"/>
              </w:rPr>
              <w:t>Rio de Janeiro</w:t>
            </w:r>
          </w:p>
        </w:tc>
        <w:tc>
          <w:tcPr>
            <w:tcW w:w="2758" w:type="dxa"/>
          </w:tcPr>
          <w:p w14:paraId="753B87E3"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sz w:val="20"/>
                <w:szCs w:val="20"/>
              </w:rPr>
              <w:t>Armação dos Búzios</w:t>
            </w:r>
          </w:p>
        </w:tc>
        <w:tc>
          <w:tcPr>
            <w:tcW w:w="2424" w:type="dxa"/>
          </w:tcPr>
          <w:p w14:paraId="07D8F3B9"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sz w:val="20"/>
                <w:szCs w:val="20"/>
              </w:rPr>
              <w:t>Armação dos Búzios</w:t>
            </w:r>
          </w:p>
        </w:tc>
        <w:tc>
          <w:tcPr>
            <w:tcW w:w="2291" w:type="dxa"/>
          </w:tcPr>
          <w:p w14:paraId="290AB52F"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color w:val="000000"/>
                <w:sz w:val="20"/>
                <w:szCs w:val="20"/>
              </w:rPr>
              <w:t>Marinho</w:t>
            </w:r>
          </w:p>
        </w:tc>
      </w:tr>
      <w:tr w:rsidR="002A4E5F" w:rsidRPr="00763382" w14:paraId="4B66C76D" w14:textId="77777777">
        <w:trPr>
          <w:trHeight w:val="240"/>
          <w:jc w:val="center"/>
        </w:trPr>
        <w:tc>
          <w:tcPr>
            <w:tcW w:w="1809" w:type="dxa"/>
          </w:tcPr>
          <w:p w14:paraId="0DF51A18"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color w:val="000000"/>
                <w:sz w:val="20"/>
                <w:szCs w:val="20"/>
              </w:rPr>
              <w:t>Bahia</w:t>
            </w:r>
          </w:p>
        </w:tc>
        <w:tc>
          <w:tcPr>
            <w:tcW w:w="2758" w:type="dxa"/>
          </w:tcPr>
          <w:p w14:paraId="0EF6BA14"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sz w:val="20"/>
                <w:szCs w:val="20"/>
              </w:rPr>
              <w:t>Prado</w:t>
            </w:r>
          </w:p>
        </w:tc>
        <w:tc>
          <w:tcPr>
            <w:tcW w:w="2424" w:type="dxa"/>
          </w:tcPr>
          <w:p w14:paraId="2A4D3CF3"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sz w:val="20"/>
                <w:szCs w:val="20"/>
              </w:rPr>
              <w:t>Extremo Sul da Bahia</w:t>
            </w:r>
          </w:p>
        </w:tc>
        <w:tc>
          <w:tcPr>
            <w:tcW w:w="2291" w:type="dxa"/>
          </w:tcPr>
          <w:p w14:paraId="70280C24" w14:textId="77777777" w:rsidR="002A4E5F" w:rsidRPr="00763382" w:rsidRDefault="002302B0" w:rsidP="00C50FCD">
            <w:pPr>
              <w:widowControl w:val="0"/>
              <w:rPr>
                <w:rFonts w:ascii="Arial" w:eastAsia="Times New Roman" w:hAnsi="Arial" w:cs="Arial"/>
                <w:sz w:val="20"/>
                <w:szCs w:val="20"/>
              </w:rPr>
            </w:pPr>
            <w:r w:rsidRPr="00763382">
              <w:rPr>
                <w:rFonts w:ascii="Arial" w:eastAsia="Times New Roman" w:hAnsi="Arial" w:cs="Arial"/>
                <w:color w:val="000000"/>
                <w:sz w:val="20"/>
                <w:szCs w:val="20"/>
              </w:rPr>
              <w:t>Marinho</w:t>
            </w:r>
          </w:p>
        </w:tc>
      </w:tr>
    </w:tbl>
    <w:p w14:paraId="40FD6E4C" w14:textId="77777777" w:rsidR="002A4E5F" w:rsidRPr="00763382" w:rsidRDefault="002A4E5F" w:rsidP="00C50FCD">
      <w:pPr>
        <w:widowControl w:val="0"/>
        <w:pBdr>
          <w:top w:val="nil"/>
          <w:left w:val="nil"/>
          <w:bottom w:val="nil"/>
          <w:right w:val="nil"/>
          <w:between w:val="nil"/>
        </w:pBdr>
        <w:spacing w:line="360" w:lineRule="auto"/>
        <w:ind w:hanging="720"/>
        <w:jc w:val="both"/>
        <w:rPr>
          <w:rFonts w:ascii="Arial" w:eastAsia="Times New Roman" w:hAnsi="Arial" w:cs="Arial"/>
          <w:color w:val="000000"/>
          <w:sz w:val="20"/>
          <w:szCs w:val="20"/>
        </w:rPr>
      </w:pPr>
    </w:p>
    <w:p w14:paraId="557D414F" w14:textId="77777777" w:rsidR="002A4E5F" w:rsidRPr="00763382" w:rsidRDefault="002302B0" w:rsidP="00C50FCD">
      <w:pPr>
        <w:widowControl w:val="0"/>
        <w:numPr>
          <w:ilvl w:val="1"/>
          <w:numId w:val="3"/>
        </w:numPr>
        <w:pBdr>
          <w:top w:val="nil"/>
          <w:left w:val="nil"/>
          <w:bottom w:val="nil"/>
          <w:right w:val="nil"/>
          <w:between w:val="nil"/>
        </w:pBdr>
        <w:spacing w:line="360" w:lineRule="auto"/>
        <w:ind w:left="567" w:hanging="567"/>
        <w:contextualSpacing/>
        <w:jc w:val="both"/>
        <w:rPr>
          <w:rFonts w:ascii="Arial" w:eastAsia="Times New Roman" w:hAnsi="Arial" w:cs="Arial"/>
          <w:color w:val="000000"/>
          <w:sz w:val="20"/>
          <w:szCs w:val="20"/>
        </w:rPr>
      </w:pPr>
      <w:r w:rsidRPr="00763382">
        <w:rPr>
          <w:rFonts w:ascii="Arial" w:eastAsia="Times New Roman" w:hAnsi="Arial" w:cs="Arial"/>
          <w:b/>
          <w:color w:val="000000"/>
          <w:sz w:val="20"/>
          <w:szCs w:val="20"/>
          <w:highlight w:val="cyan"/>
        </w:rPr>
        <w:t>PARTICIPANTES</w:t>
      </w:r>
      <w:r w:rsidRPr="00763382">
        <w:rPr>
          <w:rFonts w:ascii="Arial" w:eastAsia="Times New Roman" w:hAnsi="Arial" w:cs="Arial"/>
          <w:b/>
          <w:color w:val="000000"/>
          <w:sz w:val="20"/>
          <w:szCs w:val="20"/>
        </w:rPr>
        <w:t xml:space="preserve"> </w:t>
      </w:r>
    </w:p>
    <w:p w14:paraId="413F5C86" w14:textId="77777777" w:rsidR="002A4E5F" w:rsidRPr="00763382" w:rsidRDefault="002A4E5F" w:rsidP="00C50FCD">
      <w:pPr>
        <w:widowControl w:val="0"/>
        <w:pBdr>
          <w:top w:val="nil"/>
          <w:left w:val="nil"/>
          <w:bottom w:val="nil"/>
          <w:right w:val="nil"/>
          <w:between w:val="nil"/>
        </w:pBdr>
        <w:spacing w:line="360" w:lineRule="auto"/>
        <w:ind w:left="567" w:hanging="720"/>
        <w:jc w:val="both"/>
        <w:rPr>
          <w:rFonts w:ascii="Arial" w:eastAsia="Times New Roman" w:hAnsi="Arial" w:cs="Arial"/>
          <w:color w:val="000000"/>
          <w:sz w:val="20"/>
          <w:szCs w:val="20"/>
        </w:rPr>
      </w:pPr>
    </w:p>
    <w:tbl>
      <w:tblPr>
        <w:tblStyle w:val="21"/>
        <w:tblW w:w="92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70"/>
        <w:gridCol w:w="4136"/>
      </w:tblGrid>
      <w:tr w:rsidR="002A4E5F" w:rsidRPr="00763382" w14:paraId="055A37DA" w14:textId="77777777">
        <w:tc>
          <w:tcPr>
            <w:tcW w:w="5070" w:type="dxa"/>
            <w:shd w:val="clear" w:color="auto" w:fill="D9D9D9"/>
          </w:tcPr>
          <w:p w14:paraId="36CD5EF1" w14:textId="77777777" w:rsidR="002A4E5F" w:rsidRPr="00763382" w:rsidRDefault="002302B0" w:rsidP="00C50FCD">
            <w:pPr>
              <w:widowControl w:val="0"/>
              <w:spacing w:line="360" w:lineRule="auto"/>
              <w:rPr>
                <w:rFonts w:ascii="Arial" w:eastAsia="Times New Roman" w:hAnsi="Arial" w:cs="Arial"/>
                <w:sz w:val="20"/>
                <w:szCs w:val="20"/>
              </w:rPr>
            </w:pPr>
            <w:r w:rsidRPr="00763382">
              <w:rPr>
                <w:rFonts w:ascii="Arial" w:eastAsia="Times New Roman" w:hAnsi="Arial" w:cs="Arial"/>
                <w:b/>
                <w:sz w:val="20"/>
                <w:szCs w:val="20"/>
              </w:rPr>
              <w:t>Número de participantes diretos previstos</w:t>
            </w:r>
            <w:r w:rsidRPr="00763382">
              <w:rPr>
                <w:rFonts w:ascii="Arial" w:eastAsia="Times New Roman" w:hAnsi="Arial" w:cs="Arial"/>
                <w:b/>
                <w:sz w:val="20"/>
                <w:szCs w:val="20"/>
                <w:vertAlign w:val="superscript"/>
              </w:rPr>
              <w:t>1</w:t>
            </w:r>
          </w:p>
        </w:tc>
        <w:tc>
          <w:tcPr>
            <w:tcW w:w="4136" w:type="dxa"/>
          </w:tcPr>
          <w:p w14:paraId="7FC00A5B" w14:textId="77777777" w:rsidR="002A4E5F" w:rsidRPr="00763382" w:rsidRDefault="002A4E5F" w:rsidP="00C50FCD">
            <w:pPr>
              <w:widowControl w:val="0"/>
              <w:spacing w:line="360" w:lineRule="auto"/>
              <w:rPr>
                <w:rFonts w:ascii="Arial" w:eastAsia="Times New Roman" w:hAnsi="Arial" w:cs="Arial"/>
                <w:sz w:val="20"/>
                <w:szCs w:val="20"/>
              </w:rPr>
            </w:pPr>
          </w:p>
        </w:tc>
      </w:tr>
      <w:tr w:rsidR="002A4E5F" w:rsidRPr="00763382" w14:paraId="62E9D9C3" w14:textId="77777777">
        <w:tc>
          <w:tcPr>
            <w:tcW w:w="5070" w:type="dxa"/>
            <w:shd w:val="clear" w:color="auto" w:fill="D9D9D9"/>
          </w:tcPr>
          <w:p w14:paraId="711D6429" w14:textId="77777777" w:rsidR="002A4E5F" w:rsidRPr="00763382" w:rsidRDefault="002302B0" w:rsidP="00C50FCD">
            <w:pPr>
              <w:widowControl w:val="0"/>
              <w:spacing w:line="360" w:lineRule="auto"/>
              <w:rPr>
                <w:rFonts w:ascii="Arial" w:eastAsia="Times New Roman" w:hAnsi="Arial" w:cs="Arial"/>
                <w:sz w:val="20"/>
                <w:szCs w:val="20"/>
              </w:rPr>
            </w:pPr>
            <w:r w:rsidRPr="00763382">
              <w:rPr>
                <w:rFonts w:ascii="Arial" w:eastAsia="Times New Roman" w:hAnsi="Arial" w:cs="Arial"/>
                <w:b/>
                <w:sz w:val="20"/>
                <w:szCs w:val="20"/>
              </w:rPr>
              <w:t>Número de participantes eventuais previstos</w:t>
            </w:r>
            <w:r w:rsidRPr="00763382">
              <w:rPr>
                <w:rFonts w:ascii="Arial" w:eastAsia="Times New Roman" w:hAnsi="Arial" w:cs="Arial"/>
                <w:b/>
                <w:sz w:val="20"/>
                <w:szCs w:val="20"/>
                <w:vertAlign w:val="superscript"/>
              </w:rPr>
              <w:t>2</w:t>
            </w:r>
          </w:p>
        </w:tc>
        <w:tc>
          <w:tcPr>
            <w:tcW w:w="4136" w:type="dxa"/>
          </w:tcPr>
          <w:p w14:paraId="0F985B0E" w14:textId="77777777" w:rsidR="002A4E5F" w:rsidRPr="00763382" w:rsidRDefault="002A4E5F" w:rsidP="00C50FCD">
            <w:pPr>
              <w:widowControl w:val="0"/>
              <w:spacing w:line="360" w:lineRule="auto"/>
              <w:rPr>
                <w:rFonts w:ascii="Arial" w:eastAsia="Times New Roman" w:hAnsi="Arial" w:cs="Arial"/>
                <w:sz w:val="20"/>
                <w:szCs w:val="20"/>
              </w:rPr>
            </w:pPr>
          </w:p>
        </w:tc>
      </w:tr>
    </w:tbl>
    <w:p w14:paraId="7061538F" w14:textId="77777777" w:rsidR="002A4E5F" w:rsidRPr="00763382" w:rsidRDefault="002A4E5F" w:rsidP="00C50FCD">
      <w:pPr>
        <w:widowControl w:val="0"/>
        <w:spacing w:line="360" w:lineRule="auto"/>
        <w:jc w:val="both"/>
        <w:rPr>
          <w:rFonts w:ascii="Arial" w:eastAsia="Times New Roman" w:hAnsi="Arial" w:cs="Arial"/>
          <w:sz w:val="20"/>
          <w:szCs w:val="20"/>
        </w:rPr>
      </w:pPr>
    </w:p>
    <w:p w14:paraId="60CF808B" w14:textId="77777777" w:rsidR="002A4E5F" w:rsidRPr="00763382" w:rsidRDefault="002A4E5F" w:rsidP="00C50FCD">
      <w:pPr>
        <w:widowControl w:val="0"/>
        <w:spacing w:line="360" w:lineRule="auto"/>
        <w:jc w:val="both"/>
        <w:rPr>
          <w:rFonts w:ascii="Arial" w:eastAsia="Times New Roman" w:hAnsi="Arial" w:cs="Arial"/>
          <w:sz w:val="20"/>
          <w:szCs w:val="20"/>
        </w:rPr>
      </w:pPr>
    </w:p>
    <w:tbl>
      <w:tblPr>
        <w:tblStyle w:val="20"/>
        <w:tblW w:w="9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34"/>
        <w:gridCol w:w="6062"/>
      </w:tblGrid>
      <w:tr w:rsidR="002A4E5F" w:rsidRPr="00763382" w14:paraId="1EEC759A" w14:textId="77777777">
        <w:trPr>
          <w:trHeight w:val="440"/>
        </w:trPr>
        <w:tc>
          <w:tcPr>
            <w:tcW w:w="3234" w:type="dxa"/>
            <w:tcBorders>
              <w:bottom w:val="single" w:sz="4" w:space="0" w:color="000000"/>
            </w:tcBorders>
            <w:shd w:val="clear" w:color="auto" w:fill="BFBFBF"/>
            <w:vAlign w:val="center"/>
          </w:tcPr>
          <w:p w14:paraId="13834E68"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b/>
                <w:sz w:val="20"/>
                <w:szCs w:val="20"/>
              </w:rPr>
              <w:t xml:space="preserve">Públicos Prioritários </w:t>
            </w:r>
          </w:p>
        </w:tc>
        <w:tc>
          <w:tcPr>
            <w:tcW w:w="6062" w:type="dxa"/>
            <w:tcBorders>
              <w:bottom w:val="single" w:sz="4" w:space="0" w:color="000000"/>
            </w:tcBorders>
            <w:shd w:val="clear" w:color="auto" w:fill="BFBFBF"/>
            <w:vAlign w:val="center"/>
          </w:tcPr>
          <w:p w14:paraId="2F63B390"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b/>
                <w:sz w:val="20"/>
                <w:szCs w:val="20"/>
              </w:rPr>
              <w:t>Forma de atuação junto aos Públicos</w:t>
            </w:r>
          </w:p>
        </w:tc>
      </w:tr>
      <w:tr w:rsidR="002A4E5F" w:rsidRPr="00763382" w14:paraId="2340DEA8" w14:textId="77777777">
        <w:trPr>
          <w:trHeight w:val="440"/>
        </w:trPr>
        <w:tc>
          <w:tcPr>
            <w:tcW w:w="3234" w:type="dxa"/>
            <w:vAlign w:val="center"/>
          </w:tcPr>
          <w:p w14:paraId="70686A10" w14:textId="286C2799" w:rsidR="002A4E5F" w:rsidRPr="00763382" w:rsidRDefault="0068481A" w:rsidP="00C50FCD">
            <w:pPr>
              <w:rPr>
                <w:rFonts w:ascii="Arial" w:eastAsia="Times New Roman" w:hAnsi="Arial" w:cs="Arial"/>
                <w:sz w:val="20"/>
                <w:szCs w:val="20"/>
              </w:rPr>
            </w:pPr>
            <w:r>
              <w:rPr>
                <w:rFonts w:ascii="Arial" w:eastAsia="Times New Roman" w:hAnsi="Arial" w:cs="Arial"/>
                <w:sz w:val="20"/>
                <w:szCs w:val="20"/>
              </w:rPr>
              <w:t xml:space="preserve">(   </w:t>
            </w:r>
            <w:r w:rsidR="002302B0" w:rsidRPr="00763382">
              <w:rPr>
                <w:rFonts w:ascii="Arial" w:eastAsia="Times New Roman" w:hAnsi="Arial" w:cs="Arial"/>
                <w:sz w:val="20"/>
                <w:szCs w:val="20"/>
              </w:rPr>
              <w:t xml:space="preserve"> ) Mulheres </w:t>
            </w:r>
          </w:p>
        </w:tc>
        <w:tc>
          <w:tcPr>
            <w:tcW w:w="6062" w:type="dxa"/>
            <w:vAlign w:val="center"/>
          </w:tcPr>
          <w:p w14:paraId="70B9CED6" w14:textId="77777777" w:rsidR="002A4E5F" w:rsidRPr="00763382" w:rsidRDefault="002A4E5F" w:rsidP="00C50FCD">
            <w:pPr>
              <w:rPr>
                <w:rFonts w:ascii="Arial" w:eastAsia="Times New Roman" w:hAnsi="Arial" w:cs="Arial"/>
                <w:sz w:val="20"/>
                <w:szCs w:val="20"/>
              </w:rPr>
            </w:pPr>
          </w:p>
        </w:tc>
      </w:tr>
      <w:tr w:rsidR="002A4E5F" w:rsidRPr="00763382" w14:paraId="156C6414" w14:textId="77777777">
        <w:trPr>
          <w:trHeight w:val="360"/>
        </w:trPr>
        <w:tc>
          <w:tcPr>
            <w:tcW w:w="3234" w:type="dxa"/>
            <w:vAlign w:val="center"/>
          </w:tcPr>
          <w:p w14:paraId="0AAA90B3" w14:textId="59F85F48" w:rsidR="002A4E5F" w:rsidRPr="00763382" w:rsidRDefault="0068481A" w:rsidP="00C50FCD">
            <w:pPr>
              <w:rPr>
                <w:rFonts w:ascii="Arial" w:eastAsia="Times New Roman" w:hAnsi="Arial" w:cs="Arial"/>
                <w:sz w:val="20"/>
                <w:szCs w:val="20"/>
              </w:rPr>
            </w:pPr>
            <w:r>
              <w:rPr>
                <w:rFonts w:ascii="Arial" w:eastAsia="Times New Roman" w:hAnsi="Arial" w:cs="Arial"/>
                <w:sz w:val="20"/>
                <w:szCs w:val="20"/>
              </w:rPr>
              <w:t xml:space="preserve">( </w:t>
            </w:r>
            <w:r w:rsidR="002302B0" w:rsidRPr="00763382">
              <w:rPr>
                <w:rFonts w:ascii="Arial" w:eastAsia="Times New Roman" w:hAnsi="Arial" w:cs="Arial"/>
                <w:sz w:val="20"/>
                <w:szCs w:val="20"/>
              </w:rPr>
              <w:t xml:space="preserve">   ) Negros </w:t>
            </w:r>
          </w:p>
        </w:tc>
        <w:tc>
          <w:tcPr>
            <w:tcW w:w="6062" w:type="dxa"/>
            <w:vAlign w:val="center"/>
          </w:tcPr>
          <w:p w14:paraId="4C7DE94F" w14:textId="77777777" w:rsidR="002A4E5F" w:rsidRPr="00763382" w:rsidRDefault="002A4E5F" w:rsidP="00C50FCD">
            <w:pPr>
              <w:rPr>
                <w:rFonts w:ascii="Arial" w:eastAsia="Times New Roman" w:hAnsi="Arial" w:cs="Arial"/>
                <w:sz w:val="20"/>
                <w:szCs w:val="20"/>
              </w:rPr>
            </w:pPr>
          </w:p>
        </w:tc>
      </w:tr>
      <w:tr w:rsidR="002A4E5F" w:rsidRPr="00763382" w14:paraId="5CB17EB5" w14:textId="77777777">
        <w:trPr>
          <w:trHeight w:val="360"/>
        </w:trPr>
        <w:tc>
          <w:tcPr>
            <w:tcW w:w="3234" w:type="dxa"/>
            <w:vAlign w:val="center"/>
          </w:tcPr>
          <w:p w14:paraId="7A4807B6" w14:textId="70FDBD36" w:rsidR="002A4E5F" w:rsidRPr="00763382" w:rsidRDefault="0068481A" w:rsidP="00C50FCD">
            <w:pPr>
              <w:rPr>
                <w:rFonts w:ascii="Arial" w:eastAsia="Times New Roman" w:hAnsi="Arial" w:cs="Arial"/>
                <w:sz w:val="20"/>
                <w:szCs w:val="20"/>
              </w:rPr>
            </w:pPr>
            <w:r>
              <w:rPr>
                <w:rFonts w:ascii="Arial" w:eastAsia="Times New Roman" w:hAnsi="Arial" w:cs="Arial"/>
                <w:sz w:val="20"/>
                <w:szCs w:val="20"/>
              </w:rPr>
              <w:t xml:space="preserve">(   </w:t>
            </w:r>
            <w:r w:rsidR="002302B0" w:rsidRPr="00763382">
              <w:rPr>
                <w:rFonts w:ascii="Arial" w:eastAsia="Times New Roman" w:hAnsi="Arial" w:cs="Arial"/>
                <w:sz w:val="20"/>
                <w:szCs w:val="20"/>
              </w:rPr>
              <w:t xml:space="preserve"> ) Pessoas com Deficiência </w:t>
            </w:r>
          </w:p>
        </w:tc>
        <w:tc>
          <w:tcPr>
            <w:tcW w:w="6062" w:type="dxa"/>
            <w:vAlign w:val="center"/>
          </w:tcPr>
          <w:p w14:paraId="385CD704" w14:textId="77777777" w:rsidR="002A4E5F" w:rsidRPr="00763382" w:rsidRDefault="002A4E5F" w:rsidP="00C50FCD">
            <w:pPr>
              <w:rPr>
                <w:rFonts w:ascii="Arial" w:eastAsia="Times New Roman" w:hAnsi="Arial" w:cs="Arial"/>
                <w:sz w:val="20"/>
                <w:szCs w:val="20"/>
              </w:rPr>
            </w:pPr>
          </w:p>
        </w:tc>
      </w:tr>
      <w:tr w:rsidR="002A4E5F" w:rsidRPr="00763382" w14:paraId="51BAAA2D" w14:textId="77777777">
        <w:trPr>
          <w:trHeight w:val="360"/>
        </w:trPr>
        <w:tc>
          <w:tcPr>
            <w:tcW w:w="3234" w:type="dxa"/>
            <w:vAlign w:val="center"/>
          </w:tcPr>
          <w:p w14:paraId="2056BFD2" w14:textId="15B9178A" w:rsidR="002A4E5F" w:rsidRPr="00763382" w:rsidRDefault="002302B0" w:rsidP="00C50FCD">
            <w:pPr>
              <w:rPr>
                <w:rFonts w:ascii="Arial" w:eastAsia="Times New Roman" w:hAnsi="Arial" w:cs="Arial"/>
                <w:sz w:val="20"/>
                <w:szCs w:val="20"/>
              </w:rPr>
            </w:pPr>
            <w:r w:rsidRPr="00763382">
              <w:rPr>
                <w:rFonts w:ascii="Arial" w:eastAsia="Times New Roman" w:hAnsi="Arial" w:cs="Arial"/>
                <w:sz w:val="20"/>
                <w:szCs w:val="20"/>
              </w:rPr>
              <w:t xml:space="preserve">( </w:t>
            </w:r>
            <w:r w:rsidR="0068481A">
              <w:rPr>
                <w:rFonts w:ascii="Arial" w:eastAsia="Times New Roman" w:hAnsi="Arial" w:cs="Arial"/>
                <w:sz w:val="20"/>
                <w:szCs w:val="20"/>
              </w:rPr>
              <w:t>X</w:t>
            </w:r>
            <w:r w:rsidRPr="00763382">
              <w:rPr>
                <w:rFonts w:ascii="Arial" w:eastAsia="Times New Roman" w:hAnsi="Arial" w:cs="Arial"/>
                <w:sz w:val="20"/>
                <w:szCs w:val="20"/>
              </w:rPr>
              <w:t xml:space="preserve"> ) Povos e Comunidades Tradicionais</w:t>
            </w:r>
          </w:p>
        </w:tc>
        <w:tc>
          <w:tcPr>
            <w:tcW w:w="6062" w:type="dxa"/>
            <w:vAlign w:val="center"/>
          </w:tcPr>
          <w:p w14:paraId="1E10D09F" w14:textId="77777777" w:rsidR="00252395" w:rsidRDefault="00252395" w:rsidP="00986C84">
            <w:pPr>
              <w:jc w:val="both"/>
              <w:rPr>
                <w:rFonts w:ascii="Arial" w:eastAsia="Times New Roman" w:hAnsi="Arial" w:cs="Arial"/>
                <w:color w:val="000000"/>
                <w:sz w:val="20"/>
                <w:szCs w:val="20"/>
              </w:rPr>
            </w:pPr>
            <w:r>
              <w:rPr>
                <w:rFonts w:ascii="Arial" w:eastAsia="Times New Roman" w:hAnsi="Arial" w:cs="Arial"/>
                <w:color w:val="000000"/>
                <w:sz w:val="20"/>
                <w:szCs w:val="20"/>
              </w:rPr>
              <w:t xml:space="preserve">Serão realizadas ações para a sensibilização da comunidade em relação à educação ambiental e preservação do ecossistema marinho. Haverá o trabalho direcionado a esse público devido ao hábito de pesca extrativista e como esta pode interferir com os recifes de coral, com o objetivo de resgatar, documentar e valorizar os conhecimentos tradicionais. </w:t>
            </w:r>
          </w:p>
          <w:p w14:paraId="7A9F70E3" w14:textId="40DA6748" w:rsidR="002A4E5F" w:rsidRPr="00763382" w:rsidRDefault="002302B0" w:rsidP="008852E2">
            <w:pPr>
              <w:jc w:val="both"/>
              <w:rPr>
                <w:rFonts w:ascii="Arial" w:eastAsia="Times New Roman" w:hAnsi="Arial" w:cs="Arial"/>
                <w:sz w:val="20"/>
                <w:szCs w:val="20"/>
              </w:rPr>
            </w:pPr>
            <w:r w:rsidRPr="00763382">
              <w:rPr>
                <w:rFonts w:ascii="Arial" w:eastAsia="Times New Roman" w:hAnsi="Arial" w:cs="Arial"/>
                <w:color w:val="000000"/>
                <w:sz w:val="20"/>
                <w:szCs w:val="20"/>
              </w:rPr>
              <w:t>Nas ações de educação ambiental e sensibilização comunitária, serão trabalhados aspectos de comunidades tradicionais ligadas à pesca extrativista e sua interface com a conservação recifal</w:t>
            </w:r>
            <w:r w:rsidRPr="00763382">
              <w:rPr>
                <w:rFonts w:ascii="Arial" w:eastAsia="Times New Roman" w:hAnsi="Arial" w:cs="Arial"/>
                <w:sz w:val="20"/>
                <w:szCs w:val="20"/>
              </w:rPr>
              <w:t>. Um dos objetivos, inclusive é realizar o resgate, documentação e valorização dessa tradicionalidade.</w:t>
            </w:r>
          </w:p>
        </w:tc>
      </w:tr>
      <w:tr w:rsidR="002A4E5F" w:rsidRPr="00763382" w14:paraId="5973E871" w14:textId="77777777">
        <w:trPr>
          <w:trHeight w:val="360"/>
        </w:trPr>
        <w:tc>
          <w:tcPr>
            <w:tcW w:w="3234" w:type="dxa"/>
            <w:vAlign w:val="center"/>
          </w:tcPr>
          <w:p w14:paraId="011F67FA" w14:textId="78C8CF90" w:rsidR="002A4E5F" w:rsidRPr="00763382" w:rsidRDefault="00986C84" w:rsidP="0068481A">
            <w:pPr>
              <w:rPr>
                <w:rFonts w:ascii="Arial" w:eastAsia="Times New Roman" w:hAnsi="Arial" w:cs="Arial"/>
                <w:sz w:val="20"/>
                <w:szCs w:val="20"/>
              </w:rPr>
            </w:pPr>
            <w:r>
              <w:rPr>
                <w:rFonts w:ascii="Arial" w:eastAsia="Times New Roman" w:hAnsi="Arial" w:cs="Arial"/>
                <w:sz w:val="20"/>
                <w:szCs w:val="20"/>
              </w:rPr>
              <w:t xml:space="preserve">( </w:t>
            </w:r>
            <w:r w:rsidR="0068481A">
              <w:rPr>
                <w:rFonts w:ascii="Arial" w:eastAsia="Times New Roman" w:hAnsi="Arial" w:cs="Arial"/>
                <w:sz w:val="20"/>
                <w:szCs w:val="20"/>
              </w:rPr>
              <w:t>X</w:t>
            </w:r>
            <w:r w:rsidR="0068481A" w:rsidRPr="00763382">
              <w:rPr>
                <w:rFonts w:ascii="Arial" w:eastAsia="Times New Roman" w:hAnsi="Arial" w:cs="Arial"/>
                <w:sz w:val="20"/>
                <w:szCs w:val="20"/>
              </w:rPr>
              <w:t xml:space="preserve"> </w:t>
            </w:r>
            <w:r w:rsidR="002302B0" w:rsidRPr="00763382">
              <w:rPr>
                <w:rFonts w:ascii="Arial" w:eastAsia="Times New Roman" w:hAnsi="Arial" w:cs="Arial"/>
                <w:sz w:val="20"/>
                <w:szCs w:val="20"/>
              </w:rPr>
              <w:t xml:space="preserve">) Povos Indígenas </w:t>
            </w:r>
          </w:p>
        </w:tc>
        <w:tc>
          <w:tcPr>
            <w:tcW w:w="6062" w:type="dxa"/>
            <w:vAlign w:val="center"/>
          </w:tcPr>
          <w:p w14:paraId="2CE49D51" w14:textId="0C74EDD2" w:rsidR="002A4E5F" w:rsidRPr="00763382" w:rsidRDefault="002302B0" w:rsidP="00DC053A">
            <w:pPr>
              <w:pBdr>
                <w:top w:val="nil"/>
                <w:left w:val="nil"/>
                <w:bottom w:val="nil"/>
                <w:right w:val="nil"/>
                <w:between w:val="nil"/>
              </w:pBdr>
              <w:jc w:val="both"/>
              <w:rPr>
                <w:rFonts w:ascii="Arial" w:eastAsia="Times New Roman" w:hAnsi="Arial" w:cs="Arial"/>
                <w:sz w:val="20"/>
                <w:szCs w:val="20"/>
              </w:rPr>
            </w:pPr>
            <w:r w:rsidRPr="00763382">
              <w:rPr>
                <w:rFonts w:ascii="Arial" w:eastAsia="Times New Roman" w:hAnsi="Arial" w:cs="Arial"/>
                <w:color w:val="000000"/>
                <w:sz w:val="20"/>
                <w:szCs w:val="20"/>
              </w:rPr>
              <w:t xml:space="preserve">O município do Prado possui duas aldeias indígenas homologadas, e </w:t>
            </w:r>
            <w:r w:rsidR="00BF4FE1">
              <w:rPr>
                <w:rFonts w:ascii="Arial" w:eastAsia="Times New Roman" w:hAnsi="Arial" w:cs="Arial"/>
                <w:color w:val="000000"/>
                <w:sz w:val="20"/>
                <w:szCs w:val="20"/>
              </w:rPr>
              <w:t>outras</w:t>
            </w:r>
            <w:r w:rsidRPr="00763382">
              <w:rPr>
                <w:rFonts w:ascii="Arial" w:eastAsia="Times New Roman" w:hAnsi="Arial" w:cs="Arial"/>
                <w:color w:val="000000"/>
                <w:sz w:val="20"/>
                <w:szCs w:val="20"/>
              </w:rPr>
              <w:t xml:space="preserve"> não homologadas, muitas delas com atividades de pesca em áreas recifais. </w:t>
            </w:r>
            <w:r w:rsidR="00DC053A">
              <w:rPr>
                <w:rFonts w:ascii="Arial" w:eastAsia="Times New Roman" w:hAnsi="Arial" w:cs="Arial"/>
                <w:color w:val="000000"/>
                <w:sz w:val="20"/>
                <w:szCs w:val="20"/>
              </w:rPr>
              <w:t>Serão feitas ações de</w:t>
            </w:r>
            <w:r w:rsidRPr="00763382">
              <w:rPr>
                <w:rFonts w:ascii="Arial" w:eastAsia="Times New Roman" w:hAnsi="Arial" w:cs="Arial"/>
                <w:color w:val="000000"/>
                <w:sz w:val="20"/>
                <w:szCs w:val="20"/>
              </w:rPr>
              <w:t xml:space="preserve"> conservação</w:t>
            </w:r>
            <w:r w:rsidR="00BF4FE1">
              <w:rPr>
                <w:rFonts w:ascii="Arial" w:eastAsia="Times New Roman" w:hAnsi="Arial" w:cs="Arial"/>
                <w:color w:val="000000"/>
                <w:sz w:val="20"/>
                <w:szCs w:val="20"/>
              </w:rPr>
              <w:t xml:space="preserve"> do ambiente</w:t>
            </w:r>
            <w:r w:rsidRPr="00763382">
              <w:rPr>
                <w:rFonts w:ascii="Arial" w:eastAsia="Times New Roman" w:hAnsi="Arial" w:cs="Arial"/>
                <w:color w:val="000000"/>
                <w:sz w:val="20"/>
                <w:szCs w:val="20"/>
              </w:rPr>
              <w:t xml:space="preserve"> e </w:t>
            </w:r>
            <w:r w:rsidR="00DC053A">
              <w:rPr>
                <w:rFonts w:ascii="Arial" w:eastAsia="Times New Roman" w:hAnsi="Arial" w:cs="Arial"/>
                <w:color w:val="000000"/>
                <w:sz w:val="20"/>
                <w:szCs w:val="20"/>
              </w:rPr>
              <w:t>de</w:t>
            </w:r>
            <w:r w:rsidR="00BF4FE1">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pesca sustentável especificamente para estes grupos.</w:t>
            </w:r>
          </w:p>
        </w:tc>
      </w:tr>
      <w:tr w:rsidR="002A4E5F" w:rsidRPr="00763382" w14:paraId="12F4D883" w14:textId="77777777">
        <w:trPr>
          <w:trHeight w:val="360"/>
        </w:trPr>
        <w:tc>
          <w:tcPr>
            <w:tcW w:w="3234" w:type="dxa"/>
            <w:vAlign w:val="center"/>
          </w:tcPr>
          <w:p w14:paraId="4EA92F59"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sz w:val="20"/>
                <w:szCs w:val="20"/>
              </w:rPr>
              <w:t xml:space="preserve">(    ) Crianças e Adolescentes </w:t>
            </w:r>
          </w:p>
        </w:tc>
        <w:tc>
          <w:tcPr>
            <w:tcW w:w="6062" w:type="dxa"/>
            <w:vAlign w:val="center"/>
          </w:tcPr>
          <w:p w14:paraId="4B8A47E4" w14:textId="77777777" w:rsidR="002A4E5F" w:rsidRPr="00763382" w:rsidRDefault="002A4E5F" w:rsidP="00C50FCD">
            <w:pPr>
              <w:rPr>
                <w:rFonts w:ascii="Arial" w:eastAsia="Times New Roman" w:hAnsi="Arial" w:cs="Arial"/>
                <w:sz w:val="20"/>
                <w:szCs w:val="20"/>
              </w:rPr>
            </w:pPr>
          </w:p>
        </w:tc>
      </w:tr>
      <w:tr w:rsidR="002A4E5F" w:rsidRPr="00763382" w14:paraId="2A50D9DE" w14:textId="77777777">
        <w:trPr>
          <w:trHeight w:val="360"/>
        </w:trPr>
        <w:tc>
          <w:tcPr>
            <w:tcW w:w="3234" w:type="dxa"/>
            <w:vAlign w:val="center"/>
          </w:tcPr>
          <w:p w14:paraId="5622D588" w14:textId="49FA6A73" w:rsidR="002A4E5F" w:rsidRPr="00763382" w:rsidRDefault="002302B0" w:rsidP="00C50FCD">
            <w:pPr>
              <w:rPr>
                <w:rFonts w:ascii="Arial" w:eastAsia="Times New Roman" w:hAnsi="Arial" w:cs="Arial"/>
                <w:sz w:val="20"/>
                <w:szCs w:val="20"/>
              </w:rPr>
            </w:pPr>
            <w:r w:rsidRPr="00763382">
              <w:rPr>
                <w:rFonts w:ascii="Arial" w:eastAsia="Times New Roman" w:hAnsi="Arial" w:cs="Arial"/>
                <w:sz w:val="20"/>
                <w:szCs w:val="20"/>
              </w:rPr>
              <w:t>(    ) Juventude (15-29 anos)</w:t>
            </w:r>
          </w:p>
        </w:tc>
        <w:tc>
          <w:tcPr>
            <w:tcW w:w="6062" w:type="dxa"/>
            <w:vAlign w:val="center"/>
          </w:tcPr>
          <w:p w14:paraId="1166A83D" w14:textId="77777777" w:rsidR="002A4E5F" w:rsidRPr="00763382" w:rsidRDefault="002A4E5F" w:rsidP="00C50FCD">
            <w:pPr>
              <w:rPr>
                <w:rFonts w:ascii="Arial" w:eastAsia="Times New Roman" w:hAnsi="Arial" w:cs="Arial"/>
                <w:sz w:val="20"/>
                <w:szCs w:val="20"/>
              </w:rPr>
            </w:pPr>
          </w:p>
        </w:tc>
      </w:tr>
    </w:tbl>
    <w:p w14:paraId="7AC2EBD7" w14:textId="77777777" w:rsidR="002A4E5F" w:rsidRPr="00763382" w:rsidRDefault="002A4E5F" w:rsidP="00C50FCD">
      <w:pPr>
        <w:widowControl w:val="0"/>
        <w:pBdr>
          <w:top w:val="nil"/>
          <w:left w:val="nil"/>
          <w:bottom w:val="nil"/>
          <w:right w:val="nil"/>
          <w:between w:val="nil"/>
        </w:pBdr>
        <w:spacing w:line="360" w:lineRule="auto"/>
        <w:jc w:val="both"/>
        <w:rPr>
          <w:rFonts w:ascii="Arial" w:eastAsia="Times New Roman" w:hAnsi="Arial" w:cs="Arial"/>
          <w:color w:val="000000"/>
          <w:sz w:val="20"/>
          <w:szCs w:val="20"/>
        </w:rPr>
      </w:pPr>
    </w:p>
    <w:p w14:paraId="22DEA146" w14:textId="77777777" w:rsidR="002A4E5F" w:rsidRPr="00763382" w:rsidRDefault="002302B0" w:rsidP="00C50FCD">
      <w:pPr>
        <w:widowControl w:val="0"/>
        <w:numPr>
          <w:ilvl w:val="1"/>
          <w:numId w:val="3"/>
        </w:numPr>
        <w:pBdr>
          <w:top w:val="nil"/>
          <w:left w:val="nil"/>
          <w:bottom w:val="nil"/>
          <w:right w:val="nil"/>
          <w:between w:val="nil"/>
        </w:pBdr>
        <w:spacing w:line="360" w:lineRule="auto"/>
        <w:ind w:left="567" w:hanging="567"/>
        <w:contextualSpacing/>
        <w:jc w:val="both"/>
        <w:rPr>
          <w:rFonts w:ascii="Arial" w:eastAsia="Times New Roman" w:hAnsi="Arial" w:cs="Arial"/>
          <w:color w:val="000000"/>
          <w:sz w:val="20"/>
          <w:szCs w:val="20"/>
        </w:rPr>
      </w:pPr>
      <w:r w:rsidRPr="00763382">
        <w:rPr>
          <w:rFonts w:ascii="Arial" w:eastAsia="Times New Roman" w:hAnsi="Arial" w:cs="Arial"/>
          <w:b/>
          <w:color w:val="000000"/>
          <w:sz w:val="20"/>
          <w:szCs w:val="20"/>
        </w:rPr>
        <w:lastRenderedPageBreak/>
        <w:t>LINHAS DE ATUAÇÃO</w:t>
      </w:r>
    </w:p>
    <w:p w14:paraId="51DDD22C" w14:textId="77777777" w:rsidR="002A4E5F" w:rsidRPr="00763382" w:rsidRDefault="002302B0" w:rsidP="00C50FCD">
      <w:pPr>
        <w:keepNext/>
        <w:keepLines/>
        <w:spacing w:line="360" w:lineRule="auto"/>
        <w:jc w:val="both"/>
        <w:rPr>
          <w:rFonts w:ascii="Arial" w:eastAsia="Times New Roman" w:hAnsi="Arial" w:cs="Arial"/>
          <w:sz w:val="20"/>
          <w:szCs w:val="20"/>
        </w:rPr>
      </w:pPr>
      <w:r w:rsidRPr="00763382">
        <w:rPr>
          <w:rFonts w:ascii="Arial" w:eastAsia="Times New Roman" w:hAnsi="Arial" w:cs="Arial"/>
          <w:b/>
          <w:sz w:val="20"/>
          <w:szCs w:val="20"/>
        </w:rPr>
        <w:t>Linha de atuação prioritária:</w:t>
      </w:r>
    </w:p>
    <w:tbl>
      <w:tblPr>
        <w:tblStyle w:val="19"/>
        <w:tblW w:w="5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
        <w:gridCol w:w="4761"/>
      </w:tblGrid>
      <w:tr w:rsidR="002A4E5F" w:rsidRPr="00763382" w14:paraId="11DE8346" w14:textId="77777777">
        <w:trPr>
          <w:trHeight w:val="380"/>
        </w:trPr>
        <w:tc>
          <w:tcPr>
            <w:tcW w:w="864" w:type="dxa"/>
          </w:tcPr>
          <w:p w14:paraId="45D4B05C" w14:textId="054711A1" w:rsidR="002A4E5F" w:rsidRPr="00763382" w:rsidRDefault="0068481A" w:rsidP="0068481A">
            <w:pPr>
              <w:keepNext/>
              <w:keepLines/>
              <w:widowControl w:val="0"/>
              <w:jc w:val="center"/>
              <w:rPr>
                <w:rFonts w:ascii="Arial" w:eastAsia="Times New Roman" w:hAnsi="Arial" w:cs="Arial"/>
                <w:sz w:val="20"/>
                <w:szCs w:val="20"/>
              </w:rPr>
            </w:pPr>
            <w:r w:rsidRPr="00763382">
              <w:rPr>
                <w:rFonts w:ascii="Arial" w:eastAsia="Times New Roman" w:hAnsi="Arial" w:cs="Arial"/>
                <w:sz w:val="20"/>
                <w:szCs w:val="20"/>
              </w:rPr>
              <w:t>X</w:t>
            </w:r>
          </w:p>
        </w:tc>
        <w:tc>
          <w:tcPr>
            <w:tcW w:w="4761" w:type="dxa"/>
            <w:vAlign w:val="center"/>
          </w:tcPr>
          <w:p w14:paraId="0B7E931D"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 xml:space="preserve">Biodiversidade </w:t>
            </w:r>
          </w:p>
        </w:tc>
      </w:tr>
      <w:tr w:rsidR="002A4E5F" w:rsidRPr="00763382" w14:paraId="3488CEA9" w14:textId="77777777">
        <w:trPr>
          <w:trHeight w:val="380"/>
        </w:trPr>
        <w:tc>
          <w:tcPr>
            <w:tcW w:w="864" w:type="dxa"/>
          </w:tcPr>
          <w:p w14:paraId="205ECFB3" w14:textId="77777777" w:rsidR="002A4E5F" w:rsidRPr="00763382" w:rsidRDefault="002A4E5F" w:rsidP="00C50FCD">
            <w:pPr>
              <w:keepNext/>
              <w:keepLines/>
              <w:widowControl w:val="0"/>
              <w:rPr>
                <w:rFonts w:ascii="Arial" w:eastAsia="Times New Roman" w:hAnsi="Arial" w:cs="Arial"/>
                <w:sz w:val="20"/>
                <w:szCs w:val="20"/>
              </w:rPr>
            </w:pPr>
          </w:p>
        </w:tc>
        <w:tc>
          <w:tcPr>
            <w:tcW w:w="4761" w:type="dxa"/>
            <w:vAlign w:val="center"/>
          </w:tcPr>
          <w:p w14:paraId="7052D380"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 xml:space="preserve">Direitos da Criança e do Adolescente </w:t>
            </w:r>
          </w:p>
        </w:tc>
      </w:tr>
      <w:tr w:rsidR="002A4E5F" w:rsidRPr="00763382" w14:paraId="0F6AFEF3" w14:textId="77777777">
        <w:trPr>
          <w:trHeight w:val="380"/>
        </w:trPr>
        <w:tc>
          <w:tcPr>
            <w:tcW w:w="864" w:type="dxa"/>
          </w:tcPr>
          <w:p w14:paraId="7F6CF84A" w14:textId="77777777" w:rsidR="002A4E5F" w:rsidRPr="00763382" w:rsidRDefault="002A4E5F" w:rsidP="00C50FCD">
            <w:pPr>
              <w:keepNext/>
              <w:keepLines/>
              <w:widowControl w:val="0"/>
              <w:rPr>
                <w:rFonts w:ascii="Arial" w:eastAsia="Times New Roman" w:hAnsi="Arial" w:cs="Arial"/>
                <w:sz w:val="20"/>
                <w:szCs w:val="20"/>
              </w:rPr>
            </w:pPr>
          </w:p>
        </w:tc>
        <w:tc>
          <w:tcPr>
            <w:tcW w:w="4761" w:type="dxa"/>
            <w:vAlign w:val="center"/>
          </w:tcPr>
          <w:p w14:paraId="127E395A"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 xml:space="preserve">Florestas e Clima </w:t>
            </w:r>
          </w:p>
        </w:tc>
      </w:tr>
      <w:tr w:rsidR="002A4E5F" w:rsidRPr="00763382" w14:paraId="081DDB37" w14:textId="77777777">
        <w:trPr>
          <w:trHeight w:val="380"/>
        </w:trPr>
        <w:tc>
          <w:tcPr>
            <w:tcW w:w="864" w:type="dxa"/>
          </w:tcPr>
          <w:p w14:paraId="16C36E2C"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 xml:space="preserve">   </w:t>
            </w:r>
          </w:p>
        </w:tc>
        <w:tc>
          <w:tcPr>
            <w:tcW w:w="4761" w:type="dxa"/>
            <w:vAlign w:val="center"/>
          </w:tcPr>
          <w:p w14:paraId="626642CF"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 xml:space="preserve">Educação </w:t>
            </w:r>
          </w:p>
        </w:tc>
      </w:tr>
      <w:tr w:rsidR="002A4E5F" w:rsidRPr="00763382" w14:paraId="0B355ED4" w14:textId="77777777">
        <w:trPr>
          <w:trHeight w:val="380"/>
        </w:trPr>
        <w:tc>
          <w:tcPr>
            <w:tcW w:w="864" w:type="dxa"/>
          </w:tcPr>
          <w:p w14:paraId="7C6F828D" w14:textId="77777777" w:rsidR="002A4E5F" w:rsidRPr="00763382" w:rsidRDefault="002A4E5F" w:rsidP="00C50FCD">
            <w:pPr>
              <w:keepNext/>
              <w:keepLines/>
              <w:widowControl w:val="0"/>
              <w:rPr>
                <w:rFonts w:ascii="Arial" w:eastAsia="Times New Roman" w:hAnsi="Arial" w:cs="Arial"/>
                <w:sz w:val="20"/>
                <w:szCs w:val="20"/>
              </w:rPr>
            </w:pPr>
          </w:p>
        </w:tc>
        <w:tc>
          <w:tcPr>
            <w:tcW w:w="4761" w:type="dxa"/>
            <w:vAlign w:val="center"/>
          </w:tcPr>
          <w:p w14:paraId="5CF0568E"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Água</w:t>
            </w:r>
          </w:p>
        </w:tc>
      </w:tr>
      <w:tr w:rsidR="002A4E5F" w:rsidRPr="00763382" w14:paraId="6939BF1B" w14:textId="77777777">
        <w:trPr>
          <w:trHeight w:val="400"/>
        </w:trPr>
        <w:tc>
          <w:tcPr>
            <w:tcW w:w="864" w:type="dxa"/>
          </w:tcPr>
          <w:p w14:paraId="1983AB4F" w14:textId="77777777" w:rsidR="002A4E5F" w:rsidRPr="00763382" w:rsidRDefault="002A4E5F" w:rsidP="00C50FCD">
            <w:pPr>
              <w:keepNext/>
              <w:keepLines/>
              <w:widowControl w:val="0"/>
              <w:rPr>
                <w:rFonts w:ascii="Arial" w:eastAsia="Times New Roman" w:hAnsi="Arial" w:cs="Arial"/>
                <w:sz w:val="20"/>
                <w:szCs w:val="20"/>
              </w:rPr>
            </w:pPr>
          </w:p>
        </w:tc>
        <w:tc>
          <w:tcPr>
            <w:tcW w:w="4761" w:type="dxa"/>
            <w:vAlign w:val="center"/>
          </w:tcPr>
          <w:p w14:paraId="6B4FA354"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Esporte</w:t>
            </w:r>
          </w:p>
        </w:tc>
      </w:tr>
    </w:tbl>
    <w:p w14:paraId="676556BB" w14:textId="77777777" w:rsidR="002A4E5F" w:rsidRPr="00763382" w:rsidRDefault="002A4E5F" w:rsidP="00C50FCD">
      <w:pPr>
        <w:keepNext/>
        <w:keepLines/>
        <w:spacing w:line="360" w:lineRule="auto"/>
        <w:jc w:val="both"/>
        <w:rPr>
          <w:rFonts w:ascii="Arial" w:eastAsia="Times New Roman" w:hAnsi="Arial" w:cs="Arial"/>
          <w:sz w:val="20"/>
          <w:szCs w:val="20"/>
        </w:rPr>
      </w:pPr>
    </w:p>
    <w:p w14:paraId="35BD41AA" w14:textId="77777777" w:rsidR="002A4E5F" w:rsidRPr="00763382" w:rsidRDefault="002302B0" w:rsidP="00C50FCD">
      <w:pPr>
        <w:keepNext/>
        <w:keepLines/>
        <w:spacing w:line="360" w:lineRule="auto"/>
        <w:jc w:val="both"/>
        <w:rPr>
          <w:rFonts w:ascii="Arial" w:eastAsia="Times New Roman" w:hAnsi="Arial" w:cs="Arial"/>
          <w:sz w:val="20"/>
          <w:szCs w:val="20"/>
        </w:rPr>
      </w:pPr>
      <w:r w:rsidRPr="00763382">
        <w:rPr>
          <w:rFonts w:ascii="Arial" w:eastAsia="Times New Roman" w:hAnsi="Arial" w:cs="Arial"/>
          <w:b/>
          <w:sz w:val="20"/>
          <w:szCs w:val="20"/>
        </w:rPr>
        <w:t>Linha(s) de atuação secundária(s) (opcional):</w:t>
      </w:r>
    </w:p>
    <w:tbl>
      <w:tblPr>
        <w:tblStyle w:val="18"/>
        <w:tblW w:w="5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0"/>
        <w:gridCol w:w="4800"/>
      </w:tblGrid>
      <w:tr w:rsidR="002A4E5F" w:rsidRPr="00763382" w14:paraId="201D9198" w14:textId="77777777">
        <w:trPr>
          <w:trHeight w:val="360"/>
        </w:trPr>
        <w:tc>
          <w:tcPr>
            <w:tcW w:w="870" w:type="dxa"/>
          </w:tcPr>
          <w:p w14:paraId="388CE8A8" w14:textId="77777777" w:rsidR="002A4E5F" w:rsidRPr="00763382" w:rsidRDefault="002A4E5F" w:rsidP="00C50FCD">
            <w:pPr>
              <w:keepNext/>
              <w:keepLines/>
              <w:widowControl w:val="0"/>
              <w:rPr>
                <w:rFonts w:ascii="Arial" w:eastAsia="Times New Roman" w:hAnsi="Arial" w:cs="Arial"/>
                <w:sz w:val="20"/>
                <w:szCs w:val="20"/>
              </w:rPr>
            </w:pPr>
          </w:p>
        </w:tc>
        <w:tc>
          <w:tcPr>
            <w:tcW w:w="4800" w:type="dxa"/>
            <w:vAlign w:val="center"/>
          </w:tcPr>
          <w:p w14:paraId="10C63CF7"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 xml:space="preserve">Biodiversidade </w:t>
            </w:r>
          </w:p>
        </w:tc>
      </w:tr>
      <w:tr w:rsidR="002A4E5F" w:rsidRPr="00763382" w14:paraId="1F2D5A92" w14:textId="77777777">
        <w:trPr>
          <w:trHeight w:val="360"/>
        </w:trPr>
        <w:tc>
          <w:tcPr>
            <w:tcW w:w="870" w:type="dxa"/>
          </w:tcPr>
          <w:p w14:paraId="29674119" w14:textId="77777777" w:rsidR="002A4E5F" w:rsidRPr="00986C84" w:rsidRDefault="002A4E5F" w:rsidP="00986C84">
            <w:pPr>
              <w:keepNext/>
              <w:keepLines/>
              <w:widowControl w:val="0"/>
              <w:jc w:val="center"/>
              <w:rPr>
                <w:rFonts w:ascii="Arial" w:eastAsia="Times New Roman" w:hAnsi="Arial" w:cs="Arial"/>
                <w:sz w:val="20"/>
                <w:szCs w:val="20"/>
              </w:rPr>
            </w:pPr>
          </w:p>
        </w:tc>
        <w:tc>
          <w:tcPr>
            <w:tcW w:w="4800" w:type="dxa"/>
            <w:vAlign w:val="center"/>
          </w:tcPr>
          <w:p w14:paraId="79391D7E"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 xml:space="preserve">Direitos da Criança e do Adolescente </w:t>
            </w:r>
          </w:p>
        </w:tc>
      </w:tr>
      <w:tr w:rsidR="002A4E5F" w:rsidRPr="00763382" w14:paraId="7F690613" w14:textId="77777777">
        <w:trPr>
          <w:trHeight w:val="360"/>
        </w:trPr>
        <w:tc>
          <w:tcPr>
            <w:tcW w:w="870" w:type="dxa"/>
          </w:tcPr>
          <w:p w14:paraId="29F846D1" w14:textId="42BF99A5" w:rsidR="002A4E5F" w:rsidRPr="00986C84" w:rsidRDefault="002302B0" w:rsidP="00986C84">
            <w:pPr>
              <w:keepNext/>
              <w:keepLines/>
              <w:widowControl w:val="0"/>
              <w:jc w:val="center"/>
              <w:rPr>
                <w:rFonts w:ascii="Arial" w:eastAsia="Times New Roman" w:hAnsi="Arial" w:cs="Arial"/>
                <w:sz w:val="20"/>
                <w:szCs w:val="20"/>
              </w:rPr>
            </w:pPr>
            <w:r w:rsidRPr="00986C84">
              <w:rPr>
                <w:rFonts w:ascii="Arial" w:eastAsia="Times New Roman" w:hAnsi="Arial" w:cs="Arial"/>
                <w:sz w:val="20"/>
                <w:szCs w:val="20"/>
              </w:rPr>
              <w:t>X</w:t>
            </w:r>
          </w:p>
        </w:tc>
        <w:tc>
          <w:tcPr>
            <w:tcW w:w="4800" w:type="dxa"/>
            <w:vAlign w:val="center"/>
          </w:tcPr>
          <w:p w14:paraId="34C1871C"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 xml:space="preserve">Florestas e Clima </w:t>
            </w:r>
          </w:p>
        </w:tc>
      </w:tr>
      <w:tr w:rsidR="002A4E5F" w:rsidRPr="00763382" w14:paraId="1F4F38E9" w14:textId="77777777">
        <w:trPr>
          <w:trHeight w:val="360"/>
        </w:trPr>
        <w:tc>
          <w:tcPr>
            <w:tcW w:w="870" w:type="dxa"/>
          </w:tcPr>
          <w:p w14:paraId="7B1AFCFC" w14:textId="77777777" w:rsidR="002A4E5F" w:rsidRPr="00986C84" w:rsidRDefault="002302B0" w:rsidP="00986C84">
            <w:pPr>
              <w:keepNext/>
              <w:keepLines/>
              <w:widowControl w:val="0"/>
              <w:jc w:val="center"/>
              <w:rPr>
                <w:rFonts w:ascii="Arial" w:eastAsia="Times New Roman" w:hAnsi="Arial" w:cs="Arial"/>
                <w:sz w:val="20"/>
                <w:szCs w:val="20"/>
              </w:rPr>
            </w:pPr>
            <w:r w:rsidRPr="00986C84">
              <w:rPr>
                <w:rFonts w:ascii="Arial" w:eastAsia="Times New Roman" w:hAnsi="Arial" w:cs="Arial"/>
                <w:sz w:val="20"/>
                <w:szCs w:val="20"/>
              </w:rPr>
              <w:t>X</w:t>
            </w:r>
          </w:p>
        </w:tc>
        <w:tc>
          <w:tcPr>
            <w:tcW w:w="4800" w:type="dxa"/>
            <w:vAlign w:val="center"/>
          </w:tcPr>
          <w:p w14:paraId="556859F0"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 xml:space="preserve">Educação </w:t>
            </w:r>
          </w:p>
        </w:tc>
      </w:tr>
      <w:tr w:rsidR="002A4E5F" w:rsidRPr="00763382" w14:paraId="335264D6" w14:textId="77777777">
        <w:trPr>
          <w:trHeight w:val="360"/>
        </w:trPr>
        <w:tc>
          <w:tcPr>
            <w:tcW w:w="870" w:type="dxa"/>
          </w:tcPr>
          <w:p w14:paraId="3D470BA0" w14:textId="77777777" w:rsidR="002A4E5F" w:rsidRPr="00986C84" w:rsidRDefault="002A4E5F" w:rsidP="00986C84">
            <w:pPr>
              <w:keepNext/>
              <w:keepLines/>
              <w:widowControl w:val="0"/>
              <w:jc w:val="center"/>
              <w:rPr>
                <w:rFonts w:ascii="Arial" w:eastAsia="Times New Roman" w:hAnsi="Arial" w:cs="Arial"/>
                <w:sz w:val="20"/>
                <w:szCs w:val="20"/>
              </w:rPr>
            </w:pPr>
          </w:p>
        </w:tc>
        <w:tc>
          <w:tcPr>
            <w:tcW w:w="4800" w:type="dxa"/>
            <w:vAlign w:val="center"/>
          </w:tcPr>
          <w:p w14:paraId="6995CFD1"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Água</w:t>
            </w:r>
          </w:p>
        </w:tc>
      </w:tr>
      <w:tr w:rsidR="002A4E5F" w:rsidRPr="00763382" w14:paraId="07839602" w14:textId="77777777">
        <w:trPr>
          <w:trHeight w:val="360"/>
        </w:trPr>
        <w:tc>
          <w:tcPr>
            <w:tcW w:w="870" w:type="dxa"/>
          </w:tcPr>
          <w:p w14:paraId="7AF32C65" w14:textId="77777777" w:rsidR="002A4E5F" w:rsidRPr="00763382" w:rsidRDefault="002A4E5F" w:rsidP="00C50FCD">
            <w:pPr>
              <w:keepNext/>
              <w:keepLines/>
              <w:widowControl w:val="0"/>
              <w:rPr>
                <w:rFonts w:ascii="Arial" w:eastAsia="Times New Roman" w:hAnsi="Arial" w:cs="Arial"/>
                <w:sz w:val="20"/>
                <w:szCs w:val="20"/>
              </w:rPr>
            </w:pPr>
          </w:p>
        </w:tc>
        <w:tc>
          <w:tcPr>
            <w:tcW w:w="4800" w:type="dxa"/>
            <w:vAlign w:val="center"/>
          </w:tcPr>
          <w:p w14:paraId="5DFB29E8" w14:textId="77777777" w:rsidR="002A4E5F" w:rsidRPr="00763382" w:rsidRDefault="002302B0" w:rsidP="00C50FCD">
            <w:pPr>
              <w:keepNext/>
              <w:keepLines/>
              <w:widowControl w:val="0"/>
              <w:rPr>
                <w:rFonts w:ascii="Arial" w:eastAsia="Times New Roman" w:hAnsi="Arial" w:cs="Arial"/>
                <w:sz w:val="20"/>
                <w:szCs w:val="20"/>
              </w:rPr>
            </w:pPr>
            <w:r w:rsidRPr="00763382">
              <w:rPr>
                <w:rFonts w:ascii="Arial" w:eastAsia="Times New Roman" w:hAnsi="Arial" w:cs="Arial"/>
                <w:sz w:val="20"/>
                <w:szCs w:val="20"/>
              </w:rPr>
              <w:t>Esporte</w:t>
            </w:r>
          </w:p>
        </w:tc>
      </w:tr>
    </w:tbl>
    <w:p w14:paraId="5E1E6D58" w14:textId="77777777" w:rsidR="002A4E5F" w:rsidRPr="00763382" w:rsidRDefault="002A4E5F" w:rsidP="00C50FCD">
      <w:pPr>
        <w:widowControl w:val="0"/>
        <w:spacing w:line="360" w:lineRule="auto"/>
        <w:ind w:left="567"/>
        <w:jc w:val="both"/>
        <w:rPr>
          <w:rFonts w:ascii="Arial" w:eastAsia="Times New Roman" w:hAnsi="Arial" w:cs="Arial"/>
          <w:sz w:val="20"/>
          <w:szCs w:val="20"/>
        </w:rPr>
      </w:pPr>
    </w:p>
    <w:p w14:paraId="50559FA9" w14:textId="77777777" w:rsidR="002A4E5F" w:rsidRPr="00763382" w:rsidRDefault="002302B0" w:rsidP="00ED1C76">
      <w:pPr>
        <w:widowControl w:val="0"/>
        <w:numPr>
          <w:ilvl w:val="1"/>
          <w:numId w:val="3"/>
        </w:numPr>
        <w:spacing w:line="360" w:lineRule="auto"/>
        <w:ind w:left="567" w:hanging="567"/>
        <w:jc w:val="both"/>
        <w:rPr>
          <w:rFonts w:ascii="Arial" w:eastAsia="Times New Roman" w:hAnsi="Arial" w:cs="Arial"/>
          <w:sz w:val="20"/>
          <w:szCs w:val="20"/>
        </w:rPr>
      </w:pPr>
      <w:r w:rsidRPr="00763382">
        <w:rPr>
          <w:rFonts w:ascii="Arial" w:eastAsia="Times New Roman" w:hAnsi="Arial" w:cs="Arial"/>
          <w:b/>
          <w:sz w:val="20"/>
          <w:szCs w:val="20"/>
        </w:rPr>
        <w:t>TEMAS TRANSVERSAIS</w:t>
      </w:r>
    </w:p>
    <w:tbl>
      <w:tblPr>
        <w:tblStyle w:val="17"/>
        <w:tblW w:w="95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8"/>
        <w:gridCol w:w="4678"/>
        <w:gridCol w:w="4313"/>
      </w:tblGrid>
      <w:tr w:rsidR="002A4E5F" w:rsidRPr="00763382" w14:paraId="2922F934" w14:textId="77777777" w:rsidTr="00ED1C76">
        <w:trPr>
          <w:trHeight w:val="460"/>
        </w:trPr>
        <w:tc>
          <w:tcPr>
            <w:tcW w:w="5226" w:type="dxa"/>
            <w:gridSpan w:val="2"/>
            <w:tcBorders>
              <w:bottom w:val="single" w:sz="4" w:space="0" w:color="000000"/>
            </w:tcBorders>
            <w:shd w:val="clear" w:color="auto" w:fill="C0C0C0"/>
            <w:vAlign w:val="center"/>
          </w:tcPr>
          <w:p w14:paraId="7FDAF64D" w14:textId="77777777" w:rsidR="002A4E5F" w:rsidRPr="00763382" w:rsidRDefault="002302B0" w:rsidP="00C50FCD">
            <w:pPr>
              <w:rPr>
                <w:rFonts w:ascii="Arial" w:eastAsia="Times New Roman" w:hAnsi="Arial" w:cs="Arial"/>
                <w:color w:val="333333"/>
                <w:sz w:val="20"/>
                <w:szCs w:val="20"/>
              </w:rPr>
            </w:pPr>
            <w:r w:rsidRPr="00763382">
              <w:rPr>
                <w:rFonts w:ascii="Arial" w:eastAsia="Times New Roman" w:hAnsi="Arial" w:cs="Arial"/>
                <w:b/>
                <w:sz w:val="20"/>
                <w:szCs w:val="20"/>
              </w:rPr>
              <w:t>Temas Transversais</w:t>
            </w:r>
          </w:p>
        </w:tc>
        <w:tc>
          <w:tcPr>
            <w:tcW w:w="4313" w:type="dxa"/>
            <w:tcBorders>
              <w:bottom w:val="single" w:sz="4" w:space="0" w:color="000000"/>
            </w:tcBorders>
            <w:shd w:val="clear" w:color="auto" w:fill="C0C0C0"/>
            <w:vAlign w:val="center"/>
          </w:tcPr>
          <w:p w14:paraId="0E27D4FF"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b/>
                <w:sz w:val="20"/>
                <w:szCs w:val="20"/>
              </w:rPr>
              <w:t>Atividades previstas</w:t>
            </w:r>
          </w:p>
        </w:tc>
      </w:tr>
      <w:tr w:rsidR="002A4E5F" w:rsidRPr="00763382" w14:paraId="081F0B4C" w14:textId="77777777" w:rsidTr="00ED1C76">
        <w:trPr>
          <w:trHeight w:val="1680"/>
        </w:trPr>
        <w:tc>
          <w:tcPr>
            <w:tcW w:w="548" w:type="dxa"/>
            <w:vAlign w:val="center"/>
          </w:tcPr>
          <w:p w14:paraId="3DBF0D11"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sz w:val="20"/>
                <w:szCs w:val="20"/>
              </w:rPr>
              <w:t>1</w:t>
            </w:r>
          </w:p>
        </w:tc>
        <w:tc>
          <w:tcPr>
            <w:tcW w:w="4678" w:type="dxa"/>
            <w:vAlign w:val="center"/>
          </w:tcPr>
          <w:p w14:paraId="65652276" w14:textId="77777777" w:rsidR="002A4E5F" w:rsidRPr="00763382" w:rsidRDefault="002302B0" w:rsidP="00C50FCD">
            <w:pPr>
              <w:rPr>
                <w:rFonts w:ascii="Arial" w:eastAsia="Times New Roman" w:hAnsi="Arial" w:cs="Arial"/>
                <w:color w:val="000000"/>
                <w:sz w:val="20"/>
                <w:szCs w:val="20"/>
              </w:rPr>
            </w:pPr>
            <w:r w:rsidRPr="00763382">
              <w:rPr>
                <w:rFonts w:ascii="Arial" w:eastAsia="Times New Roman" w:hAnsi="Arial" w:cs="Arial"/>
                <w:color w:val="000000"/>
                <w:sz w:val="20"/>
                <w:szCs w:val="20"/>
              </w:rPr>
              <w:t>RESPEITO AOS DIREITOS HUMANOS E COMBATE À DISCRIMINAÇÃO (ESPECIFICAR ABAIXO)</w:t>
            </w:r>
          </w:p>
          <w:p w14:paraId="73E7E82C" w14:textId="77777777" w:rsidR="002A4E5F" w:rsidRPr="00763382" w:rsidRDefault="002302B0" w:rsidP="00C50FCD">
            <w:pPr>
              <w:rPr>
                <w:rFonts w:ascii="Arial" w:eastAsia="Times New Roman" w:hAnsi="Arial" w:cs="Arial"/>
                <w:color w:val="000000"/>
                <w:sz w:val="20"/>
                <w:szCs w:val="20"/>
              </w:rPr>
            </w:pPr>
            <w:r w:rsidRPr="00763382">
              <w:rPr>
                <w:rFonts w:ascii="Arial" w:eastAsia="Times New Roman" w:hAnsi="Arial" w:cs="Arial"/>
                <w:color w:val="000000"/>
                <w:sz w:val="20"/>
                <w:szCs w:val="20"/>
              </w:rPr>
              <w:t>(  ) EQUIDADE DE GÊNERO,</w:t>
            </w:r>
          </w:p>
          <w:p w14:paraId="22C2E1FD" w14:textId="77777777" w:rsidR="002A4E5F" w:rsidRPr="00763382" w:rsidRDefault="002302B0" w:rsidP="00C50FCD">
            <w:pPr>
              <w:rPr>
                <w:rFonts w:ascii="Arial" w:eastAsia="Times New Roman" w:hAnsi="Arial" w:cs="Arial"/>
                <w:color w:val="000000"/>
                <w:sz w:val="20"/>
                <w:szCs w:val="20"/>
              </w:rPr>
            </w:pPr>
            <w:r w:rsidRPr="00763382">
              <w:rPr>
                <w:rFonts w:ascii="Arial" w:eastAsia="Times New Roman" w:hAnsi="Arial" w:cs="Arial"/>
                <w:color w:val="000000"/>
                <w:sz w:val="20"/>
                <w:szCs w:val="20"/>
              </w:rPr>
              <w:t>(  ) IGUALDADE ÉTNICO-RACIAL</w:t>
            </w:r>
          </w:p>
          <w:p w14:paraId="29646015"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color w:val="000000"/>
                <w:sz w:val="20"/>
                <w:szCs w:val="20"/>
              </w:rPr>
              <w:t>(  ) INCLUSÃO DE PESSOAS COM DEFICIÊNCIA</w:t>
            </w:r>
          </w:p>
        </w:tc>
        <w:tc>
          <w:tcPr>
            <w:tcW w:w="4313" w:type="dxa"/>
            <w:vAlign w:val="center"/>
          </w:tcPr>
          <w:p w14:paraId="0AC6CFD0" w14:textId="77777777" w:rsidR="002A4E5F" w:rsidRPr="00763382" w:rsidRDefault="002A4E5F" w:rsidP="00ED1C76">
            <w:pPr>
              <w:jc w:val="both"/>
              <w:rPr>
                <w:rFonts w:ascii="Arial" w:eastAsia="Times New Roman" w:hAnsi="Arial" w:cs="Arial"/>
                <w:sz w:val="20"/>
                <w:szCs w:val="20"/>
              </w:rPr>
            </w:pPr>
          </w:p>
        </w:tc>
      </w:tr>
      <w:tr w:rsidR="002A4E5F" w:rsidRPr="00763382" w14:paraId="23A857A8" w14:textId="77777777" w:rsidTr="00ED1C76">
        <w:trPr>
          <w:trHeight w:val="760"/>
        </w:trPr>
        <w:tc>
          <w:tcPr>
            <w:tcW w:w="548" w:type="dxa"/>
            <w:vAlign w:val="center"/>
          </w:tcPr>
          <w:p w14:paraId="2A0126F2"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sz w:val="20"/>
                <w:szCs w:val="20"/>
              </w:rPr>
              <w:t>2</w:t>
            </w:r>
          </w:p>
        </w:tc>
        <w:tc>
          <w:tcPr>
            <w:tcW w:w="4678" w:type="dxa"/>
            <w:vAlign w:val="center"/>
          </w:tcPr>
          <w:p w14:paraId="093FDE92"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color w:val="000000"/>
                <w:sz w:val="20"/>
                <w:szCs w:val="20"/>
              </w:rPr>
              <w:t>PROMOÇÃO DA ÉTICA, INTEGRIDADE E TRANSPARÊNCIA</w:t>
            </w:r>
          </w:p>
        </w:tc>
        <w:tc>
          <w:tcPr>
            <w:tcW w:w="4313" w:type="dxa"/>
            <w:vAlign w:val="center"/>
          </w:tcPr>
          <w:p w14:paraId="724A338B" w14:textId="5B0EE0CB" w:rsidR="002A4E5F" w:rsidRPr="00763382" w:rsidRDefault="002302B0" w:rsidP="007A3E8A">
            <w:pPr>
              <w:jc w:val="both"/>
              <w:rPr>
                <w:rFonts w:ascii="Arial" w:eastAsia="Times New Roman" w:hAnsi="Arial" w:cs="Arial"/>
                <w:sz w:val="20"/>
                <w:szCs w:val="20"/>
              </w:rPr>
            </w:pPr>
            <w:r w:rsidRPr="00763382">
              <w:rPr>
                <w:rFonts w:ascii="Arial" w:eastAsia="Times New Roman" w:hAnsi="Arial" w:cs="Arial"/>
                <w:sz w:val="20"/>
                <w:szCs w:val="20"/>
              </w:rPr>
              <w:t>Todas as etapas do projeto e os resultados serão divulgados através de diversos meios de comunicação, sites e mídia social, sempre prezando pela ética e transparência</w:t>
            </w:r>
            <w:r w:rsidR="007A3E8A">
              <w:rPr>
                <w:rFonts w:ascii="Arial" w:eastAsia="Times New Roman" w:hAnsi="Arial" w:cs="Arial"/>
                <w:sz w:val="20"/>
                <w:szCs w:val="20"/>
              </w:rPr>
              <w:t>. Haverá a</w:t>
            </w:r>
            <w:r w:rsidRPr="00763382">
              <w:rPr>
                <w:rFonts w:ascii="Arial" w:eastAsia="Times New Roman" w:hAnsi="Arial" w:cs="Arial"/>
                <w:sz w:val="20"/>
                <w:szCs w:val="20"/>
              </w:rPr>
              <w:t xml:space="preserve"> comunicação prévia com a Petrobras, para que sejam realizadas divulgações que estejam de acordo com as normas da empresa. Os protocolos desenvolvidos e resultados obtidos </w:t>
            </w:r>
            <w:r w:rsidR="007A3E8A">
              <w:rPr>
                <w:rFonts w:ascii="Arial" w:eastAsia="Times New Roman" w:hAnsi="Arial" w:cs="Arial"/>
                <w:sz w:val="20"/>
                <w:szCs w:val="20"/>
              </w:rPr>
              <w:t xml:space="preserve">com a </w:t>
            </w:r>
            <w:r w:rsidRPr="00763382">
              <w:rPr>
                <w:rFonts w:ascii="Arial" w:eastAsia="Times New Roman" w:hAnsi="Arial" w:cs="Arial"/>
                <w:sz w:val="20"/>
                <w:szCs w:val="20"/>
              </w:rPr>
              <w:t>pesquisa</w:t>
            </w:r>
            <w:r w:rsidR="007A3E8A">
              <w:rPr>
                <w:rFonts w:ascii="Arial" w:eastAsia="Times New Roman" w:hAnsi="Arial" w:cs="Arial"/>
                <w:sz w:val="20"/>
                <w:szCs w:val="20"/>
              </w:rPr>
              <w:t>,</w:t>
            </w:r>
            <w:r w:rsidRPr="00763382">
              <w:rPr>
                <w:rFonts w:ascii="Arial" w:eastAsia="Times New Roman" w:hAnsi="Arial" w:cs="Arial"/>
                <w:sz w:val="20"/>
                <w:szCs w:val="20"/>
              </w:rPr>
              <w:t xml:space="preserve"> educação ambiental </w:t>
            </w:r>
            <w:r w:rsidR="007A3E8A">
              <w:rPr>
                <w:rFonts w:ascii="Arial" w:eastAsia="Times New Roman" w:hAnsi="Arial" w:cs="Arial"/>
                <w:sz w:val="20"/>
                <w:szCs w:val="20"/>
              </w:rPr>
              <w:t xml:space="preserve">e </w:t>
            </w:r>
            <w:r w:rsidRPr="00763382">
              <w:rPr>
                <w:rFonts w:ascii="Arial" w:eastAsia="Times New Roman" w:hAnsi="Arial" w:cs="Arial"/>
                <w:sz w:val="20"/>
                <w:szCs w:val="20"/>
              </w:rPr>
              <w:t xml:space="preserve">as publicações, serão abertos para que todos tenham acesso, estimulando a ciência aberta (“Open Science”). </w:t>
            </w:r>
            <w:r w:rsidR="007A3E8A">
              <w:rPr>
                <w:rFonts w:ascii="Arial" w:eastAsia="Times New Roman" w:hAnsi="Arial" w:cs="Arial"/>
                <w:sz w:val="20"/>
                <w:szCs w:val="20"/>
              </w:rPr>
              <w:t>A ética será priorizada nas</w:t>
            </w:r>
            <w:r w:rsidRPr="00763382">
              <w:rPr>
                <w:rFonts w:ascii="Arial" w:eastAsia="Times New Roman" w:hAnsi="Arial" w:cs="Arial"/>
                <w:sz w:val="20"/>
                <w:szCs w:val="20"/>
              </w:rPr>
              <w:t xml:space="preserve"> relaç</w:t>
            </w:r>
            <w:r w:rsidR="007A3E8A">
              <w:rPr>
                <w:rFonts w:ascii="Arial" w:eastAsia="Times New Roman" w:hAnsi="Arial" w:cs="Arial"/>
                <w:sz w:val="20"/>
                <w:szCs w:val="20"/>
              </w:rPr>
              <w:t>ões</w:t>
            </w:r>
            <w:r w:rsidRPr="00763382">
              <w:rPr>
                <w:rFonts w:ascii="Arial" w:eastAsia="Times New Roman" w:hAnsi="Arial" w:cs="Arial"/>
                <w:sz w:val="20"/>
                <w:szCs w:val="20"/>
              </w:rPr>
              <w:t xml:space="preserve"> com </w:t>
            </w:r>
            <w:r w:rsidR="007A3E8A">
              <w:rPr>
                <w:rFonts w:ascii="Arial" w:eastAsia="Times New Roman" w:hAnsi="Arial" w:cs="Arial"/>
                <w:sz w:val="20"/>
                <w:szCs w:val="20"/>
              </w:rPr>
              <w:t xml:space="preserve">as </w:t>
            </w:r>
            <w:r w:rsidRPr="00763382">
              <w:rPr>
                <w:rFonts w:ascii="Arial" w:eastAsia="Times New Roman" w:hAnsi="Arial" w:cs="Arial"/>
                <w:sz w:val="20"/>
                <w:szCs w:val="20"/>
              </w:rPr>
              <w:t xml:space="preserve">comunidades locais, bem como </w:t>
            </w:r>
            <w:r w:rsidR="007A3E8A">
              <w:rPr>
                <w:rFonts w:ascii="Arial" w:eastAsia="Times New Roman" w:hAnsi="Arial" w:cs="Arial"/>
                <w:sz w:val="20"/>
                <w:szCs w:val="20"/>
              </w:rPr>
              <w:t>o</w:t>
            </w:r>
            <w:r w:rsidRPr="00763382">
              <w:rPr>
                <w:rFonts w:ascii="Arial" w:eastAsia="Times New Roman" w:hAnsi="Arial" w:cs="Arial"/>
                <w:sz w:val="20"/>
                <w:szCs w:val="20"/>
              </w:rPr>
              <w:t xml:space="preserve"> respeito e valorização cultura</w:t>
            </w:r>
            <w:r w:rsidR="007A3E8A">
              <w:rPr>
                <w:rFonts w:ascii="Arial" w:eastAsia="Times New Roman" w:hAnsi="Arial" w:cs="Arial"/>
                <w:sz w:val="20"/>
                <w:szCs w:val="20"/>
              </w:rPr>
              <w:t>l,</w:t>
            </w:r>
            <w:r w:rsidRPr="00763382">
              <w:rPr>
                <w:rFonts w:ascii="Arial" w:eastAsia="Times New Roman" w:hAnsi="Arial" w:cs="Arial"/>
                <w:sz w:val="20"/>
                <w:szCs w:val="20"/>
              </w:rPr>
              <w:t xml:space="preserve"> fazem parte de nossos objetivos. Da mesma forma</w:t>
            </w:r>
            <w:r w:rsidR="007A3E8A">
              <w:rPr>
                <w:rFonts w:ascii="Arial" w:eastAsia="Times New Roman" w:hAnsi="Arial" w:cs="Arial"/>
                <w:sz w:val="20"/>
                <w:szCs w:val="20"/>
              </w:rPr>
              <w:t>,</w:t>
            </w:r>
            <w:r w:rsidRPr="00763382">
              <w:rPr>
                <w:rFonts w:ascii="Arial" w:eastAsia="Times New Roman" w:hAnsi="Arial" w:cs="Arial"/>
                <w:sz w:val="20"/>
                <w:szCs w:val="20"/>
              </w:rPr>
              <w:t xml:space="preserve"> todos os gastos relacionados ao projeto serão devidamente comprovados e realizados com ética e transparência</w:t>
            </w:r>
            <w:r w:rsidRPr="00763382">
              <w:rPr>
                <w:rFonts w:ascii="Arial" w:eastAsia="Times New Roman" w:hAnsi="Arial" w:cs="Arial"/>
                <w:sz w:val="20"/>
                <w:szCs w:val="20"/>
              </w:rPr>
              <w:t xml:space="preserve">. </w:t>
            </w:r>
          </w:p>
        </w:tc>
      </w:tr>
      <w:tr w:rsidR="002A4E5F" w:rsidRPr="00763382" w14:paraId="0B490825" w14:textId="77777777" w:rsidTr="00ED1C76">
        <w:trPr>
          <w:trHeight w:val="760"/>
        </w:trPr>
        <w:tc>
          <w:tcPr>
            <w:tcW w:w="548" w:type="dxa"/>
            <w:vAlign w:val="center"/>
          </w:tcPr>
          <w:p w14:paraId="0C377AC3"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sz w:val="20"/>
                <w:szCs w:val="20"/>
              </w:rPr>
              <w:lastRenderedPageBreak/>
              <w:t>3</w:t>
            </w:r>
          </w:p>
        </w:tc>
        <w:tc>
          <w:tcPr>
            <w:tcW w:w="4678" w:type="dxa"/>
            <w:vAlign w:val="center"/>
          </w:tcPr>
          <w:p w14:paraId="476D3D31"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color w:val="000000"/>
                <w:sz w:val="20"/>
                <w:szCs w:val="20"/>
              </w:rPr>
              <w:t>DISSEMINAÇÃO DOS OBJETIVOS DE DESENVOLVIMENTO SUSTENTÁVEL (ODS)</w:t>
            </w:r>
          </w:p>
        </w:tc>
        <w:tc>
          <w:tcPr>
            <w:tcW w:w="4313" w:type="dxa"/>
            <w:vAlign w:val="center"/>
          </w:tcPr>
          <w:p w14:paraId="44D15D0A" w14:textId="1E27E21B" w:rsidR="002A4E5F" w:rsidRPr="00763382" w:rsidRDefault="002302B0" w:rsidP="00ED1C76">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Serão trabalhadas nas ações de sensibilização, comunicação e educação ambiental, os objetivos </w:t>
            </w:r>
            <w:r w:rsidR="006D0CE6" w:rsidRPr="00763382">
              <w:rPr>
                <w:rFonts w:ascii="Arial" w:eastAsia="Times New Roman" w:hAnsi="Arial" w:cs="Arial"/>
                <w:color w:val="000000"/>
                <w:sz w:val="20"/>
                <w:szCs w:val="20"/>
              </w:rPr>
              <w:t xml:space="preserve">13 (tomar medidas urgentes para combater a mudança climática e seus impactos) da ODS e </w:t>
            </w:r>
            <w:r w:rsidRPr="00763382">
              <w:rPr>
                <w:rFonts w:ascii="Arial" w:eastAsia="Times New Roman" w:hAnsi="Arial" w:cs="Arial"/>
                <w:color w:val="000000"/>
                <w:sz w:val="20"/>
                <w:szCs w:val="20"/>
              </w:rPr>
              <w:t>14 (conservação e uso sustentável dos oceanos, dos mares e dos recursos m</w:t>
            </w:r>
            <w:r w:rsidR="006D0CE6" w:rsidRPr="00763382">
              <w:rPr>
                <w:rFonts w:ascii="Arial" w:eastAsia="Times New Roman" w:hAnsi="Arial" w:cs="Arial"/>
                <w:color w:val="000000"/>
                <w:sz w:val="20"/>
                <w:szCs w:val="20"/>
              </w:rPr>
              <w:t>arinhos para o desenvolvimento).</w:t>
            </w:r>
          </w:p>
          <w:p w14:paraId="2EEB131D" w14:textId="77777777" w:rsidR="002A4E5F" w:rsidRPr="00763382" w:rsidRDefault="002A4E5F" w:rsidP="00ED1C76">
            <w:pPr>
              <w:jc w:val="both"/>
              <w:rPr>
                <w:rFonts w:ascii="Arial" w:eastAsia="Times New Roman" w:hAnsi="Arial" w:cs="Arial"/>
                <w:sz w:val="20"/>
                <w:szCs w:val="20"/>
              </w:rPr>
            </w:pPr>
          </w:p>
        </w:tc>
      </w:tr>
      <w:tr w:rsidR="002A4E5F" w:rsidRPr="00763382" w14:paraId="120AD667" w14:textId="77777777" w:rsidTr="00ED1C76">
        <w:trPr>
          <w:trHeight w:val="860"/>
        </w:trPr>
        <w:tc>
          <w:tcPr>
            <w:tcW w:w="548" w:type="dxa"/>
            <w:vAlign w:val="center"/>
          </w:tcPr>
          <w:p w14:paraId="0BCA274C"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sz w:val="20"/>
                <w:szCs w:val="20"/>
              </w:rPr>
              <w:t>4</w:t>
            </w:r>
          </w:p>
        </w:tc>
        <w:tc>
          <w:tcPr>
            <w:tcW w:w="4678" w:type="dxa"/>
            <w:vAlign w:val="center"/>
          </w:tcPr>
          <w:p w14:paraId="65523665"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color w:val="000000"/>
                <w:sz w:val="20"/>
                <w:szCs w:val="20"/>
              </w:rPr>
              <w:t>DESENVOLVIMENTO E DIFUSÃO DA CIÊNCIA E TECNOLOGIA</w:t>
            </w:r>
          </w:p>
        </w:tc>
        <w:tc>
          <w:tcPr>
            <w:tcW w:w="4313" w:type="dxa"/>
            <w:vAlign w:val="center"/>
          </w:tcPr>
          <w:p w14:paraId="1DFDABD7" w14:textId="4C3039D5" w:rsidR="002A4E5F" w:rsidRPr="00763382" w:rsidRDefault="002302B0" w:rsidP="00ED1C76">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Implantação de fazenda de corais comunitária, com pesquisas em Biotecnologia voltadas para ampliar a resistência e resiliência dos corais. A pesquisa será feita com a participação da comunidade e de forma colaborativa. Os resultados serão divulgados em ações de sensibilização e educação ambiental e através de sites, imprensa e mídia social, sempre atendendo os critérios de aprovação prévia da Petrobras</w:t>
            </w:r>
            <w:r w:rsidR="007A3E8A">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w:t>
            </w:r>
          </w:p>
          <w:p w14:paraId="27B62735" w14:textId="77777777" w:rsidR="002A4E5F" w:rsidRPr="00763382" w:rsidRDefault="002A4E5F" w:rsidP="00ED1C76">
            <w:pPr>
              <w:jc w:val="both"/>
              <w:rPr>
                <w:rFonts w:ascii="Arial" w:eastAsia="Times New Roman" w:hAnsi="Arial" w:cs="Arial"/>
                <w:sz w:val="20"/>
                <w:szCs w:val="20"/>
              </w:rPr>
            </w:pPr>
          </w:p>
        </w:tc>
      </w:tr>
      <w:tr w:rsidR="002A4E5F" w:rsidRPr="00763382" w14:paraId="5F870348" w14:textId="77777777" w:rsidTr="00ED1C76">
        <w:trPr>
          <w:trHeight w:val="1880"/>
        </w:trPr>
        <w:tc>
          <w:tcPr>
            <w:tcW w:w="548" w:type="dxa"/>
            <w:tcBorders>
              <w:top w:val="single" w:sz="4" w:space="0" w:color="000000"/>
              <w:left w:val="single" w:sz="4" w:space="0" w:color="000000"/>
              <w:bottom w:val="single" w:sz="4" w:space="0" w:color="000000"/>
              <w:right w:val="single" w:sz="4" w:space="0" w:color="000000"/>
            </w:tcBorders>
            <w:vAlign w:val="center"/>
          </w:tcPr>
          <w:p w14:paraId="44CFDF18" w14:textId="77777777" w:rsidR="002A4E5F" w:rsidRPr="00763382" w:rsidRDefault="002302B0" w:rsidP="00C50FCD">
            <w:pPr>
              <w:rPr>
                <w:rFonts w:ascii="Arial" w:eastAsia="Times New Roman" w:hAnsi="Arial" w:cs="Arial"/>
                <w:sz w:val="20"/>
                <w:szCs w:val="20"/>
              </w:rPr>
            </w:pPr>
            <w:r w:rsidRPr="00763382">
              <w:rPr>
                <w:rFonts w:ascii="Arial" w:eastAsia="Times New Roman" w:hAnsi="Arial" w:cs="Arial"/>
                <w:sz w:val="20"/>
                <w:szCs w:val="20"/>
              </w:rPr>
              <w:t>5</w:t>
            </w:r>
          </w:p>
        </w:tc>
        <w:tc>
          <w:tcPr>
            <w:tcW w:w="4678" w:type="dxa"/>
            <w:tcBorders>
              <w:top w:val="single" w:sz="4" w:space="0" w:color="000000"/>
              <w:left w:val="single" w:sz="4" w:space="0" w:color="000000"/>
              <w:bottom w:val="single" w:sz="4" w:space="0" w:color="000000"/>
              <w:right w:val="single" w:sz="4" w:space="0" w:color="000000"/>
            </w:tcBorders>
            <w:vAlign w:val="center"/>
          </w:tcPr>
          <w:p w14:paraId="75AE85F7" w14:textId="77777777" w:rsidR="002A4E5F" w:rsidRPr="00763382" w:rsidRDefault="002302B0" w:rsidP="00C50FCD">
            <w:pPr>
              <w:rPr>
                <w:rFonts w:ascii="Arial" w:eastAsia="Times New Roman" w:hAnsi="Arial" w:cs="Arial"/>
                <w:color w:val="000000"/>
                <w:sz w:val="20"/>
                <w:szCs w:val="20"/>
              </w:rPr>
            </w:pPr>
            <w:r w:rsidRPr="00763382">
              <w:rPr>
                <w:rFonts w:ascii="Arial" w:eastAsia="Times New Roman" w:hAnsi="Arial" w:cs="Arial"/>
                <w:smallCaps/>
                <w:color w:val="000000"/>
                <w:sz w:val="20"/>
                <w:szCs w:val="20"/>
              </w:rPr>
              <w:t>PROMOÇÃO DE MEDIDAS ECOEFICIENTES</w:t>
            </w:r>
          </w:p>
        </w:tc>
        <w:tc>
          <w:tcPr>
            <w:tcW w:w="4313" w:type="dxa"/>
            <w:tcBorders>
              <w:top w:val="single" w:sz="4" w:space="0" w:color="000000"/>
              <w:left w:val="single" w:sz="4" w:space="0" w:color="000000"/>
              <w:bottom w:val="single" w:sz="4" w:space="0" w:color="000000"/>
              <w:right w:val="single" w:sz="4" w:space="0" w:color="000000"/>
            </w:tcBorders>
            <w:vAlign w:val="center"/>
          </w:tcPr>
          <w:p w14:paraId="4356444C" w14:textId="5F725693" w:rsidR="002A4E5F" w:rsidRPr="00763382" w:rsidRDefault="002302B0" w:rsidP="00D10EBE">
            <w:pPr>
              <w:jc w:val="both"/>
              <w:rPr>
                <w:rFonts w:ascii="Arial" w:eastAsia="Times New Roman" w:hAnsi="Arial" w:cs="Arial"/>
                <w:sz w:val="20"/>
                <w:szCs w:val="20"/>
              </w:rPr>
            </w:pPr>
            <w:r w:rsidRPr="00763382">
              <w:rPr>
                <w:rFonts w:ascii="Arial" w:eastAsia="Times New Roman" w:hAnsi="Arial" w:cs="Arial"/>
                <w:sz w:val="20"/>
                <w:szCs w:val="20"/>
              </w:rPr>
              <w:t>Implementação de medidas sócio-educacionais através de ações ecoeficientes com a oficina de reciclagem com produtos que impactam o ambiente marinho</w:t>
            </w:r>
            <w:r w:rsidR="00D10EBE">
              <w:rPr>
                <w:rFonts w:ascii="Arial" w:eastAsia="Times New Roman" w:hAnsi="Arial" w:cs="Arial"/>
                <w:sz w:val="20"/>
                <w:szCs w:val="20"/>
              </w:rPr>
              <w:t>.</w:t>
            </w:r>
            <w:r w:rsidR="008852E2">
              <w:rPr>
                <w:rFonts w:ascii="Arial" w:eastAsia="Times New Roman" w:hAnsi="Arial" w:cs="Arial"/>
                <w:sz w:val="20"/>
                <w:szCs w:val="20"/>
              </w:rPr>
              <w:t xml:space="preserve"> </w:t>
            </w:r>
            <w:r w:rsidR="00D10EBE">
              <w:rPr>
                <w:rFonts w:ascii="Arial" w:eastAsia="Times New Roman" w:hAnsi="Arial" w:cs="Arial"/>
                <w:sz w:val="20"/>
                <w:szCs w:val="20"/>
              </w:rPr>
              <w:t>R</w:t>
            </w:r>
            <w:r w:rsidRPr="00763382">
              <w:rPr>
                <w:rFonts w:ascii="Arial" w:eastAsia="Times New Roman" w:hAnsi="Arial" w:cs="Arial"/>
                <w:sz w:val="20"/>
                <w:szCs w:val="20"/>
              </w:rPr>
              <w:t xml:space="preserve">ealização de ações de mutirão para a limpeza das praias junto à comunidade, discutindo de forma didática, dinâmica e informativa </w:t>
            </w:r>
            <w:r w:rsidR="00D10EBE">
              <w:rPr>
                <w:rFonts w:ascii="Arial" w:eastAsia="Times New Roman" w:hAnsi="Arial" w:cs="Arial"/>
                <w:sz w:val="20"/>
                <w:szCs w:val="20"/>
              </w:rPr>
              <w:t xml:space="preserve">sobre </w:t>
            </w:r>
            <w:r w:rsidRPr="00763382">
              <w:rPr>
                <w:rFonts w:ascii="Arial" w:eastAsia="Times New Roman" w:hAnsi="Arial" w:cs="Arial"/>
                <w:sz w:val="20"/>
                <w:szCs w:val="20"/>
              </w:rPr>
              <w:t>o que cada um pode fazer em seu dia-a-dia para mitigar impactos ambientais no ambiente marinho, com foco especial nos ambientes recifais</w:t>
            </w:r>
            <w:r w:rsidR="00D10EBE">
              <w:rPr>
                <w:rFonts w:ascii="Arial" w:eastAsia="Times New Roman" w:hAnsi="Arial" w:cs="Arial"/>
                <w:sz w:val="20"/>
                <w:szCs w:val="20"/>
              </w:rPr>
              <w:t>. Como por exemplo</w:t>
            </w:r>
            <w:r w:rsidRPr="00763382">
              <w:rPr>
                <w:rFonts w:ascii="Arial" w:eastAsia="Times New Roman" w:hAnsi="Arial" w:cs="Arial"/>
                <w:sz w:val="20"/>
                <w:szCs w:val="20"/>
              </w:rPr>
              <w:t>,o “10 coisas que você pode fazer para proteger os corais”</w:t>
            </w:r>
            <w:r w:rsidR="00DC7EEB" w:rsidRPr="00763382">
              <w:rPr>
                <w:rFonts w:ascii="Arial" w:eastAsia="Times New Roman" w:hAnsi="Arial" w:cs="Arial"/>
                <w:sz w:val="20"/>
                <w:szCs w:val="20"/>
              </w:rPr>
              <w:t xml:space="preserve"> (http://coralreefs.org/isrs-conservation-committee/ten-things-you-can-do/)</w:t>
            </w:r>
            <w:r w:rsidRPr="00763382">
              <w:rPr>
                <w:rFonts w:ascii="Arial" w:eastAsia="Times New Roman" w:hAnsi="Arial" w:cs="Arial"/>
                <w:sz w:val="20"/>
                <w:szCs w:val="20"/>
              </w:rPr>
              <w:t>.</w:t>
            </w:r>
          </w:p>
        </w:tc>
      </w:tr>
    </w:tbl>
    <w:p w14:paraId="5995BBAB" w14:textId="77777777" w:rsidR="002A4E5F" w:rsidRPr="00763382" w:rsidRDefault="002A4E5F" w:rsidP="00C50FCD">
      <w:pPr>
        <w:widowControl w:val="0"/>
        <w:pBdr>
          <w:top w:val="nil"/>
          <w:left w:val="nil"/>
          <w:bottom w:val="nil"/>
          <w:right w:val="nil"/>
          <w:between w:val="nil"/>
        </w:pBdr>
        <w:spacing w:line="360" w:lineRule="auto"/>
        <w:jc w:val="both"/>
        <w:rPr>
          <w:rFonts w:ascii="Arial" w:eastAsia="Times New Roman" w:hAnsi="Arial" w:cs="Arial"/>
          <w:color w:val="000000"/>
          <w:sz w:val="20"/>
          <w:szCs w:val="20"/>
        </w:rPr>
      </w:pPr>
    </w:p>
    <w:p w14:paraId="604D7925" w14:textId="77777777" w:rsidR="002A4E5F" w:rsidRPr="00763382" w:rsidRDefault="002302B0" w:rsidP="00C50FCD">
      <w:pPr>
        <w:widowControl w:val="0"/>
        <w:numPr>
          <w:ilvl w:val="1"/>
          <w:numId w:val="3"/>
        </w:numPr>
        <w:pBdr>
          <w:top w:val="nil"/>
          <w:left w:val="nil"/>
          <w:bottom w:val="nil"/>
          <w:right w:val="nil"/>
          <w:between w:val="nil"/>
        </w:pBdr>
        <w:spacing w:line="360" w:lineRule="auto"/>
        <w:ind w:left="567" w:hanging="567"/>
        <w:contextualSpacing/>
        <w:jc w:val="both"/>
        <w:rPr>
          <w:rFonts w:ascii="Arial" w:eastAsia="Times New Roman" w:hAnsi="Arial" w:cs="Arial"/>
          <w:color w:val="000000"/>
          <w:sz w:val="20"/>
          <w:szCs w:val="20"/>
          <w:highlight w:val="yellow"/>
        </w:rPr>
      </w:pPr>
      <w:r w:rsidRPr="00763382">
        <w:rPr>
          <w:rFonts w:ascii="Arial" w:eastAsia="Times New Roman" w:hAnsi="Arial" w:cs="Arial"/>
          <w:b/>
          <w:color w:val="000000"/>
          <w:sz w:val="20"/>
          <w:szCs w:val="20"/>
          <w:highlight w:val="yellow"/>
        </w:rPr>
        <w:t>RESUMO DO PROJETO</w:t>
      </w:r>
    </w:p>
    <w:p w14:paraId="5B14842F" w14:textId="5617ABD8" w:rsidR="00D32776" w:rsidRDefault="00893AEF" w:rsidP="008852E2">
      <w:pPr>
        <w:spacing w:line="360" w:lineRule="auto"/>
        <w:ind w:firstLine="567"/>
        <w:jc w:val="both"/>
        <w:rPr>
          <w:rFonts w:ascii="Arial" w:hAnsi="Arial" w:cs="Arial"/>
          <w:sz w:val="20"/>
          <w:szCs w:val="20"/>
          <w:shd w:val="clear" w:color="auto" w:fill="FFFFFF"/>
        </w:rPr>
      </w:pPr>
      <w:r>
        <w:rPr>
          <w:rFonts w:ascii="Arial" w:hAnsi="Arial" w:cs="Arial"/>
          <w:sz w:val="20"/>
          <w:szCs w:val="20"/>
          <w:shd w:val="clear" w:color="auto" w:fill="FFFFFF"/>
        </w:rPr>
        <w:t>Os reservatórios</w:t>
      </w:r>
      <w:r w:rsidRPr="00893AEF">
        <w:rPr>
          <w:rFonts w:ascii="Arial" w:hAnsi="Arial" w:cs="Arial"/>
          <w:sz w:val="20"/>
          <w:szCs w:val="20"/>
          <w:shd w:val="clear" w:color="auto" w:fill="FFFFFF"/>
        </w:rPr>
        <w:t xml:space="preserve"> de carbono em ambientes </w:t>
      </w:r>
      <w:r>
        <w:rPr>
          <w:rFonts w:ascii="Arial" w:hAnsi="Arial" w:cs="Arial"/>
          <w:sz w:val="20"/>
          <w:szCs w:val="20"/>
          <w:shd w:val="clear" w:color="auto" w:fill="FFFFFF"/>
        </w:rPr>
        <w:t xml:space="preserve">costeiros </w:t>
      </w:r>
      <w:r w:rsidRPr="00893AEF">
        <w:rPr>
          <w:rFonts w:ascii="Arial" w:hAnsi="Arial" w:cs="Arial"/>
          <w:sz w:val="20"/>
          <w:szCs w:val="20"/>
          <w:shd w:val="clear" w:color="auto" w:fill="FFFFFF"/>
        </w:rPr>
        <w:t>recebe</w:t>
      </w:r>
      <w:r>
        <w:rPr>
          <w:rFonts w:ascii="Arial" w:hAnsi="Arial" w:cs="Arial"/>
          <w:sz w:val="20"/>
          <w:szCs w:val="20"/>
          <w:shd w:val="clear" w:color="auto" w:fill="FFFFFF"/>
        </w:rPr>
        <w:t>m</w:t>
      </w:r>
      <w:r w:rsidRPr="00893AEF">
        <w:rPr>
          <w:rFonts w:ascii="Arial" w:hAnsi="Arial" w:cs="Arial"/>
          <w:sz w:val="20"/>
          <w:szCs w:val="20"/>
          <w:shd w:val="clear" w:color="auto" w:fill="FFFFFF"/>
        </w:rPr>
        <w:t xml:space="preserve"> o nome de “carbono azul”.  Os organismos que sequestram carbono marinho </w:t>
      </w:r>
      <w:r>
        <w:rPr>
          <w:rFonts w:ascii="Arial" w:hAnsi="Arial" w:cs="Arial"/>
          <w:sz w:val="20"/>
          <w:szCs w:val="20"/>
          <w:shd w:val="clear" w:color="auto" w:fill="FFFFFF"/>
        </w:rPr>
        <w:t xml:space="preserve">e contribuem para a manutenção dessas reservas </w:t>
      </w:r>
      <w:r w:rsidRPr="00893AEF">
        <w:rPr>
          <w:rFonts w:ascii="Arial" w:hAnsi="Arial" w:cs="Arial"/>
          <w:sz w:val="20"/>
          <w:szCs w:val="20"/>
          <w:shd w:val="clear" w:color="auto" w:fill="FFFFFF"/>
        </w:rPr>
        <w:t>estão ameaçados e sofrendo em decorrência das atividades. Os corais, por exemplo, responsáveis pela construção das maiores estruturas biológicas do planeta e por 25% da biodiversidade marinha, têm vivenciado eventos massivos de branqueamento/mortalidade. Além disso, a sua capacidade de calcificação é diminuída devido ao fenômeno de acidificação dos oceanos, onde ambos os eventos podem ser consequências do aumento de CO</w:t>
      </w:r>
      <w:r w:rsidRPr="00893AEF">
        <w:rPr>
          <w:rFonts w:ascii="Arial" w:hAnsi="Arial" w:cs="Arial"/>
          <w:sz w:val="20"/>
          <w:szCs w:val="20"/>
          <w:shd w:val="clear" w:color="auto" w:fill="FFFFFF"/>
          <w:vertAlign w:val="subscript"/>
        </w:rPr>
        <w:t>2</w:t>
      </w:r>
      <w:r w:rsidRPr="00893AEF">
        <w:rPr>
          <w:rFonts w:ascii="Arial" w:hAnsi="Arial" w:cs="Arial"/>
          <w:sz w:val="20"/>
          <w:szCs w:val="20"/>
          <w:shd w:val="clear" w:color="auto" w:fill="FFFFFF"/>
        </w:rPr>
        <w:t xml:space="preserve"> atmosférico. A técnica de “evolução assistida por humanos”, onde o uso de probióticos é uma das vertentes, pode não apenas ajudar os corais a se adaptarem às mudanças climáticas, como também contribuir para o aumento da sua taxa de calcificação e a consequente manutenção </w:t>
      </w:r>
      <w:r w:rsidRPr="00893AEF">
        <w:rPr>
          <w:rFonts w:ascii="Arial" w:hAnsi="Arial" w:cs="Arial"/>
          <w:sz w:val="20"/>
          <w:szCs w:val="20"/>
          <w:shd w:val="clear" w:color="auto" w:fill="FFFFFF"/>
        </w:rPr>
        <w:t>das reservas de “carbono azul”. O objetivo deste projeto é estabelecer ações de conscientização sobre o problema e desenvolvimento de capacitação de refaunação dos ecossistemas coralíneos. Uma delas será realizada através da iniciativa inédita da implementação e melhoramento/adaptação de fazendas de corais, com o auxílio do desenvolvimento de probióticos para os corais para potencializar essa refaunação, avaliando o seu uso como amplificadores do seq</w:t>
      </w:r>
      <w:r w:rsidR="00F64008">
        <w:rPr>
          <w:rFonts w:ascii="Arial" w:hAnsi="Arial" w:cs="Arial"/>
          <w:sz w:val="20"/>
          <w:szCs w:val="20"/>
          <w:shd w:val="clear" w:color="auto" w:fill="FFFFFF"/>
        </w:rPr>
        <w:t>u</w:t>
      </w:r>
      <w:r w:rsidRPr="00893AEF">
        <w:rPr>
          <w:rFonts w:ascii="Arial" w:hAnsi="Arial" w:cs="Arial"/>
          <w:sz w:val="20"/>
          <w:szCs w:val="20"/>
          <w:shd w:val="clear" w:color="auto" w:fill="FFFFFF"/>
        </w:rPr>
        <w:t>estro de CO</w:t>
      </w:r>
      <w:r w:rsidRPr="00893AEF">
        <w:rPr>
          <w:rFonts w:ascii="Arial" w:hAnsi="Arial" w:cs="Arial"/>
          <w:sz w:val="20"/>
          <w:szCs w:val="20"/>
          <w:shd w:val="clear" w:color="auto" w:fill="FFFFFF"/>
          <w:vertAlign w:val="subscript"/>
        </w:rPr>
        <w:t>2</w:t>
      </w:r>
      <w:r w:rsidRPr="00893AEF">
        <w:rPr>
          <w:rFonts w:ascii="Arial" w:hAnsi="Arial" w:cs="Arial"/>
          <w:sz w:val="20"/>
          <w:szCs w:val="20"/>
          <w:shd w:val="clear" w:color="auto" w:fill="FFFFFF"/>
        </w:rPr>
        <w:t xml:space="preserve">. Atividades de restauração focadas em organismos calcificadores </w:t>
      </w:r>
      <w:r w:rsidRPr="00893AEF">
        <w:rPr>
          <w:rFonts w:ascii="Arial" w:hAnsi="Arial" w:cs="Arial"/>
          <w:sz w:val="20"/>
          <w:szCs w:val="20"/>
          <w:shd w:val="clear" w:color="auto" w:fill="FFFFFF"/>
        </w:rPr>
        <w:lastRenderedPageBreak/>
        <w:t>podem resultar em depósitos de carbono recalcitrante de lo</w:t>
      </w:r>
      <w:r w:rsidRPr="00893AEF">
        <w:rPr>
          <w:rFonts w:ascii="Arial" w:hAnsi="Arial" w:cs="Arial"/>
          <w:sz w:val="20"/>
          <w:szCs w:val="20"/>
          <w:shd w:val="clear" w:color="auto" w:fill="FFFFFF"/>
        </w:rPr>
        <w:t xml:space="preserve">ngo prazo. Além disso, pretende-se avaliar se as taxas de calcificação podem ser otimizadas pela manipulação de microorganismos envolvidos no processo de biomineralização. No entanto, apesar da forte vertente científica, biotecnológica e ecológica do projeto, nosso objetivo principal é conscientizar e envolver a população neste problema global, ajudando a proteger e melhorar o papel dos ecossistemas costeiros como reservatórios de "carbono azul". Para isso, visamos alcançar todas as metas através de uma interação com a sociedade, com foco em comunidades nativas e locais, em especial comunidades </w:t>
      </w:r>
      <w:r w:rsidRPr="00893AEF">
        <w:rPr>
          <w:rFonts w:ascii="Arial" w:hAnsi="Arial" w:cs="Arial"/>
          <w:sz w:val="20"/>
          <w:szCs w:val="20"/>
          <w:shd w:val="clear" w:color="auto" w:fill="FFFFFF"/>
        </w:rPr>
        <w:t>indígenas (altamente dependentes dos oceanos), para que esses sejam também parte importante desse processo de resgate e preservação do “carbono azul”. Com isso, iremos realizar o desenvolvimento social e científico, como forma de empoderar e valorizar os conhecimentos tradicionais das comunidades locais. Essas ações visam a proteção da biodiversidade nativa (e consequentemente dos atuais estoques de carbono), monitoramento de aspectos relacionados a resiliência de corais brasileiros, e ações de mitigação de efeitos das mudanças climáticas. O conhecimento adquirido será documentado e disponibilizado através de: 1, mídias</w:t>
      </w:r>
      <w:r>
        <w:rPr>
          <w:rFonts w:ascii="Arial" w:hAnsi="Arial" w:cs="Arial"/>
          <w:sz w:val="20"/>
          <w:szCs w:val="20"/>
          <w:shd w:val="clear" w:color="auto" w:fill="FFFFFF"/>
        </w:rPr>
        <w:t xml:space="preserve"> sociais</w:t>
      </w:r>
      <w:r w:rsidRPr="00893AEF">
        <w:rPr>
          <w:rFonts w:ascii="Arial" w:hAnsi="Arial" w:cs="Arial"/>
          <w:sz w:val="20"/>
          <w:szCs w:val="20"/>
          <w:shd w:val="clear" w:color="auto" w:fill="FFFFFF"/>
        </w:rPr>
        <w:t>; 2, exposições temporárias no AquaRio; 3, imprensa; 4, edição de um livro infantil; 5, produção de vídeos sobre: (a), os recifes brasileiros; (b), seu grau de resiliência; (c), a montagem das fazendas de corais; (d), as pesquisas com probióticos marinhos; (e), a atuação das comunidades locais e sua interação com os recifes e as fazendas de corais; (f), o trabalho colaborativo e solidário, mostrando a interação com os grupos colaboradores internacionais, o que inclui a troca de conhecimento entre nosso grupo e a comunidade científica envolvida na restauração de corais ao redor do mundo</w:t>
      </w:r>
      <w:r>
        <w:rPr>
          <w:rFonts w:ascii="Arial" w:hAnsi="Arial" w:cs="Arial"/>
          <w:sz w:val="20"/>
          <w:szCs w:val="20"/>
          <w:shd w:val="clear" w:color="auto" w:fill="FFFFFF"/>
        </w:rPr>
        <w:t>.</w:t>
      </w:r>
      <w:r w:rsidRPr="00893AEF">
        <w:rPr>
          <w:rFonts w:ascii="Arial" w:hAnsi="Arial" w:cs="Arial"/>
          <w:sz w:val="20"/>
          <w:szCs w:val="20"/>
          <w:shd w:val="clear" w:color="auto" w:fill="FFFFFF"/>
        </w:rPr>
        <w:t xml:space="preserve"> Além disso, pretendemos envolver a sociedade em um esforço nacional de documentação dos eventos de branqueamento e doenças de corais no Brasil, criando uma plataforma </w:t>
      </w:r>
      <w:r>
        <w:rPr>
          <w:rFonts w:ascii="Arial" w:hAnsi="Arial" w:cs="Arial"/>
          <w:sz w:val="20"/>
          <w:szCs w:val="20"/>
          <w:shd w:val="clear" w:color="auto" w:fill="FFFFFF"/>
        </w:rPr>
        <w:t xml:space="preserve">(aplicativo “Guardiões dos Recifes” ou “Reef Rangers”) que utilizará ciência cidadã para monitorar, registrar e disponibilizar dados unificados sobre eventos de branqueamento na costa Brasileira. </w:t>
      </w:r>
      <w:r w:rsidRPr="00893AEF">
        <w:rPr>
          <w:rFonts w:ascii="Arial" w:hAnsi="Arial" w:cs="Arial"/>
          <w:sz w:val="20"/>
          <w:szCs w:val="20"/>
          <w:shd w:val="clear" w:color="auto" w:fill="FFFFFF"/>
        </w:rPr>
        <w:t xml:space="preserve">Sendo assim, este projeto alcançará níveis de sensibilização da população em relação aos efeitos antrópicos nos corais e realizará ações </w:t>
      </w:r>
      <w:r>
        <w:rPr>
          <w:rFonts w:ascii="Arial" w:hAnsi="Arial" w:cs="Arial"/>
          <w:sz w:val="20"/>
          <w:szCs w:val="20"/>
          <w:shd w:val="clear" w:color="auto" w:fill="FFFFFF"/>
        </w:rPr>
        <w:t xml:space="preserve">conjuntas e inovadoras </w:t>
      </w:r>
      <w:r w:rsidRPr="00893AEF">
        <w:rPr>
          <w:rFonts w:ascii="Arial" w:hAnsi="Arial" w:cs="Arial"/>
          <w:sz w:val="20"/>
          <w:szCs w:val="20"/>
          <w:shd w:val="clear" w:color="auto" w:fill="FFFFFF"/>
        </w:rPr>
        <w:t>para a manutenção da saúde e proteção dos recifes de coral do Brasil, integrando os conhecimentos da comunidade local</w:t>
      </w:r>
      <w:r>
        <w:rPr>
          <w:rFonts w:ascii="Arial" w:hAnsi="Arial" w:cs="Arial"/>
          <w:sz w:val="20"/>
          <w:szCs w:val="20"/>
          <w:shd w:val="clear" w:color="auto" w:fill="FFFFFF"/>
        </w:rPr>
        <w:t>, e dissemina</w:t>
      </w:r>
      <w:r w:rsidR="00F64008">
        <w:rPr>
          <w:rFonts w:ascii="Arial" w:hAnsi="Arial" w:cs="Arial"/>
          <w:sz w:val="20"/>
          <w:szCs w:val="20"/>
          <w:shd w:val="clear" w:color="auto" w:fill="FFFFFF"/>
        </w:rPr>
        <w:t>ndo as</w:t>
      </w:r>
      <w:r>
        <w:rPr>
          <w:rFonts w:ascii="Arial" w:hAnsi="Arial" w:cs="Arial"/>
          <w:sz w:val="20"/>
          <w:szCs w:val="20"/>
          <w:shd w:val="clear" w:color="auto" w:fill="FFFFFF"/>
        </w:rPr>
        <w:t xml:space="preserve"> informações sobre carbono azul e refaunação marinha, </w:t>
      </w:r>
      <w:r w:rsidR="00F64008">
        <w:rPr>
          <w:rFonts w:ascii="Arial" w:hAnsi="Arial" w:cs="Arial"/>
          <w:sz w:val="20"/>
          <w:szCs w:val="20"/>
          <w:shd w:val="clear" w:color="auto" w:fill="FFFFFF"/>
        </w:rPr>
        <w:t xml:space="preserve">com a </w:t>
      </w:r>
      <w:r>
        <w:rPr>
          <w:rFonts w:ascii="Arial" w:hAnsi="Arial" w:cs="Arial"/>
          <w:sz w:val="20"/>
          <w:szCs w:val="20"/>
          <w:shd w:val="clear" w:color="auto" w:fill="FFFFFF"/>
        </w:rPr>
        <w:t xml:space="preserve">atuação </w:t>
      </w:r>
      <w:r w:rsidR="00F64008">
        <w:rPr>
          <w:rFonts w:ascii="Arial" w:hAnsi="Arial" w:cs="Arial"/>
          <w:sz w:val="20"/>
          <w:szCs w:val="20"/>
          <w:shd w:val="clear" w:color="auto" w:fill="FFFFFF"/>
        </w:rPr>
        <w:t xml:space="preserve">em conjunto </w:t>
      </w:r>
      <w:r>
        <w:rPr>
          <w:rFonts w:ascii="Arial" w:hAnsi="Arial" w:cs="Arial"/>
          <w:sz w:val="20"/>
          <w:szCs w:val="20"/>
          <w:shd w:val="clear" w:color="auto" w:fill="FFFFFF"/>
        </w:rPr>
        <w:t>da sociedade e</w:t>
      </w:r>
      <w:r w:rsidRPr="00893AEF">
        <w:rPr>
          <w:rFonts w:ascii="Arial" w:hAnsi="Arial" w:cs="Arial"/>
          <w:sz w:val="20"/>
          <w:szCs w:val="20"/>
          <w:shd w:val="clear" w:color="auto" w:fill="FFFFFF"/>
        </w:rPr>
        <w:t xml:space="preserve"> </w:t>
      </w:r>
      <w:r w:rsidR="00F64008">
        <w:rPr>
          <w:rFonts w:ascii="Arial" w:hAnsi="Arial" w:cs="Arial"/>
          <w:sz w:val="20"/>
          <w:szCs w:val="20"/>
          <w:shd w:val="clear" w:color="auto" w:fill="FFFFFF"/>
        </w:rPr>
        <w:t xml:space="preserve">da </w:t>
      </w:r>
      <w:r w:rsidRPr="00893AEF">
        <w:rPr>
          <w:rFonts w:ascii="Arial" w:hAnsi="Arial" w:cs="Arial"/>
          <w:sz w:val="20"/>
          <w:szCs w:val="20"/>
          <w:shd w:val="clear" w:color="auto" w:fill="FFFFFF"/>
        </w:rPr>
        <w:t>pesquisa científica aplicada.</w:t>
      </w:r>
    </w:p>
    <w:p w14:paraId="183EC816" w14:textId="77777777" w:rsidR="00893AEF" w:rsidRPr="00893AEF" w:rsidRDefault="00893AEF" w:rsidP="00893AEF">
      <w:pPr>
        <w:spacing w:line="360" w:lineRule="auto"/>
        <w:jc w:val="both"/>
        <w:rPr>
          <w:rFonts w:ascii="Arial" w:hAnsi="Arial" w:cs="Arial"/>
          <w:sz w:val="20"/>
          <w:szCs w:val="20"/>
          <w:shd w:val="clear" w:color="auto" w:fill="FFFFFF"/>
        </w:rPr>
      </w:pPr>
    </w:p>
    <w:p w14:paraId="6CC32B7B" w14:textId="3D1FE56D" w:rsidR="002A4E5F" w:rsidRPr="00763382" w:rsidRDefault="002302B0" w:rsidP="00C50FCD">
      <w:pPr>
        <w:widowControl w:val="0"/>
        <w:spacing w:line="360" w:lineRule="auto"/>
        <w:jc w:val="both"/>
        <w:rPr>
          <w:rFonts w:ascii="Arial" w:eastAsia="Times New Roman" w:hAnsi="Arial" w:cs="Arial"/>
          <w:sz w:val="20"/>
          <w:szCs w:val="20"/>
        </w:rPr>
      </w:pPr>
      <w:r w:rsidRPr="00763382">
        <w:rPr>
          <w:rFonts w:ascii="Arial" w:eastAsia="Times New Roman" w:hAnsi="Arial" w:cs="Arial"/>
          <w:b/>
          <w:sz w:val="20"/>
          <w:szCs w:val="20"/>
          <w:highlight w:val="yellow"/>
        </w:rPr>
        <w:t>Seção 2 – HISTÓRICO E EXPERIÊNCIA DA INSTITUIÇÃO</w:t>
      </w:r>
      <w:r w:rsidRPr="00763382">
        <w:rPr>
          <w:rFonts w:ascii="Arial" w:eastAsia="Times New Roman" w:hAnsi="Arial" w:cs="Arial"/>
          <w:b/>
          <w:sz w:val="20"/>
          <w:szCs w:val="20"/>
        </w:rPr>
        <w:t xml:space="preserve"> </w:t>
      </w:r>
    </w:p>
    <w:p w14:paraId="36917130" w14:textId="77777777" w:rsidR="002E6AB4" w:rsidRPr="002E6AB4" w:rsidRDefault="002E6AB4" w:rsidP="002E6AB4">
      <w:pPr>
        <w:widowControl w:val="0"/>
        <w:autoSpaceDE w:val="0"/>
        <w:autoSpaceDN w:val="0"/>
        <w:adjustRightInd w:val="0"/>
        <w:spacing w:before="120" w:line="360" w:lineRule="auto"/>
        <w:ind w:firstLine="720"/>
        <w:jc w:val="both"/>
        <w:rPr>
          <w:rFonts w:ascii="Arial" w:hAnsi="Arial" w:cs="Arial"/>
          <w:color w:val="222222"/>
          <w:sz w:val="20"/>
          <w:szCs w:val="20"/>
        </w:rPr>
      </w:pPr>
      <w:r w:rsidRPr="002E6AB4">
        <w:rPr>
          <w:rFonts w:ascii="Arial" w:hAnsi="Arial" w:cs="Arial"/>
          <w:color w:val="222222"/>
          <w:sz w:val="20"/>
          <w:szCs w:val="20"/>
        </w:rPr>
        <w:t xml:space="preserve">Criado em 2011, o Bicho do Mato Instituto de Pesquisa tem como missão desenvolver e disseminar atividades direcionadas a conservação da biodiversidade. </w:t>
      </w:r>
    </w:p>
    <w:p w14:paraId="04B0113D" w14:textId="77777777" w:rsidR="002E6AB4" w:rsidRPr="002E6AB4" w:rsidRDefault="002E6AB4" w:rsidP="002E6AB4">
      <w:pPr>
        <w:widowControl w:val="0"/>
        <w:autoSpaceDE w:val="0"/>
        <w:autoSpaceDN w:val="0"/>
        <w:adjustRightInd w:val="0"/>
        <w:spacing w:before="120" w:line="360" w:lineRule="auto"/>
        <w:ind w:firstLine="720"/>
        <w:jc w:val="both"/>
        <w:rPr>
          <w:rFonts w:ascii="Arial" w:hAnsi="Arial" w:cs="Arial"/>
          <w:b/>
          <w:sz w:val="20"/>
          <w:szCs w:val="20"/>
        </w:rPr>
      </w:pPr>
      <w:r w:rsidRPr="002E6AB4">
        <w:rPr>
          <w:rFonts w:ascii="Arial" w:hAnsi="Arial" w:cs="Arial"/>
          <w:color w:val="222222"/>
          <w:sz w:val="20"/>
          <w:szCs w:val="20"/>
        </w:rPr>
        <w:t xml:space="preserve">O instituto administra os projetos: Cabruca coordenado pelo Dr. Leonardo Oliveira e o projeto BioBrasil, coordenado pela Dra Kristel De Veleeschouwer, este em colaboração com o Zoológico de Antuérpia, Bélgica. O Projeto Cabruca, iniciado em 2005 tem como objetivo entender como os micos-leões utilizam os diferentes tipos de agroflorestas de cacau sombrados ou cabrucas. O Projeto BioBrasil foi iniciado em 2002 pelo Centre for Research and Conservation, o centro de pesquisa da Sociedade Zoológica de Antuérpia, hoje é administrado pelo Instituto em convênio com o SZA. O é uma instituição zoológica com longa tradição de compromisso com a conservação do mico-leão-de-cara-dourada, </w:t>
      </w:r>
      <w:r w:rsidRPr="002E6AB4">
        <w:rPr>
          <w:rFonts w:ascii="Arial" w:hAnsi="Arial" w:cs="Arial"/>
          <w:color w:val="222222"/>
          <w:sz w:val="20"/>
          <w:szCs w:val="20"/>
        </w:rPr>
        <w:lastRenderedPageBreak/>
        <w:t xml:space="preserve">responsável pelo manejo da população mundial (international studbook keeper) ela é responsável pela gestão do programa de manejo em cativeiro, e também participou de planejamento de conservação para a espécies in situ. Ambos projetos voltados a responder lacunas de conhecimento para a conservação do mico-leão-da-cara-dourada. </w:t>
      </w:r>
    </w:p>
    <w:p w14:paraId="1667F310" w14:textId="77777777" w:rsidR="002A4E5F" w:rsidRPr="002E6AB4" w:rsidRDefault="002A4E5F" w:rsidP="00C50FCD">
      <w:pPr>
        <w:widowControl w:val="0"/>
        <w:pBdr>
          <w:top w:val="nil"/>
          <w:left w:val="nil"/>
          <w:bottom w:val="nil"/>
          <w:right w:val="nil"/>
          <w:between w:val="nil"/>
        </w:pBdr>
        <w:spacing w:line="360" w:lineRule="auto"/>
        <w:ind w:hanging="720"/>
        <w:jc w:val="both"/>
        <w:rPr>
          <w:rFonts w:ascii="Arial" w:eastAsia="Times New Roman" w:hAnsi="Arial" w:cs="Arial"/>
          <w:color w:val="000000"/>
          <w:sz w:val="20"/>
          <w:szCs w:val="20"/>
        </w:rPr>
      </w:pPr>
    </w:p>
    <w:tbl>
      <w:tblPr>
        <w:tblpPr w:leftFromText="141" w:rightFromText="141" w:vertAnchor="text" w:horzAnchor="page" w:tblpX="1090" w:tblpY="-60"/>
        <w:tblW w:w="10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
        <w:gridCol w:w="1184"/>
        <w:gridCol w:w="1631"/>
        <w:gridCol w:w="1111"/>
        <w:gridCol w:w="2928"/>
        <w:gridCol w:w="1028"/>
        <w:gridCol w:w="1473"/>
      </w:tblGrid>
      <w:tr w:rsidR="002E6AB4" w:rsidRPr="002E6AB4" w14:paraId="572F05EC" w14:textId="77777777" w:rsidTr="002E6AB4">
        <w:tc>
          <w:tcPr>
            <w:tcW w:w="1024" w:type="dxa"/>
            <w:shd w:val="clear" w:color="auto" w:fill="BFBFBF"/>
            <w:vAlign w:val="center"/>
          </w:tcPr>
          <w:p w14:paraId="4AE769B7" w14:textId="77777777" w:rsidR="002E6AB4" w:rsidRPr="002E6AB4" w:rsidRDefault="002E6AB4" w:rsidP="002E6AB4">
            <w:pPr>
              <w:jc w:val="center"/>
              <w:rPr>
                <w:rFonts w:ascii="Arial" w:hAnsi="Arial" w:cs="Arial"/>
                <w:b/>
                <w:color w:val="000000" w:themeColor="text1"/>
                <w:sz w:val="20"/>
                <w:szCs w:val="20"/>
              </w:rPr>
            </w:pPr>
            <w:r w:rsidRPr="002E6AB4">
              <w:rPr>
                <w:rFonts w:ascii="Arial" w:hAnsi="Arial" w:cs="Arial"/>
                <w:b/>
                <w:color w:val="000000" w:themeColor="text1"/>
                <w:sz w:val="20"/>
                <w:szCs w:val="20"/>
              </w:rPr>
              <w:t>Nome do Projeto</w:t>
            </w:r>
          </w:p>
        </w:tc>
        <w:tc>
          <w:tcPr>
            <w:tcW w:w="1176" w:type="dxa"/>
            <w:shd w:val="clear" w:color="auto" w:fill="BFBFBF"/>
            <w:vAlign w:val="center"/>
          </w:tcPr>
          <w:p w14:paraId="2ACF61A8" w14:textId="77777777" w:rsidR="002E6AB4" w:rsidRPr="002E6AB4" w:rsidRDefault="002E6AB4" w:rsidP="002E6AB4">
            <w:pPr>
              <w:jc w:val="center"/>
              <w:rPr>
                <w:rFonts w:ascii="Arial" w:hAnsi="Arial" w:cs="Arial"/>
                <w:b/>
                <w:color w:val="000000" w:themeColor="text1"/>
                <w:sz w:val="20"/>
                <w:szCs w:val="20"/>
              </w:rPr>
            </w:pPr>
            <w:r w:rsidRPr="002E6AB4">
              <w:rPr>
                <w:rFonts w:ascii="Arial" w:hAnsi="Arial" w:cs="Arial"/>
                <w:b/>
                <w:color w:val="000000" w:themeColor="text1"/>
                <w:sz w:val="20"/>
                <w:szCs w:val="20"/>
              </w:rPr>
              <w:t>Ano(s) de realização</w:t>
            </w:r>
          </w:p>
        </w:tc>
        <w:tc>
          <w:tcPr>
            <w:tcW w:w="1684" w:type="dxa"/>
            <w:shd w:val="clear" w:color="auto" w:fill="BFBFBF"/>
          </w:tcPr>
          <w:p w14:paraId="70E22B24" w14:textId="77777777" w:rsidR="002E6AB4" w:rsidRPr="002E6AB4" w:rsidRDefault="002E6AB4" w:rsidP="002E6AB4">
            <w:pPr>
              <w:jc w:val="center"/>
              <w:rPr>
                <w:rFonts w:ascii="Arial" w:hAnsi="Arial" w:cs="Arial"/>
                <w:b/>
                <w:color w:val="000000" w:themeColor="text1"/>
                <w:sz w:val="20"/>
                <w:szCs w:val="20"/>
              </w:rPr>
            </w:pPr>
            <w:r w:rsidRPr="002E6AB4">
              <w:rPr>
                <w:rFonts w:ascii="Arial" w:hAnsi="Arial" w:cs="Arial"/>
                <w:b/>
                <w:color w:val="000000" w:themeColor="text1"/>
                <w:sz w:val="20"/>
                <w:szCs w:val="20"/>
              </w:rPr>
              <w:t>Objetivo do projeto</w:t>
            </w:r>
          </w:p>
        </w:tc>
        <w:tc>
          <w:tcPr>
            <w:tcW w:w="1119" w:type="dxa"/>
            <w:shd w:val="clear" w:color="auto" w:fill="BFBFBF"/>
          </w:tcPr>
          <w:p w14:paraId="2F9DFE5D" w14:textId="77777777" w:rsidR="002E6AB4" w:rsidRPr="002E6AB4" w:rsidRDefault="002E6AB4" w:rsidP="002E6AB4">
            <w:pPr>
              <w:jc w:val="center"/>
              <w:rPr>
                <w:rFonts w:ascii="Arial" w:hAnsi="Arial" w:cs="Arial"/>
                <w:b/>
                <w:color w:val="000000" w:themeColor="text1"/>
                <w:sz w:val="20"/>
                <w:szCs w:val="20"/>
              </w:rPr>
            </w:pPr>
            <w:r w:rsidRPr="002E6AB4">
              <w:rPr>
                <w:rFonts w:ascii="Arial" w:hAnsi="Arial" w:cs="Arial"/>
                <w:b/>
                <w:color w:val="000000" w:themeColor="text1"/>
                <w:sz w:val="20"/>
                <w:szCs w:val="20"/>
              </w:rPr>
              <w:t>Local</w:t>
            </w:r>
          </w:p>
        </w:tc>
        <w:tc>
          <w:tcPr>
            <w:tcW w:w="2887" w:type="dxa"/>
            <w:shd w:val="clear" w:color="auto" w:fill="BFBFBF"/>
            <w:vAlign w:val="center"/>
          </w:tcPr>
          <w:p w14:paraId="5B33FA0B" w14:textId="77777777" w:rsidR="002E6AB4" w:rsidRPr="002E6AB4" w:rsidRDefault="002E6AB4" w:rsidP="002E6AB4">
            <w:pPr>
              <w:jc w:val="center"/>
              <w:rPr>
                <w:rFonts w:ascii="Arial" w:hAnsi="Arial" w:cs="Arial"/>
                <w:b/>
                <w:color w:val="000000" w:themeColor="text1"/>
                <w:sz w:val="20"/>
                <w:szCs w:val="20"/>
              </w:rPr>
            </w:pPr>
            <w:r w:rsidRPr="002E6AB4">
              <w:rPr>
                <w:rFonts w:ascii="Arial" w:hAnsi="Arial" w:cs="Arial"/>
                <w:b/>
                <w:color w:val="000000" w:themeColor="text1"/>
                <w:sz w:val="20"/>
                <w:szCs w:val="20"/>
              </w:rPr>
              <w:t>Fonte do Recurso (Instituição Financiadora/Patrocinadora)</w:t>
            </w:r>
          </w:p>
        </w:tc>
        <w:tc>
          <w:tcPr>
            <w:tcW w:w="1037" w:type="dxa"/>
            <w:shd w:val="clear" w:color="auto" w:fill="BFBFBF"/>
          </w:tcPr>
          <w:p w14:paraId="740C640A" w14:textId="77777777" w:rsidR="002E6AB4" w:rsidRPr="002E6AB4" w:rsidRDefault="002E6AB4" w:rsidP="002E6AB4">
            <w:pPr>
              <w:spacing w:before="120"/>
              <w:jc w:val="center"/>
              <w:rPr>
                <w:rFonts w:ascii="Arial" w:hAnsi="Arial" w:cs="Arial"/>
                <w:b/>
                <w:color w:val="000000" w:themeColor="text1"/>
                <w:sz w:val="20"/>
                <w:szCs w:val="20"/>
              </w:rPr>
            </w:pPr>
            <w:r w:rsidRPr="002E6AB4">
              <w:rPr>
                <w:rFonts w:ascii="Arial" w:hAnsi="Arial" w:cs="Arial"/>
                <w:b/>
                <w:color w:val="000000" w:themeColor="text1"/>
                <w:sz w:val="20"/>
                <w:szCs w:val="20"/>
              </w:rPr>
              <w:t xml:space="preserve">Valor </w:t>
            </w:r>
          </w:p>
          <w:p w14:paraId="1A66D0FE" w14:textId="77777777" w:rsidR="002E6AB4" w:rsidRPr="002E6AB4" w:rsidRDefault="002E6AB4" w:rsidP="002E6AB4">
            <w:pPr>
              <w:jc w:val="center"/>
              <w:rPr>
                <w:rFonts w:ascii="Arial" w:hAnsi="Arial" w:cs="Arial"/>
                <w:b/>
                <w:color w:val="000000" w:themeColor="text1"/>
                <w:sz w:val="20"/>
                <w:szCs w:val="20"/>
              </w:rPr>
            </w:pPr>
            <w:r w:rsidRPr="002E6AB4">
              <w:rPr>
                <w:rFonts w:ascii="Arial" w:hAnsi="Arial" w:cs="Arial"/>
                <w:b/>
                <w:color w:val="000000" w:themeColor="text1"/>
                <w:sz w:val="20"/>
                <w:szCs w:val="20"/>
              </w:rPr>
              <w:t>(R$)</w:t>
            </w:r>
          </w:p>
        </w:tc>
        <w:tc>
          <w:tcPr>
            <w:tcW w:w="1448" w:type="dxa"/>
            <w:shd w:val="clear" w:color="auto" w:fill="BFBFBF"/>
            <w:vAlign w:val="center"/>
          </w:tcPr>
          <w:p w14:paraId="756C4F67" w14:textId="77777777" w:rsidR="002E6AB4" w:rsidRPr="002E6AB4" w:rsidRDefault="002E6AB4" w:rsidP="002E6AB4">
            <w:pPr>
              <w:jc w:val="center"/>
              <w:rPr>
                <w:rFonts w:ascii="Arial" w:hAnsi="Arial" w:cs="Arial"/>
                <w:b/>
                <w:color w:val="000000" w:themeColor="text1"/>
                <w:sz w:val="20"/>
                <w:szCs w:val="20"/>
              </w:rPr>
            </w:pPr>
            <w:r w:rsidRPr="002E6AB4">
              <w:rPr>
                <w:rFonts w:ascii="Arial" w:hAnsi="Arial" w:cs="Arial"/>
                <w:b/>
                <w:color w:val="000000" w:themeColor="text1"/>
                <w:sz w:val="20"/>
                <w:szCs w:val="20"/>
              </w:rPr>
              <w:t>Quantidade de Participantes</w:t>
            </w:r>
          </w:p>
        </w:tc>
      </w:tr>
      <w:tr w:rsidR="002E6AB4" w:rsidRPr="002E6AB4" w14:paraId="71C5E00D" w14:textId="77777777" w:rsidTr="002E6AB4">
        <w:trPr>
          <w:trHeight w:val="471"/>
        </w:trPr>
        <w:tc>
          <w:tcPr>
            <w:tcW w:w="1024" w:type="dxa"/>
          </w:tcPr>
          <w:p w14:paraId="420310F7" w14:textId="77777777" w:rsidR="002E6AB4" w:rsidRPr="002E6AB4" w:rsidRDefault="002E6AB4" w:rsidP="002E6AB4">
            <w:pPr>
              <w:jc w:val="center"/>
              <w:rPr>
                <w:rFonts w:ascii="Arial" w:hAnsi="Arial" w:cs="Arial"/>
                <w:color w:val="000000" w:themeColor="text1"/>
                <w:sz w:val="20"/>
                <w:szCs w:val="20"/>
              </w:rPr>
            </w:pPr>
            <w:r w:rsidRPr="002E6AB4">
              <w:rPr>
                <w:rFonts w:ascii="Arial" w:hAnsi="Arial" w:cs="Arial"/>
                <w:color w:val="000000" w:themeColor="text1"/>
                <w:sz w:val="20"/>
                <w:szCs w:val="20"/>
              </w:rPr>
              <w:t>Projeto Cabruca</w:t>
            </w:r>
          </w:p>
          <w:p w14:paraId="0AAEB298" w14:textId="77777777" w:rsidR="002E6AB4" w:rsidRPr="002E6AB4" w:rsidRDefault="002E6AB4" w:rsidP="002E6AB4">
            <w:pPr>
              <w:jc w:val="center"/>
              <w:rPr>
                <w:rFonts w:ascii="Arial" w:hAnsi="Arial" w:cs="Arial"/>
                <w:color w:val="000000" w:themeColor="text1"/>
                <w:sz w:val="20"/>
                <w:szCs w:val="20"/>
              </w:rPr>
            </w:pPr>
          </w:p>
          <w:p w14:paraId="6B06230B" w14:textId="77777777" w:rsidR="002E6AB4" w:rsidRPr="002E6AB4" w:rsidRDefault="002E6AB4" w:rsidP="002E6AB4">
            <w:pPr>
              <w:jc w:val="center"/>
              <w:rPr>
                <w:rFonts w:ascii="Arial" w:hAnsi="Arial" w:cs="Arial"/>
                <w:color w:val="000000" w:themeColor="text1"/>
                <w:sz w:val="20"/>
                <w:szCs w:val="20"/>
              </w:rPr>
            </w:pPr>
          </w:p>
        </w:tc>
        <w:tc>
          <w:tcPr>
            <w:tcW w:w="1176" w:type="dxa"/>
          </w:tcPr>
          <w:p w14:paraId="657B552E" w14:textId="08E52360" w:rsidR="002E6AB4" w:rsidRPr="002E6AB4" w:rsidRDefault="002E6AB4" w:rsidP="002E6AB4">
            <w:pPr>
              <w:jc w:val="center"/>
              <w:rPr>
                <w:rFonts w:ascii="Arial" w:hAnsi="Arial" w:cs="Arial"/>
                <w:color w:val="000000" w:themeColor="text1"/>
                <w:sz w:val="20"/>
                <w:szCs w:val="20"/>
              </w:rPr>
            </w:pPr>
            <w:r>
              <w:rPr>
                <w:rFonts w:ascii="Arial" w:hAnsi="Arial" w:cs="Arial"/>
                <w:color w:val="000000" w:themeColor="text1"/>
                <w:sz w:val="20"/>
                <w:szCs w:val="20"/>
              </w:rPr>
              <w:t>2011 ate o momento</w:t>
            </w:r>
          </w:p>
        </w:tc>
        <w:tc>
          <w:tcPr>
            <w:tcW w:w="1684" w:type="dxa"/>
          </w:tcPr>
          <w:p w14:paraId="477FAD09" w14:textId="77777777" w:rsidR="002E6AB4" w:rsidRPr="002E6AB4" w:rsidRDefault="002E6AB4" w:rsidP="002E6AB4">
            <w:pPr>
              <w:jc w:val="center"/>
              <w:rPr>
                <w:rFonts w:ascii="Arial" w:hAnsi="Arial" w:cs="Arial"/>
                <w:color w:val="000000" w:themeColor="text1"/>
                <w:sz w:val="20"/>
                <w:szCs w:val="20"/>
              </w:rPr>
            </w:pPr>
            <w:r w:rsidRPr="002E6AB4">
              <w:rPr>
                <w:rFonts w:ascii="Arial" w:hAnsi="Arial" w:cs="Arial"/>
                <w:color w:val="000000" w:themeColor="text1"/>
                <w:sz w:val="20"/>
                <w:szCs w:val="20"/>
              </w:rPr>
              <w:t>Avaliar as relações entre o mico-leão-da-cara dourada e seu habitat m especial, as plantações de cacau sobreado</w:t>
            </w:r>
          </w:p>
        </w:tc>
        <w:tc>
          <w:tcPr>
            <w:tcW w:w="1119" w:type="dxa"/>
          </w:tcPr>
          <w:p w14:paraId="081E1E9F" w14:textId="77777777" w:rsidR="002E6AB4" w:rsidRPr="002E6AB4" w:rsidRDefault="002E6AB4" w:rsidP="002E6AB4">
            <w:pPr>
              <w:jc w:val="center"/>
              <w:rPr>
                <w:rFonts w:ascii="Arial" w:hAnsi="Arial" w:cs="Arial"/>
                <w:color w:val="000000" w:themeColor="text1"/>
                <w:sz w:val="20"/>
                <w:szCs w:val="20"/>
              </w:rPr>
            </w:pPr>
            <w:r w:rsidRPr="002E6AB4">
              <w:rPr>
                <w:rFonts w:ascii="Arial" w:hAnsi="Arial" w:cs="Arial"/>
                <w:color w:val="000000" w:themeColor="text1"/>
                <w:sz w:val="20"/>
                <w:szCs w:val="20"/>
              </w:rPr>
              <w:t>Região cacaueira - Bahia</w:t>
            </w:r>
          </w:p>
        </w:tc>
        <w:tc>
          <w:tcPr>
            <w:tcW w:w="2887" w:type="dxa"/>
          </w:tcPr>
          <w:p w14:paraId="06895FE7" w14:textId="77777777" w:rsidR="002E6AB4" w:rsidRDefault="002E6AB4" w:rsidP="002E6AB4">
            <w:pPr>
              <w:jc w:val="center"/>
              <w:rPr>
                <w:rFonts w:ascii="Arial" w:hAnsi="Arial" w:cs="Arial"/>
                <w:color w:val="000000" w:themeColor="text1"/>
                <w:sz w:val="20"/>
                <w:szCs w:val="20"/>
                <w:lang w:val="en-US"/>
              </w:rPr>
            </w:pPr>
            <w:r w:rsidRPr="002E6AB4">
              <w:rPr>
                <w:rFonts w:ascii="Arial" w:hAnsi="Arial" w:cs="Arial"/>
                <w:color w:val="000000" w:themeColor="text1"/>
                <w:sz w:val="20"/>
                <w:szCs w:val="20"/>
                <w:lang w:val="en-US"/>
              </w:rPr>
              <w:t>Lion Tamarin of Brazilian Fund</w:t>
            </w:r>
          </w:p>
          <w:p w14:paraId="450C63E4" w14:textId="5E0C7B6E" w:rsidR="00594473" w:rsidRPr="002E6AB4" w:rsidRDefault="00594473" w:rsidP="002E6AB4">
            <w:pPr>
              <w:jc w:val="center"/>
              <w:rPr>
                <w:rFonts w:ascii="Arial" w:hAnsi="Arial" w:cs="Arial"/>
                <w:color w:val="000000" w:themeColor="text1"/>
                <w:sz w:val="20"/>
                <w:szCs w:val="20"/>
                <w:lang w:val="en-US"/>
              </w:rPr>
            </w:pPr>
            <w:r>
              <w:rPr>
                <w:rFonts w:ascii="Arial" w:hAnsi="Arial" w:cs="Arial"/>
                <w:color w:val="000000" w:themeColor="text1"/>
                <w:sz w:val="20"/>
                <w:szCs w:val="20"/>
                <w:lang w:val="en-US"/>
              </w:rPr>
              <w:t>e</w:t>
            </w:r>
          </w:p>
          <w:p w14:paraId="5F30E5DA" w14:textId="77777777" w:rsidR="002E6AB4" w:rsidRPr="002E6AB4" w:rsidRDefault="002E6AB4" w:rsidP="002E6AB4">
            <w:pPr>
              <w:jc w:val="center"/>
              <w:rPr>
                <w:rFonts w:ascii="Arial" w:hAnsi="Arial" w:cs="Arial"/>
                <w:color w:val="000000" w:themeColor="text1"/>
                <w:sz w:val="20"/>
                <w:szCs w:val="20"/>
                <w:lang w:val="en-US"/>
              </w:rPr>
            </w:pPr>
            <w:r w:rsidRPr="002E6AB4">
              <w:rPr>
                <w:rFonts w:ascii="Arial" w:hAnsi="Arial" w:cs="Arial"/>
                <w:color w:val="000000" w:themeColor="text1"/>
                <w:sz w:val="20"/>
                <w:szCs w:val="20"/>
                <w:lang w:val="en-US"/>
              </w:rPr>
              <w:t>Rufford small Grant</w:t>
            </w:r>
          </w:p>
          <w:p w14:paraId="71EEBA3A" w14:textId="77777777" w:rsidR="002E6AB4" w:rsidRPr="002E6AB4" w:rsidRDefault="002E6AB4" w:rsidP="002E6AB4">
            <w:pPr>
              <w:jc w:val="center"/>
              <w:rPr>
                <w:rFonts w:ascii="Arial" w:hAnsi="Arial" w:cs="Arial"/>
                <w:color w:val="000000" w:themeColor="text1"/>
                <w:sz w:val="20"/>
                <w:szCs w:val="20"/>
                <w:lang w:val="en-US"/>
              </w:rPr>
            </w:pPr>
          </w:p>
          <w:p w14:paraId="6E6B41B2" w14:textId="77777777" w:rsidR="002E6AB4" w:rsidRPr="002E6AB4" w:rsidRDefault="002E6AB4" w:rsidP="002E6AB4">
            <w:pPr>
              <w:jc w:val="center"/>
              <w:rPr>
                <w:rFonts w:ascii="Arial" w:hAnsi="Arial" w:cs="Arial"/>
                <w:color w:val="000000" w:themeColor="text1"/>
                <w:sz w:val="20"/>
                <w:szCs w:val="20"/>
                <w:lang w:val="en-US"/>
              </w:rPr>
            </w:pPr>
          </w:p>
        </w:tc>
        <w:tc>
          <w:tcPr>
            <w:tcW w:w="1037" w:type="dxa"/>
          </w:tcPr>
          <w:p w14:paraId="23C448F8" w14:textId="77777777" w:rsidR="002E6AB4" w:rsidRPr="002E6AB4" w:rsidRDefault="002E6AB4" w:rsidP="002E6AB4">
            <w:pPr>
              <w:jc w:val="center"/>
              <w:rPr>
                <w:rFonts w:ascii="Arial" w:hAnsi="Arial" w:cs="Arial"/>
                <w:color w:val="000000" w:themeColor="text1"/>
                <w:sz w:val="20"/>
                <w:szCs w:val="20"/>
                <w:lang w:val="en-US"/>
              </w:rPr>
            </w:pPr>
            <w:r w:rsidRPr="002E6AB4">
              <w:rPr>
                <w:rFonts w:ascii="Arial" w:hAnsi="Arial" w:cs="Arial"/>
                <w:color w:val="000000" w:themeColor="text1"/>
                <w:sz w:val="20"/>
                <w:szCs w:val="20"/>
                <w:lang w:val="en-US"/>
              </w:rPr>
              <w:t>$15000</w:t>
            </w:r>
          </w:p>
          <w:p w14:paraId="3C301CF3" w14:textId="77777777" w:rsidR="002E6AB4" w:rsidRPr="002E6AB4" w:rsidRDefault="002E6AB4" w:rsidP="002E6AB4">
            <w:pPr>
              <w:jc w:val="center"/>
              <w:rPr>
                <w:rFonts w:ascii="Arial" w:hAnsi="Arial" w:cs="Arial"/>
                <w:color w:val="000000" w:themeColor="text1"/>
                <w:sz w:val="20"/>
                <w:szCs w:val="20"/>
                <w:lang w:val="en-US"/>
              </w:rPr>
            </w:pPr>
          </w:p>
          <w:p w14:paraId="1FE816B6" w14:textId="77777777" w:rsidR="00594473" w:rsidRDefault="00594473" w:rsidP="002E6AB4">
            <w:pPr>
              <w:jc w:val="center"/>
              <w:rPr>
                <w:rFonts w:ascii="Arial" w:hAnsi="Arial" w:cs="Arial"/>
                <w:color w:val="000000" w:themeColor="text1"/>
                <w:sz w:val="20"/>
                <w:szCs w:val="20"/>
              </w:rPr>
            </w:pPr>
          </w:p>
          <w:p w14:paraId="1CD35B5D" w14:textId="77777777" w:rsidR="002E6AB4" w:rsidRPr="002E6AB4" w:rsidRDefault="002E6AB4" w:rsidP="002E6AB4">
            <w:pPr>
              <w:jc w:val="center"/>
              <w:rPr>
                <w:rFonts w:ascii="Arial" w:hAnsi="Arial" w:cs="Arial"/>
                <w:color w:val="000000" w:themeColor="text1"/>
                <w:sz w:val="20"/>
                <w:szCs w:val="20"/>
                <w:lang w:val="en-US"/>
              </w:rPr>
            </w:pPr>
            <w:r w:rsidRPr="002E6AB4">
              <w:rPr>
                <w:rFonts w:ascii="Arial" w:hAnsi="Arial" w:cs="Arial"/>
                <w:color w:val="000000" w:themeColor="text1"/>
                <w:sz w:val="20"/>
                <w:szCs w:val="20"/>
              </w:rPr>
              <w:t>£</w:t>
            </w:r>
            <w:r w:rsidRPr="002E6AB4">
              <w:rPr>
                <w:rFonts w:ascii="Arial" w:hAnsi="Arial" w:cs="Arial"/>
                <w:color w:val="000000" w:themeColor="text1"/>
                <w:sz w:val="20"/>
                <w:szCs w:val="20"/>
                <w:lang w:val="en-US"/>
              </w:rPr>
              <w:t xml:space="preserve"> 8000</w:t>
            </w:r>
          </w:p>
        </w:tc>
        <w:tc>
          <w:tcPr>
            <w:tcW w:w="1448" w:type="dxa"/>
          </w:tcPr>
          <w:p w14:paraId="7364C464" w14:textId="77777777" w:rsidR="002E6AB4" w:rsidRPr="002E6AB4" w:rsidRDefault="002E6AB4" w:rsidP="002E6AB4">
            <w:pPr>
              <w:jc w:val="center"/>
              <w:rPr>
                <w:rFonts w:ascii="Arial" w:hAnsi="Arial" w:cs="Arial"/>
                <w:color w:val="000000" w:themeColor="text1"/>
                <w:sz w:val="20"/>
                <w:szCs w:val="20"/>
              </w:rPr>
            </w:pPr>
            <w:r w:rsidRPr="002E6AB4">
              <w:rPr>
                <w:rFonts w:ascii="Arial" w:hAnsi="Arial" w:cs="Arial"/>
                <w:color w:val="000000" w:themeColor="text1"/>
                <w:sz w:val="20"/>
                <w:szCs w:val="20"/>
              </w:rPr>
              <w:t>4</w:t>
            </w:r>
          </w:p>
          <w:p w14:paraId="7BCF26B6" w14:textId="77777777" w:rsidR="002E6AB4" w:rsidRPr="002E6AB4" w:rsidRDefault="002E6AB4" w:rsidP="002E6AB4">
            <w:pPr>
              <w:jc w:val="center"/>
              <w:rPr>
                <w:rFonts w:ascii="Arial" w:hAnsi="Arial" w:cs="Arial"/>
                <w:color w:val="000000" w:themeColor="text1"/>
                <w:sz w:val="20"/>
                <w:szCs w:val="20"/>
              </w:rPr>
            </w:pPr>
          </w:p>
          <w:p w14:paraId="38FA5B1C" w14:textId="77777777" w:rsidR="00594473" w:rsidRDefault="00594473" w:rsidP="002E6AB4">
            <w:pPr>
              <w:jc w:val="center"/>
              <w:rPr>
                <w:rFonts w:ascii="Arial" w:hAnsi="Arial" w:cs="Arial"/>
                <w:color w:val="000000" w:themeColor="text1"/>
                <w:sz w:val="20"/>
                <w:szCs w:val="20"/>
              </w:rPr>
            </w:pPr>
          </w:p>
          <w:p w14:paraId="550D1405" w14:textId="77777777" w:rsidR="002E6AB4" w:rsidRPr="002E6AB4" w:rsidRDefault="002E6AB4" w:rsidP="002E6AB4">
            <w:pPr>
              <w:jc w:val="center"/>
              <w:rPr>
                <w:rFonts w:ascii="Arial" w:hAnsi="Arial" w:cs="Arial"/>
                <w:color w:val="000000" w:themeColor="text1"/>
                <w:sz w:val="20"/>
                <w:szCs w:val="20"/>
              </w:rPr>
            </w:pPr>
            <w:r w:rsidRPr="002E6AB4">
              <w:rPr>
                <w:rFonts w:ascii="Arial" w:hAnsi="Arial" w:cs="Arial"/>
                <w:color w:val="000000" w:themeColor="text1"/>
                <w:sz w:val="20"/>
                <w:szCs w:val="20"/>
              </w:rPr>
              <w:t>4</w:t>
            </w:r>
          </w:p>
        </w:tc>
      </w:tr>
      <w:tr w:rsidR="002E6AB4" w:rsidRPr="002E6AB4" w14:paraId="57AF24EB" w14:textId="77777777" w:rsidTr="002E6AB4">
        <w:trPr>
          <w:trHeight w:val="471"/>
        </w:trPr>
        <w:tc>
          <w:tcPr>
            <w:tcW w:w="1024" w:type="dxa"/>
          </w:tcPr>
          <w:p w14:paraId="4F314390" w14:textId="77777777" w:rsidR="002E6AB4" w:rsidRPr="002E6AB4" w:rsidRDefault="002E6AB4" w:rsidP="002E6AB4">
            <w:pPr>
              <w:jc w:val="center"/>
              <w:rPr>
                <w:rFonts w:ascii="Arial" w:hAnsi="Arial" w:cs="Arial"/>
                <w:color w:val="000000" w:themeColor="text1"/>
                <w:sz w:val="20"/>
                <w:szCs w:val="20"/>
              </w:rPr>
            </w:pPr>
            <w:r w:rsidRPr="002E6AB4">
              <w:rPr>
                <w:rFonts w:ascii="Arial" w:hAnsi="Arial" w:cs="Arial"/>
                <w:color w:val="000000" w:themeColor="text1"/>
                <w:sz w:val="20"/>
                <w:szCs w:val="20"/>
              </w:rPr>
              <w:t>Projeto BioBrasil</w:t>
            </w:r>
          </w:p>
        </w:tc>
        <w:tc>
          <w:tcPr>
            <w:tcW w:w="1176" w:type="dxa"/>
          </w:tcPr>
          <w:p w14:paraId="2FF9DA6F" w14:textId="64985CD7" w:rsidR="002E6AB4" w:rsidRPr="002E6AB4" w:rsidRDefault="002E6AB4" w:rsidP="002E6AB4">
            <w:pPr>
              <w:jc w:val="center"/>
              <w:rPr>
                <w:rFonts w:ascii="Arial" w:hAnsi="Arial" w:cs="Arial"/>
                <w:color w:val="000000" w:themeColor="text1"/>
                <w:sz w:val="20"/>
                <w:szCs w:val="20"/>
              </w:rPr>
            </w:pPr>
            <w:r>
              <w:rPr>
                <w:rFonts w:ascii="Arial" w:hAnsi="Arial" w:cs="Arial"/>
                <w:color w:val="000000" w:themeColor="text1"/>
                <w:sz w:val="20"/>
                <w:szCs w:val="20"/>
              </w:rPr>
              <w:t>2013 até o momento</w:t>
            </w:r>
          </w:p>
        </w:tc>
        <w:tc>
          <w:tcPr>
            <w:tcW w:w="1684" w:type="dxa"/>
          </w:tcPr>
          <w:p w14:paraId="1F3D961D" w14:textId="77777777" w:rsidR="002E6AB4" w:rsidRPr="002E6AB4" w:rsidRDefault="002E6AB4" w:rsidP="002E6AB4">
            <w:pPr>
              <w:jc w:val="center"/>
              <w:rPr>
                <w:rFonts w:ascii="Arial" w:hAnsi="Arial" w:cs="Arial"/>
                <w:color w:val="000000" w:themeColor="text1"/>
                <w:sz w:val="20"/>
                <w:szCs w:val="20"/>
              </w:rPr>
            </w:pPr>
            <w:r w:rsidRPr="002E6AB4">
              <w:rPr>
                <w:rFonts w:ascii="Arial" w:hAnsi="Arial" w:cs="Arial"/>
                <w:color w:val="000000" w:themeColor="text1"/>
                <w:sz w:val="20"/>
                <w:szCs w:val="20"/>
                <w:shd w:val="clear" w:color="auto" w:fill="FFFFFF"/>
              </w:rPr>
              <w:t>Entender como a degradação e fragmentação do habitat afetam grupos de micos-leões-da-cara-dourada</w:t>
            </w:r>
          </w:p>
        </w:tc>
        <w:tc>
          <w:tcPr>
            <w:tcW w:w="1119" w:type="dxa"/>
          </w:tcPr>
          <w:p w14:paraId="18B49C72" w14:textId="77777777" w:rsidR="002E6AB4" w:rsidRPr="002E6AB4" w:rsidRDefault="002E6AB4" w:rsidP="002E6AB4">
            <w:pPr>
              <w:jc w:val="center"/>
              <w:rPr>
                <w:rFonts w:ascii="Arial" w:hAnsi="Arial" w:cs="Arial"/>
                <w:color w:val="000000" w:themeColor="text1"/>
                <w:sz w:val="20"/>
                <w:szCs w:val="20"/>
              </w:rPr>
            </w:pPr>
            <w:r w:rsidRPr="002E6AB4">
              <w:rPr>
                <w:rFonts w:ascii="Arial" w:hAnsi="Arial" w:cs="Arial"/>
                <w:color w:val="000000" w:themeColor="text1"/>
                <w:sz w:val="20"/>
                <w:szCs w:val="20"/>
              </w:rPr>
              <w:t>Município de Una-Bahia</w:t>
            </w:r>
          </w:p>
        </w:tc>
        <w:tc>
          <w:tcPr>
            <w:tcW w:w="2887" w:type="dxa"/>
          </w:tcPr>
          <w:p w14:paraId="63E286F2" w14:textId="77777777" w:rsidR="002E6AB4" w:rsidRPr="002E6AB4" w:rsidRDefault="002E6AB4" w:rsidP="002E6AB4">
            <w:pPr>
              <w:jc w:val="center"/>
              <w:rPr>
                <w:rFonts w:ascii="Arial" w:hAnsi="Arial" w:cs="Arial"/>
                <w:color w:val="000000" w:themeColor="text1"/>
                <w:sz w:val="20"/>
                <w:szCs w:val="20"/>
              </w:rPr>
            </w:pPr>
            <w:r w:rsidRPr="002E6AB4">
              <w:rPr>
                <w:rFonts w:ascii="Arial" w:hAnsi="Arial" w:cs="Arial"/>
                <w:color w:val="000000" w:themeColor="text1"/>
                <w:sz w:val="20"/>
                <w:szCs w:val="20"/>
              </w:rPr>
              <w:t>Zoológico de Antuérpia</w:t>
            </w:r>
          </w:p>
        </w:tc>
        <w:tc>
          <w:tcPr>
            <w:tcW w:w="1037" w:type="dxa"/>
          </w:tcPr>
          <w:p w14:paraId="045FE156" w14:textId="77777777" w:rsidR="002E6AB4" w:rsidRPr="002E6AB4" w:rsidRDefault="002E6AB4" w:rsidP="002E6AB4">
            <w:pPr>
              <w:jc w:val="center"/>
              <w:rPr>
                <w:rFonts w:ascii="Arial" w:hAnsi="Arial" w:cs="Arial"/>
                <w:color w:val="000000" w:themeColor="text1"/>
                <w:sz w:val="20"/>
                <w:szCs w:val="20"/>
              </w:rPr>
            </w:pPr>
            <w:r w:rsidRPr="002E6AB4">
              <w:rPr>
                <w:rFonts w:ascii="Arial" w:hAnsi="Arial" w:cs="Arial"/>
                <w:color w:val="000000" w:themeColor="text1"/>
                <w:sz w:val="20"/>
                <w:szCs w:val="20"/>
              </w:rPr>
              <w:t>€150000</w:t>
            </w:r>
          </w:p>
        </w:tc>
        <w:tc>
          <w:tcPr>
            <w:tcW w:w="1448" w:type="dxa"/>
          </w:tcPr>
          <w:p w14:paraId="6D545789" w14:textId="77777777" w:rsidR="002E6AB4" w:rsidRPr="002E6AB4" w:rsidRDefault="002E6AB4" w:rsidP="002E6AB4">
            <w:pPr>
              <w:jc w:val="center"/>
              <w:rPr>
                <w:rFonts w:ascii="Arial" w:hAnsi="Arial" w:cs="Arial"/>
                <w:color w:val="000000" w:themeColor="text1"/>
                <w:sz w:val="20"/>
                <w:szCs w:val="20"/>
              </w:rPr>
            </w:pPr>
            <w:r w:rsidRPr="002E6AB4">
              <w:rPr>
                <w:rFonts w:ascii="Arial" w:hAnsi="Arial" w:cs="Arial"/>
                <w:color w:val="000000" w:themeColor="text1"/>
                <w:sz w:val="20"/>
                <w:szCs w:val="20"/>
              </w:rPr>
              <w:t>5</w:t>
            </w:r>
          </w:p>
        </w:tc>
      </w:tr>
    </w:tbl>
    <w:p w14:paraId="13A6855E" w14:textId="77777777" w:rsidR="002A4E5F" w:rsidRPr="00763382" w:rsidRDefault="002A4E5F" w:rsidP="00594473">
      <w:pPr>
        <w:pBdr>
          <w:top w:val="nil"/>
          <w:left w:val="nil"/>
          <w:bottom w:val="nil"/>
          <w:right w:val="nil"/>
          <w:between w:val="nil"/>
        </w:pBdr>
        <w:spacing w:line="360" w:lineRule="auto"/>
        <w:jc w:val="both"/>
        <w:rPr>
          <w:rFonts w:ascii="Arial" w:eastAsia="Times New Roman" w:hAnsi="Arial" w:cs="Arial"/>
          <w:color w:val="000000"/>
          <w:sz w:val="20"/>
          <w:szCs w:val="20"/>
        </w:rPr>
      </w:pPr>
    </w:p>
    <w:p w14:paraId="0BB16516" w14:textId="445AC520" w:rsidR="00D32776" w:rsidRPr="00763382" w:rsidRDefault="002302B0" w:rsidP="00C50FCD">
      <w:pPr>
        <w:widowControl w:val="0"/>
        <w:spacing w:line="360" w:lineRule="auto"/>
        <w:jc w:val="both"/>
        <w:rPr>
          <w:rFonts w:ascii="Arial" w:eastAsia="Times New Roman" w:hAnsi="Arial" w:cs="Arial"/>
          <w:b/>
          <w:sz w:val="20"/>
          <w:szCs w:val="20"/>
        </w:rPr>
      </w:pPr>
      <w:r w:rsidRPr="00763382">
        <w:rPr>
          <w:rFonts w:ascii="Arial" w:eastAsia="Times New Roman" w:hAnsi="Arial" w:cs="Arial"/>
          <w:b/>
          <w:sz w:val="20"/>
          <w:szCs w:val="20"/>
          <w:highlight w:val="yellow"/>
        </w:rPr>
        <w:t>Seção 3 - JUSTIFICATIVA DO PROJETO</w:t>
      </w:r>
    </w:p>
    <w:p w14:paraId="01ACA962" w14:textId="791317F9" w:rsidR="002131AC" w:rsidRPr="00763382" w:rsidRDefault="002131AC" w:rsidP="002131AC">
      <w:pPr>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Ecossistemas costeiros estão conectados e compartilham importantes</w:t>
      </w:r>
      <w:r w:rsidRPr="00763382">
        <w:rPr>
          <w:rFonts w:ascii="Arial" w:eastAsia="Times New Roman" w:hAnsi="Arial" w:cs="Arial"/>
          <w:color w:val="000000"/>
          <w:sz w:val="20"/>
          <w:szCs w:val="20"/>
          <w:lang w:val="pt-PT"/>
        </w:rPr>
        <w:t xml:space="preserve"> funções ecológicas e econômicas, conf</w:t>
      </w:r>
      <w:r w:rsidR="00F64008">
        <w:rPr>
          <w:rFonts w:ascii="Arial" w:eastAsia="Times New Roman" w:hAnsi="Arial" w:cs="Arial"/>
          <w:color w:val="000000"/>
          <w:sz w:val="20"/>
          <w:szCs w:val="20"/>
          <w:lang w:val="pt-PT"/>
        </w:rPr>
        <w:t>o</w:t>
      </w:r>
      <w:r w:rsidRPr="00763382">
        <w:rPr>
          <w:rFonts w:ascii="Arial" w:eastAsia="Times New Roman" w:hAnsi="Arial" w:cs="Arial"/>
          <w:color w:val="000000"/>
          <w:sz w:val="20"/>
          <w:szCs w:val="20"/>
          <w:lang w:val="pt-PT"/>
        </w:rPr>
        <w:t>rme descrito em estudos bem documentados na literatura (Guannel et al., 2016; Säwströwn et al., 2016). Esses ecossistemas podem complementar a proteção costeira contra vários impactos, incluindo os efeitos das ondas e tempestades (</w:t>
      </w:r>
      <w:r w:rsidR="00274F1D">
        <w:rPr>
          <w:rFonts w:ascii="Arial" w:eastAsia="Times New Roman" w:hAnsi="Arial" w:cs="Arial"/>
          <w:color w:val="000000"/>
          <w:sz w:val="20"/>
          <w:szCs w:val="20"/>
          <w:lang w:val="pt-PT"/>
        </w:rPr>
        <w:t xml:space="preserve">Guannel et al., </w:t>
      </w:r>
      <w:r w:rsidRPr="00763382">
        <w:rPr>
          <w:rFonts w:ascii="Arial" w:eastAsia="Times New Roman" w:hAnsi="Arial" w:cs="Arial"/>
          <w:color w:val="000000"/>
          <w:sz w:val="20"/>
          <w:szCs w:val="20"/>
          <w:lang w:val="pt-PT"/>
        </w:rPr>
        <w:t>2016). Além disso, ecossistemas marinhos contribuem como importantes sumidouros de carbono a longo prazo (</w:t>
      </w:r>
      <w:r w:rsidRPr="00763382">
        <w:rPr>
          <w:rFonts w:ascii="Arial" w:eastAsia="Times New Roman" w:hAnsi="Arial" w:cs="Arial"/>
          <w:color w:val="000000"/>
          <w:sz w:val="20"/>
          <w:szCs w:val="20"/>
        </w:rPr>
        <w:t>e esse carbono sequestrado da atmosfera e armazenado em ecossistemas costeiros é também chamado de “carbono azul”)</w:t>
      </w:r>
      <w:r w:rsidRPr="00763382">
        <w:rPr>
          <w:rFonts w:ascii="Arial" w:eastAsia="Times New Roman" w:hAnsi="Arial" w:cs="Arial"/>
          <w:color w:val="000000"/>
          <w:sz w:val="20"/>
          <w:szCs w:val="20"/>
          <w:lang w:val="pt-PT"/>
        </w:rPr>
        <w:t>, e desempenham um papel importante na manutenção da linha de base do ciclo do oceano (Howard et al., 2017). Além das funções ecológicas compartilhadas, os ecossistemas costeiros podem estar tão intimamente conectados, continuamente trocando componentes e influenciando uns aos outros, que alguns autores sugeriram que são sistemas heterogêneos (Hyndes et al., 2017). A troca de nutrientes, matéria orgânica e organismos entre os ecossistemas é um importante impulsionador de redes alimentares e produtividade (Säwströwn et al., 2016), e esse movimento, do doador ao sistema receptor, é descrito como “subsídio espacial” (Polis, Anderson e Holtz, 1997).</w:t>
      </w:r>
      <w:r w:rsidRPr="00763382">
        <w:rPr>
          <w:rFonts w:ascii="Arial" w:eastAsia="Times New Roman" w:hAnsi="Arial" w:cs="Arial"/>
          <w:color w:val="000000"/>
          <w:sz w:val="20"/>
          <w:szCs w:val="20"/>
        </w:rPr>
        <w:t xml:space="preserve"> Além de estarem conectados, ecossistemas marinhos podem ainda afetar os ecossistemas terrestres. Um exemplo dessa conectividade é o fato de que recifes de corais podem influenciar o regime de chuvas local, </w:t>
      </w:r>
      <w:r w:rsidR="00274F1D" w:rsidRPr="00763382">
        <w:rPr>
          <w:rFonts w:ascii="Arial" w:eastAsia="Times New Roman" w:hAnsi="Arial" w:cs="Arial"/>
          <w:color w:val="000000"/>
          <w:sz w:val="20"/>
          <w:szCs w:val="20"/>
        </w:rPr>
        <w:t>sendo,</w:t>
      </w:r>
      <w:r w:rsidRPr="00763382">
        <w:rPr>
          <w:rFonts w:ascii="Arial" w:eastAsia="Times New Roman" w:hAnsi="Arial" w:cs="Arial"/>
          <w:color w:val="000000"/>
          <w:sz w:val="20"/>
          <w:szCs w:val="20"/>
        </w:rPr>
        <w:t xml:space="preserve"> portanto</w:t>
      </w:r>
      <w:r w:rsidR="00274F1D">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importante para a agricultura e para a sociedade de uma maneira geral (Cropp et al., 2018).</w:t>
      </w:r>
    </w:p>
    <w:p w14:paraId="57EAC741" w14:textId="6C8BA750" w:rsidR="002131AC" w:rsidRPr="00763382" w:rsidRDefault="002131AC" w:rsidP="002131AC">
      <w:pPr>
        <w:spacing w:line="360" w:lineRule="auto"/>
        <w:ind w:firstLine="720"/>
        <w:jc w:val="both"/>
        <w:rPr>
          <w:rFonts w:ascii="Arial" w:eastAsia="Times New Roman" w:hAnsi="Arial" w:cs="Arial"/>
          <w:color w:val="000000"/>
          <w:sz w:val="20"/>
          <w:szCs w:val="20"/>
        </w:rPr>
      </w:pPr>
      <w:bookmarkStart w:id="0" w:name="_gjdgxs" w:colFirst="0" w:colLast="0"/>
      <w:bookmarkEnd w:id="0"/>
      <w:r w:rsidRPr="00763382">
        <w:rPr>
          <w:rFonts w:ascii="Arial" w:eastAsia="Times New Roman" w:hAnsi="Arial" w:cs="Arial"/>
          <w:color w:val="000000"/>
          <w:sz w:val="20"/>
          <w:szCs w:val="20"/>
        </w:rPr>
        <w:t xml:space="preserve">Entre os ecossistemas marinhos mais ameaçados, </w:t>
      </w:r>
      <w:r w:rsidR="00274F1D">
        <w:rPr>
          <w:rFonts w:ascii="Arial" w:eastAsia="Times New Roman" w:hAnsi="Arial" w:cs="Arial"/>
          <w:color w:val="000000"/>
          <w:sz w:val="20"/>
          <w:szCs w:val="20"/>
        </w:rPr>
        <w:t xml:space="preserve">estão </w:t>
      </w:r>
      <w:r w:rsidRPr="00763382">
        <w:rPr>
          <w:rFonts w:ascii="Arial" w:eastAsia="Times New Roman" w:hAnsi="Arial" w:cs="Arial"/>
          <w:color w:val="000000"/>
          <w:sz w:val="20"/>
          <w:szCs w:val="20"/>
        </w:rPr>
        <w:t xml:space="preserve">os recifes de corais, considerados as “florestas tropicais dos oceanos”, </w:t>
      </w:r>
      <w:r w:rsidR="00274F1D">
        <w:rPr>
          <w:rFonts w:ascii="Arial" w:eastAsia="Times New Roman" w:hAnsi="Arial" w:cs="Arial"/>
          <w:color w:val="000000"/>
          <w:sz w:val="20"/>
          <w:szCs w:val="20"/>
        </w:rPr>
        <w:t xml:space="preserve">que </w:t>
      </w:r>
      <w:r w:rsidRPr="00763382">
        <w:rPr>
          <w:rFonts w:ascii="Arial" w:eastAsia="Times New Roman" w:hAnsi="Arial" w:cs="Arial"/>
          <w:color w:val="000000"/>
          <w:sz w:val="20"/>
          <w:szCs w:val="20"/>
        </w:rPr>
        <w:t xml:space="preserve">vem sendo considerados também os “canários dos oceanos”, por </w:t>
      </w:r>
      <w:r w:rsidRPr="00763382">
        <w:rPr>
          <w:rFonts w:ascii="Arial" w:eastAsia="Times New Roman" w:hAnsi="Arial" w:cs="Arial"/>
          <w:color w:val="000000"/>
          <w:sz w:val="20"/>
          <w:szCs w:val="20"/>
        </w:rPr>
        <w:lastRenderedPageBreak/>
        <w:t>serem possivelmente os mais sensíveis a mudanças globais e estarem atualmente ameaçados de extinção (Swart, 2013), apesar de sua importância econômica e ambiental. Esses ecossistemas vêm sofrendo impactos devastadores, muitos deles irreversíveis, resultando em eventos massivos de branqueamento (Hughes et al., 2017, 2018), onde, devido ao aumento da temperatura da água, a alga simbiótica fotossintetizante e principal fonte de nutrição de muitos corais de águas rasas deixa o coral (Doney et al., 2012), chegando a atingir 75% dos organismos da Grande Barreira de Corais da Austr</w:t>
      </w:r>
      <w:r w:rsidRPr="00763382">
        <w:rPr>
          <w:rFonts w:ascii="Arial" w:eastAsia="Times New Roman" w:hAnsi="Arial" w:cs="Arial"/>
          <w:sz w:val="20"/>
          <w:szCs w:val="20"/>
        </w:rPr>
        <w:t>ália</w:t>
      </w:r>
      <w:r w:rsidRPr="00763382">
        <w:rPr>
          <w:rFonts w:ascii="Arial" w:eastAsia="Times New Roman" w:hAnsi="Arial" w:cs="Arial"/>
          <w:color w:val="000000"/>
          <w:sz w:val="20"/>
          <w:szCs w:val="20"/>
        </w:rPr>
        <w:t xml:space="preserve"> (GBC), por exemplo (Hughes et al., 2017). </w:t>
      </w:r>
      <w:r w:rsidR="00274F1D" w:rsidRPr="00763382">
        <w:rPr>
          <w:rFonts w:ascii="Arial" w:eastAsia="Times New Roman" w:hAnsi="Arial" w:cs="Arial"/>
          <w:color w:val="000000"/>
          <w:sz w:val="20"/>
          <w:szCs w:val="20"/>
        </w:rPr>
        <w:t>Os efeitos destes impactos têm</w:t>
      </w:r>
      <w:r w:rsidRPr="00763382">
        <w:rPr>
          <w:rFonts w:ascii="Arial" w:eastAsia="Times New Roman" w:hAnsi="Arial" w:cs="Arial"/>
          <w:color w:val="000000"/>
          <w:sz w:val="20"/>
          <w:szCs w:val="20"/>
        </w:rPr>
        <w:t xml:space="preserve"> chamado a atenção da mídia e de ambientalistas do mundo inteiro. Neste sentido, algumas associações de pesquisas mais renomadas do mundo, como as Academias de </w:t>
      </w:r>
      <w:r w:rsidRPr="00763382">
        <w:rPr>
          <w:rFonts w:ascii="Arial" w:eastAsia="Times New Roman" w:hAnsi="Arial" w:cs="Arial"/>
          <w:sz w:val="20"/>
          <w:szCs w:val="20"/>
        </w:rPr>
        <w:t>M</w:t>
      </w:r>
      <w:r w:rsidRPr="00763382">
        <w:rPr>
          <w:rFonts w:ascii="Arial" w:eastAsia="Times New Roman" w:hAnsi="Arial" w:cs="Arial"/>
          <w:color w:val="000000"/>
          <w:sz w:val="20"/>
          <w:szCs w:val="20"/>
        </w:rPr>
        <w:t xml:space="preserve">edicina, </w:t>
      </w:r>
      <w:r w:rsidRPr="00763382">
        <w:rPr>
          <w:rFonts w:ascii="Arial" w:eastAsia="Times New Roman" w:hAnsi="Arial" w:cs="Arial"/>
          <w:sz w:val="20"/>
          <w:szCs w:val="20"/>
        </w:rPr>
        <w:t>C</w:t>
      </w:r>
      <w:r w:rsidRPr="00763382">
        <w:rPr>
          <w:rFonts w:ascii="Arial" w:eastAsia="Times New Roman" w:hAnsi="Arial" w:cs="Arial"/>
          <w:color w:val="000000"/>
          <w:sz w:val="20"/>
          <w:szCs w:val="20"/>
        </w:rPr>
        <w:t xml:space="preserve">iências e </w:t>
      </w:r>
      <w:r w:rsidRPr="00763382">
        <w:rPr>
          <w:rFonts w:ascii="Arial" w:eastAsia="Times New Roman" w:hAnsi="Arial" w:cs="Arial"/>
          <w:sz w:val="20"/>
          <w:szCs w:val="20"/>
        </w:rPr>
        <w:t>E</w:t>
      </w:r>
      <w:r w:rsidRPr="00763382">
        <w:rPr>
          <w:rFonts w:ascii="Arial" w:eastAsia="Times New Roman" w:hAnsi="Arial" w:cs="Arial"/>
          <w:color w:val="000000"/>
          <w:sz w:val="20"/>
          <w:szCs w:val="20"/>
        </w:rPr>
        <w:t xml:space="preserve">ngrenharia dos Estados Unidos, criaram comitês para avaliar intervenções urgentes e necessárias para proteção e restauração/refaunação de recifes de corais (http://dels.nas.edu/Study-In-Progress/Interventions-Increase-Resilience/DELS-OSB-17-01).  </w:t>
      </w:r>
    </w:p>
    <w:p w14:paraId="64EADA5C" w14:textId="77777777" w:rsidR="002131AC" w:rsidRPr="00763382" w:rsidRDefault="002131AC" w:rsidP="002131AC">
      <w:pPr>
        <w:spacing w:line="360" w:lineRule="auto"/>
        <w:ind w:firstLine="720"/>
        <w:jc w:val="both"/>
        <w:rPr>
          <w:rFonts w:ascii="Arial" w:eastAsia="Times New Roman" w:hAnsi="Arial" w:cs="Arial"/>
          <w:color w:val="000000"/>
          <w:sz w:val="20"/>
          <w:szCs w:val="20"/>
        </w:rPr>
      </w:pPr>
      <w:bookmarkStart w:id="1" w:name="_30j0zll" w:colFirst="0" w:colLast="0"/>
      <w:bookmarkEnd w:id="1"/>
      <w:r w:rsidRPr="00763382">
        <w:rPr>
          <w:rFonts w:ascii="Arial" w:eastAsia="Times New Roman" w:hAnsi="Arial" w:cs="Arial"/>
          <w:color w:val="000000"/>
          <w:sz w:val="20"/>
          <w:szCs w:val="20"/>
        </w:rPr>
        <w:t xml:space="preserve">Estratégias de refaunação já estão sendo desenvolvidas por pesquisadores de diversas organizações ao redor do planeta, como o </w:t>
      </w:r>
      <w:r w:rsidRPr="00763382">
        <w:rPr>
          <w:rFonts w:ascii="Arial" w:eastAsia="Times New Roman" w:hAnsi="Arial" w:cs="Arial"/>
          <w:i/>
          <w:color w:val="000000"/>
          <w:sz w:val="20"/>
          <w:szCs w:val="20"/>
        </w:rPr>
        <w:t>Coral Restoration Foundation</w:t>
      </w:r>
      <w:r w:rsidRPr="00763382">
        <w:rPr>
          <w:rFonts w:ascii="Arial" w:eastAsia="Times New Roman" w:hAnsi="Arial" w:cs="Arial"/>
          <w:color w:val="000000"/>
          <w:sz w:val="20"/>
          <w:szCs w:val="20"/>
        </w:rPr>
        <w:t xml:space="preserve"> (EUA e outros países), </w:t>
      </w:r>
      <w:r w:rsidRPr="00763382">
        <w:rPr>
          <w:rFonts w:ascii="Arial" w:eastAsia="Times New Roman" w:hAnsi="Arial" w:cs="Arial"/>
          <w:i/>
          <w:color w:val="000000"/>
          <w:sz w:val="20"/>
          <w:szCs w:val="20"/>
        </w:rPr>
        <w:t>Great Barrier Reef Foundat</w:t>
      </w:r>
      <w:r w:rsidRPr="00763382">
        <w:rPr>
          <w:rFonts w:ascii="Arial" w:eastAsia="Times New Roman" w:hAnsi="Arial" w:cs="Arial"/>
          <w:color w:val="000000"/>
          <w:sz w:val="20"/>
          <w:szCs w:val="20"/>
        </w:rPr>
        <w:t xml:space="preserve">ion (Austrália), </w:t>
      </w:r>
      <w:r w:rsidRPr="00763382">
        <w:rPr>
          <w:rFonts w:ascii="Arial" w:eastAsia="Times New Roman" w:hAnsi="Arial" w:cs="Arial"/>
          <w:i/>
          <w:color w:val="000000"/>
          <w:sz w:val="20"/>
          <w:szCs w:val="20"/>
        </w:rPr>
        <w:t>Fragments of Hope</w:t>
      </w:r>
      <w:r w:rsidRPr="00763382">
        <w:rPr>
          <w:rFonts w:ascii="Arial" w:eastAsia="Times New Roman" w:hAnsi="Arial" w:cs="Arial"/>
          <w:color w:val="000000"/>
          <w:sz w:val="20"/>
          <w:szCs w:val="20"/>
        </w:rPr>
        <w:t xml:space="preserve"> (Belize), diversas instituições de pesquisa e universidades, entre outras. Entretanto, não existe no Brasil uma iniciativa articulada e focada em refaunação de nossos corais, bem como não existem estudos sobre as condições ideais para o estabelecimento dessas fazendas na nossa costa. Uma vez que diferentes estratégias devem ser utilizadas dependendo das condições ambientais locais, o estabelecimento desse tipo de iniciativa especificamente delineado para nossas condições se faz essencial e urgente. </w:t>
      </w:r>
    </w:p>
    <w:p w14:paraId="20C7F2C9" w14:textId="115FFBDB" w:rsidR="002131AC" w:rsidRPr="00763382" w:rsidRDefault="002131AC" w:rsidP="002131AC">
      <w:pPr>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Estratégias de refaunação de corais </w:t>
      </w:r>
      <w:r w:rsidR="00274F1D">
        <w:rPr>
          <w:rFonts w:ascii="Arial" w:eastAsia="Times New Roman" w:hAnsi="Arial" w:cs="Arial"/>
          <w:color w:val="000000"/>
          <w:sz w:val="20"/>
          <w:szCs w:val="20"/>
        </w:rPr>
        <w:t>b</w:t>
      </w:r>
      <w:r w:rsidRPr="00763382">
        <w:rPr>
          <w:rFonts w:ascii="Arial" w:eastAsia="Times New Roman" w:hAnsi="Arial" w:cs="Arial"/>
          <w:color w:val="000000"/>
          <w:sz w:val="20"/>
          <w:szCs w:val="20"/>
        </w:rPr>
        <w:t xml:space="preserve">rasileiros desenvolvidas por este projeto poderiam ainda ser futuramente aplicadas em conjunto com técnicas que estão sendo desenvolvidas por nosso grupo de pesquisa, em nosso país, como o desenvolvimento e teste da aplicação de </w:t>
      </w:r>
      <w:r w:rsidRPr="00507574">
        <w:rPr>
          <w:rFonts w:ascii="Arial" w:eastAsia="Times New Roman" w:hAnsi="Arial" w:cs="Arial"/>
          <w:color w:val="000000"/>
          <w:sz w:val="20"/>
          <w:szCs w:val="20"/>
        </w:rPr>
        <w:t xml:space="preserve">probióticos (Peixoto et al., 2017; </w:t>
      </w:r>
      <w:r w:rsidRPr="00763382">
        <w:rPr>
          <w:rFonts w:ascii="Arial" w:eastAsia="Times New Roman" w:hAnsi="Arial" w:cs="Arial"/>
          <w:color w:val="000000"/>
          <w:sz w:val="20"/>
          <w:szCs w:val="20"/>
          <w:highlight w:val="yellow"/>
        </w:rPr>
        <w:t>Rosado et al., submetido),</w:t>
      </w:r>
      <w:r w:rsidRPr="00763382">
        <w:rPr>
          <w:rFonts w:ascii="Arial" w:eastAsia="Times New Roman" w:hAnsi="Arial" w:cs="Arial"/>
          <w:color w:val="000000"/>
          <w:sz w:val="20"/>
          <w:szCs w:val="20"/>
        </w:rPr>
        <w:t xml:space="preserve"> para que possamos otimizar as técnicas de cultivo de corais, nos tornando ainda pioneiros na aplicação dessa estratégia conjunta em campo. </w:t>
      </w:r>
    </w:p>
    <w:p w14:paraId="4A629BCD" w14:textId="77777777" w:rsidR="00A060CD" w:rsidRPr="00763382" w:rsidRDefault="00A060CD" w:rsidP="00ED1C76">
      <w:pPr>
        <w:spacing w:line="360" w:lineRule="auto"/>
        <w:jc w:val="both"/>
        <w:rPr>
          <w:rFonts w:ascii="Arial" w:eastAsia="Times New Roman" w:hAnsi="Arial" w:cs="Arial"/>
          <w:color w:val="000000"/>
          <w:sz w:val="20"/>
          <w:szCs w:val="20"/>
        </w:rPr>
      </w:pPr>
    </w:p>
    <w:p w14:paraId="7C08E840" w14:textId="00F3502A" w:rsidR="00243FDC" w:rsidRPr="00847F4F" w:rsidRDefault="002131AC" w:rsidP="008852E2">
      <w:pPr>
        <w:widowControl w:val="0"/>
        <w:pBdr>
          <w:top w:val="nil"/>
          <w:left w:val="nil"/>
          <w:bottom w:val="nil"/>
          <w:right w:val="nil"/>
          <w:between w:val="nil"/>
        </w:pBdr>
        <w:spacing w:line="360" w:lineRule="auto"/>
        <w:jc w:val="both"/>
        <w:rPr>
          <w:rFonts w:ascii="Arial" w:eastAsia="Times New Roman" w:hAnsi="Arial" w:cs="Arial"/>
          <w:b/>
          <w:color w:val="000000"/>
          <w:sz w:val="20"/>
          <w:szCs w:val="20"/>
        </w:rPr>
      </w:pPr>
      <w:r w:rsidRPr="00763382">
        <w:rPr>
          <w:rFonts w:ascii="Arial" w:eastAsia="Times New Roman" w:hAnsi="Arial" w:cs="Arial"/>
          <w:b/>
          <w:color w:val="000000"/>
          <w:sz w:val="20"/>
          <w:szCs w:val="20"/>
        </w:rPr>
        <w:t>3.1</w:t>
      </w:r>
      <w:r w:rsidRPr="00763382">
        <w:rPr>
          <w:rFonts w:ascii="Arial" w:eastAsia="Times New Roman" w:hAnsi="Arial" w:cs="Arial"/>
          <w:b/>
          <w:color w:val="000000"/>
          <w:sz w:val="20"/>
          <w:szCs w:val="20"/>
        </w:rPr>
        <w:tab/>
      </w:r>
      <w:r w:rsidR="00243FDC" w:rsidRPr="00847F4F">
        <w:rPr>
          <w:rFonts w:ascii="Arial" w:eastAsia="Times New Roman" w:hAnsi="Arial" w:cs="Arial"/>
          <w:b/>
          <w:color w:val="000000"/>
          <w:sz w:val="20"/>
          <w:szCs w:val="20"/>
          <w:highlight w:val="yellow"/>
        </w:rPr>
        <w:t>CARACTERIZAÇÃO DA REALIDADE SOCIOAMBIENTAL</w:t>
      </w:r>
    </w:p>
    <w:p w14:paraId="7CC2E405" w14:textId="77777777" w:rsidR="00243FDC" w:rsidRPr="00847F4F" w:rsidRDefault="00243FDC" w:rsidP="00243FDC">
      <w:pPr>
        <w:widowControl w:val="0"/>
        <w:pBdr>
          <w:top w:val="nil"/>
          <w:left w:val="nil"/>
          <w:bottom w:val="nil"/>
          <w:right w:val="nil"/>
          <w:between w:val="nil"/>
        </w:pBdr>
        <w:spacing w:line="360" w:lineRule="auto"/>
        <w:ind w:hanging="720"/>
        <w:jc w:val="both"/>
        <w:rPr>
          <w:rFonts w:ascii="Arial" w:eastAsia="Times New Roman" w:hAnsi="Arial" w:cs="Arial"/>
          <w:sz w:val="20"/>
          <w:szCs w:val="20"/>
        </w:rPr>
      </w:pPr>
    </w:p>
    <w:p w14:paraId="5BB28EEC" w14:textId="1A4B908E" w:rsidR="00243FDC" w:rsidRPr="00847F4F" w:rsidRDefault="00243FDC" w:rsidP="00243FDC">
      <w:pPr>
        <w:widowControl w:val="0"/>
        <w:spacing w:line="360" w:lineRule="auto"/>
        <w:ind w:firstLine="720"/>
        <w:jc w:val="both"/>
        <w:rPr>
          <w:rFonts w:ascii="Arial" w:eastAsia="Times New Roman" w:hAnsi="Arial" w:cs="Arial"/>
          <w:color w:val="000000"/>
          <w:sz w:val="20"/>
          <w:szCs w:val="20"/>
        </w:rPr>
      </w:pPr>
      <w:r w:rsidRPr="00847F4F">
        <w:rPr>
          <w:rFonts w:ascii="Arial" w:eastAsia="Times New Roman" w:hAnsi="Arial" w:cs="Arial"/>
          <w:color w:val="000000"/>
          <w:sz w:val="20"/>
          <w:szCs w:val="20"/>
        </w:rPr>
        <w:t>Os locais escolhidos para o estabelecimento das primeiras fazendas de corais foram Armação dos Búzios (R</w:t>
      </w:r>
      <w:r w:rsidR="00274F1D">
        <w:rPr>
          <w:rFonts w:ascii="Arial" w:eastAsia="Times New Roman" w:hAnsi="Arial" w:cs="Arial"/>
          <w:color w:val="000000"/>
          <w:sz w:val="20"/>
          <w:szCs w:val="20"/>
        </w:rPr>
        <w:t>J) e Prado (BA), ambos ecologicamente</w:t>
      </w:r>
      <w:r w:rsidRPr="00847F4F">
        <w:rPr>
          <w:rFonts w:ascii="Arial" w:eastAsia="Times New Roman" w:hAnsi="Arial" w:cs="Arial"/>
          <w:color w:val="000000"/>
          <w:sz w:val="20"/>
          <w:szCs w:val="20"/>
        </w:rPr>
        <w:t xml:space="preserve"> e economicamente dependentes do ambiente marinho, carentes em recursos financeiros e fomento à pesquisa e desenvolvimento científico</w:t>
      </w:r>
      <w:r w:rsidR="00274F1D">
        <w:rPr>
          <w:rFonts w:ascii="Arial" w:eastAsia="Times New Roman" w:hAnsi="Arial" w:cs="Arial"/>
          <w:color w:val="000000"/>
          <w:sz w:val="20"/>
          <w:szCs w:val="20"/>
        </w:rPr>
        <w:t>. Porém</w:t>
      </w:r>
      <w:r w:rsidRPr="00847F4F">
        <w:rPr>
          <w:rFonts w:ascii="Arial" w:eastAsia="Times New Roman" w:hAnsi="Arial" w:cs="Arial"/>
          <w:color w:val="000000"/>
          <w:sz w:val="20"/>
          <w:szCs w:val="20"/>
        </w:rPr>
        <w:t xml:space="preserve"> </w:t>
      </w:r>
      <w:r w:rsidR="00274F1D">
        <w:rPr>
          <w:rFonts w:ascii="Arial" w:eastAsia="Times New Roman" w:hAnsi="Arial" w:cs="Arial"/>
          <w:color w:val="000000"/>
          <w:sz w:val="20"/>
          <w:szCs w:val="20"/>
        </w:rPr>
        <w:t>são áreas rica</w:t>
      </w:r>
      <w:r w:rsidRPr="00847F4F">
        <w:rPr>
          <w:rFonts w:ascii="Arial" w:eastAsia="Times New Roman" w:hAnsi="Arial" w:cs="Arial"/>
          <w:color w:val="000000"/>
          <w:sz w:val="20"/>
          <w:szCs w:val="20"/>
        </w:rPr>
        <w:t>s em ambientes coralíneos, e que apresentam interesse em priorização da sensibilização e educação ambiental e com forte participação da população nativa/indígena na pesca, uma das principais atividades econômicas de ambas as cidades.</w:t>
      </w:r>
    </w:p>
    <w:p w14:paraId="6C21DE5B" w14:textId="216251F0" w:rsidR="00243FDC" w:rsidRPr="00847F4F" w:rsidRDefault="00243FDC" w:rsidP="00243FDC">
      <w:pPr>
        <w:spacing w:line="360" w:lineRule="auto"/>
        <w:ind w:firstLine="720"/>
        <w:jc w:val="both"/>
        <w:rPr>
          <w:rFonts w:ascii="Arial" w:hAnsi="Arial" w:cs="Arial"/>
          <w:sz w:val="20"/>
          <w:szCs w:val="20"/>
        </w:rPr>
      </w:pPr>
      <w:r w:rsidRPr="00847F4F">
        <w:rPr>
          <w:rFonts w:ascii="Arial" w:hAnsi="Arial" w:cs="Arial"/>
          <w:sz w:val="20"/>
          <w:szCs w:val="20"/>
        </w:rPr>
        <w:t>No Oceano Atlântico Sul, o Brasil é o único país que possui recifes coralíneos, que se e</w:t>
      </w:r>
      <w:r w:rsidR="00274F1D">
        <w:rPr>
          <w:rFonts w:ascii="Arial" w:hAnsi="Arial" w:cs="Arial"/>
          <w:sz w:val="20"/>
          <w:szCs w:val="20"/>
        </w:rPr>
        <w:t>s</w:t>
      </w:r>
      <w:r w:rsidRPr="00847F4F">
        <w:rPr>
          <w:rFonts w:ascii="Arial" w:hAnsi="Arial" w:cs="Arial"/>
          <w:sz w:val="20"/>
          <w:szCs w:val="20"/>
        </w:rPr>
        <w:t>tendem desde o estado do Maranhão até o Estado do Rio de Janeiro, por mais de 2.000km de costa (</w:t>
      </w:r>
      <w:r w:rsidRPr="00847F4F">
        <w:rPr>
          <w:rFonts w:ascii="Arial" w:hAnsi="Arial" w:cs="Arial"/>
          <w:color w:val="000000"/>
          <w:sz w:val="20"/>
          <w:szCs w:val="20"/>
          <w:highlight w:val="yellow"/>
        </w:rPr>
        <w:t>Castro, 2000</w:t>
      </w:r>
      <w:r w:rsidRPr="00847F4F">
        <w:rPr>
          <w:rFonts w:ascii="Arial" w:hAnsi="Arial" w:cs="Arial"/>
          <w:sz w:val="20"/>
          <w:szCs w:val="20"/>
          <w:highlight w:val="yellow"/>
        </w:rPr>
        <w:t>).</w:t>
      </w:r>
      <w:r w:rsidRPr="00847F4F">
        <w:rPr>
          <w:rFonts w:ascii="Arial" w:hAnsi="Arial" w:cs="Arial"/>
          <w:sz w:val="20"/>
          <w:szCs w:val="20"/>
        </w:rPr>
        <w:t xml:space="preserve"> Esses corais estão divididos em três grandes grupos: octocorais, corais-pétreos (ou verdadeiros) e corais-de-fogo (ou hidrocorais). Exemplos de corais verdadeiros endêmicos de nosso país são: todas as espécies do gênero </w:t>
      </w:r>
      <w:r w:rsidRPr="00847F4F">
        <w:rPr>
          <w:rFonts w:ascii="Arial" w:hAnsi="Arial" w:cs="Arial"/>
          <w:i/>
          <w:sz w:val="20"/>
          <w:szCs w:val="20"/>
        </w:rPr>
        <w:t xml:space="preserve">Mussismilia, Porites branneri, Siderastrea stellata </w:t>
      </w:r>
      <w:r w:rsidRPr="00847F4F">
        <w:rPr>
          <w:rFonts w:ascii="Arial" w:hAnsi="Arial" w:cs="Arial"/>
          <w:sz w:val="20"/>
          <w:szCs w:val="20"/>
        </w:rPr>
        <w:t>e</w:t>
      </w:r>
      <w:r w:rsidRPr="00847F4F">
        <w:rPr>
          <w:rFonts w:ascii="Arial" w:hAnsi="Arial" w:cs="Arial"/>
          <w:i/>
          <w:sz w:val="20"/>
          <w:szCs w:val="20"/>
        </w:rPr>
        <w:t xml:space="preserve"> Favia gravida. Favia leptophyla </w:t>
      </w:r>
      <w:r w:rsidRPr="00847F4F">
        <w:rPr>
          <w:rFonts w:ascii="Arial" w:hAnsi="Arial" w:cs="Arial"/>
          <w:sz w:val="20"/>
          <w:szCs w:val="20"/>
        </w:rPr>
        <w:t>e</w:t>
      </w:r>
      <w:r w:rsidR="006D6B74">
        <w:rPr>
          <w:rFonts w:ascii="Arial" w:hAnsi="Arial" w:cs="Arial"/>
          <w:i/>
          <w:sz w:val="20"/>
          <w:szCs w:val="20"/>
        </w:rPr>
        <w:t xml:space="preserve"> Mussismilia braz</w:t>
      </w:r>
      <w:r w:rsidRPr="00847F4F">
        <w:rPr>
          <w:rFonts w:ascii="Arial" w:hAnsi="Arial" w:cs="Arial"/>
          <w:i/>
          <w:sz w:val="20"/>
          <w:szCs w:val="20"/>
        </w:rPr>
        <w:t xml:space="preserve">iliensis </w:t>
      </w:r>
      <w:r w:rsidRPr="00847F4F">
        <w:rPr>
          <w:rFonts w:ascii="Arial" w:hAnsi="Arial" w:cs="Arial"/>
          <w:sz w:val="20"/>
          <w:szCs w:val="20"/>
        </w:rPr>
        <w:t xml:space="preserve">se concentram apenas na região da Bahia. Quanto aos </w:t>
      </w:r>
      <w:r w:rsidRPr="00847F4F">
        <w:rPr>
          <w:rFonts w:ascii="Arial" w:hAnsi="Arial" w:cs="Arial"/>
          <w:sz w:val="20"/>
          <w:szCs w:val="20"/>
        </w:rPr>
        <w:lastRenderedPageBreak/>
        <w:t xml:space="preserve">hidrocorais, temos espécies que ocorrem em outras regiões </w:t>
      </w:r>
      <w:r w:rsidR="006D6B74">
        <w:rPr>
          <w:rFonts w:ascii="Arial" w:hAnsi="Arial" w:cs="Arial"/>
          <w:sz w:val="20"/>
          <w:szCs w:val="20"/>
        </w:rPr>
        <w:t>d</w:t>
      </w:r>
      <w:r w:rsidRPr="00847F4F">
        <w:rPr>
          <w:rFonts w:ascii="Arial" w:hAnsi="Arial" w:cs="Arial"/>
          <w:sz w:val="20"/>
          <w:szCs w:val="20"/>
        </w:rPr>
        <w:t xml:space="preserve">o planeta como </w:t>
      </w:r>
      <w:r w:rsidRPr="00847F4F">
        <w:rPr>
          <w:rFonts w:ascii="Arial" w:hAnsi="Arial" w:cs="Arial"/>
          <w:i/>
          <w:sz w:val="20"/>
          <w:szCs w:val="20"/>
        </w:rPr>
        <w:t>Mill</w:t>
      </w:r>
      <w:r w:rsidR="006D6B74">
        <w:rPr>
          <w:rFonts w:ascii="Arial" w:hAnsi="Arial" w:cs="Arial"/>
          <w:i/>
          <w:sz w:val="20"/>
          <w:szCs w:val="20"/>
        </w:rPr>
        <w:t>e</w:t>
      </w:r>
      <w:r w:rsidRPr="00847F4F">
        <w:rPr>
          <w:rFonts w:ascii="Arial" w:hAnsi="Arial" w:cs="Arial"/>
          <w:i/>
          <w:sz w:val="20"/>
          <w:szCs w:val="20"/>
        </w:rPr>
        <w:t xml:space="preserve">pora alcinornis </w:t>
      </w:r>
      <w:r w:rsidRPr="00847F4F">
        <w:rPr>
          <w:rFonts w:ascii="Arial" w:hAnsi="Arial" w:cs="Arial"/>
          <w:sz w:val="20"/>
          <w:szCs w:val="20"/>
        </w:rPr>
        <w:t xml:space="preserve">(abundante na região de Armação dos Búzios) e </w:t>
      </w:r>
      <w:r w:rsidR="006D6B74">
        <w:rPr>
          <w:rFonts w:ascii="Arial" w:hAnsi="Arial" w:cs="Arial"/>
          <w:i/>
          <w:sz w:val="20"/>
          <w:szCs w:val="20"/>
        </w:rPr>
        <w:t>Millepora</w:t>
      </w:r>
      <w:r w:rsidRPr="00847F4F">
        <w:rPr>
          <w:rFonts w:ascii="Arial" w:hAnsi="Arial" w:cs="Arial"/>
          <w:i/>
          <w:sz w:val="20"/>
          <w:szCs w:val="20"/>
        </w:rPr>
        <w:t xml:space="preserve"> squarrosa</w:t>
      </w:r>
      <w:r w:rsidRPr="00847F4F">
        <w:rPr>
          <w:rFonts w:ascii="Arial" w:hAnsi="Arial" w:cs="Arial"/>
          <w:sz w:val="20"/>
          <w:szCs w:val="20"/>
        </w:rPr>
        <w:t xml:space="preserve">. Além disso, outras espécies são restritas ao nosso litoral como </w:t>
      </w:r>
      <w:r w:rsidR="006D6B74">
        <w:rPr>
          <w:rFonts w:ascii="Arial" w:hAnsi="Arial" w:cs="Arial"/>
          <w:i/>
          <w:sz w:val="20"/>
          <w:szCs w:val="20"/>
        </w:rPr>
        <w:t>Mussismilia braz</w:t>
      </w:r>
      <w:r w:rsidRPr="00847F4F">
        <w:rPr>
          <w:rFonts w:ascii="Arial" w:hAnsi="Arial" w:cs="Arial"/>
          <w:i/>
          <w:sz w:val="20"/>
          <w:szCs w:val="20"/>
        </w:rPr>
        <w:t>iliensis</w:t>
      </w:r>
      <w:r w:rsidRPr="00847F4F">
        <w:rPr>
          <w:rFonts w:ascii="Arial" w:hAnsi="Arial" w:cs="Arial"/>
          <w:sz w:val="20"/>
          <w:szCs w:val="20"/>
        </w:rPr>
        <w:t xml:space="preserve"> e </w:t>
      </w:r>
      <w:r w:rsidRPr="00847F4F">
        <w:rPr>
          <w:rFonts w:ascii="Arial" w:hAnsi="Arial" w:cs="Arial"/>
          <w:i/>
          <w:sz w:val="20"/>
          <w:szCs w:val="20"/>
        </w:rPr>
        <w:t>M</w:t>
      </w:r>
      <w:r w:rsidR="006D6B74">
        <w:rPr>
          <w:rFonts w:ascii="Arial" w:hAnsi="Arial" w:cs="Arial"/>
          <w:i/>
          <w:sz w:val="20"/>
          <w:szCs w:val="20"/>
        </w:rPr>
        <w:t>illepora</w:t>
      </w:r>
      <w:r w:rsidRPr="00847F4F">
        <w:rPr>
          <w:rFonts w:ascii="Arial" w:hAnsi="Arial" w:cs="Arial"/>
          <w:i/>
          <w:sz w:val="20"/>
          <w:szCs w:val="20"/>
        </w:rPr>
        <w:t xml:space="preserve"> nitida</w:t>
      </w:r>
      <w:r w:rsidRPr="00847F4F">
        <w:rPr>
          <w:rFonts w:ascii="Arial" w:hAnsi="Arial" w:cs="Arial"/>
          <w:sz w:val="20"/>
          <w:szCs w:val="20"/>
        </w:rPr>
        <w:t xml:space="preserve">, esta última só sendo descrita apenas no estado da Bahia. O grupo de octocorais possui diversas espécies endêmicas, entre elas estão </w:t>
      </w:r>
      <w:r w:rsidRPr="00847F4F">
        <w:rPr>
          <w:rFonts w:ascii="Arial" w:hAnsi="Arial" w:cs="Arial"/>
          <w:i/>
          <w:sz w:val="20"/>
          <w:szCs w:val="20"/>
        </w:rPr>
        <w:t xml:space="preserve">Olindagorgia gracilis, Plexaurella regia, Muricea flamma, Phyllogorgia dilatata, Neospongodes atlantica </w:t>
      </w:r>
      <w:r w:rsidRPr="00847F4F">
        <w:rPr>
          <w:rFonts w:ascii="Arial" w:hAnsi="Arial" w:cs="Arial"/>
          <w:sz w:val="20"/>
          <w:szCs w:val="20"/>
        </w:rPr>
        <w:t>e</w:t>
      </w:r>
      <w:r w:rsidRPr="00847F4F">
        <w:rPr>
          <w:rFonts w:ascii="Arial" w:hAnsi="Arial" w:cs="Arial"/>
          <w:i/>
          <w:sz w:val="20"/>
          <w:szCs w:val="20"/>
        </w:rPr>
        <w:t xml:space="preserve"> Phyllogorgia dilatata</w:t>
      </w:r>
      <w:r w:rsidRPr="00847F4F">
        <w:rPr>
          <w:rFonts w:ascii="Arial" w:hAnsi="Arial" w:cs="Arial"/>
          <w:sz w:val="20"/>
          <w:szCs w:val="20"/>
        </w:rPr>
        <w:t>, sendo as três primeiras espécies restritas ao território da Bahia. Ao todo, em nossa costa há registro de 46 espécies de corais (incluindo espécies de hidrocorais), dentre essas espécies, 21 são endêmicas, ou seja, só ocorrem em águas brasileiras. Além disso, estima-se que muitas espécies não foram descritas ou descobertas pela falta de iniciativas que se destinem ao estudo e caracterização ecológica dessas áreas.</w:t>
      </w:r>
    </w:p>
    <w:p w14:paraId="6A5C351A" w14:textId="1780E607" w:rsidR="00243FDC" w:rsidRPr="00847F4F" w:rsidRDefault="00243FDC" w:rsidP="00243FDC">
      <w:pPr>
        <w:widowControl w:val="0"/>
        <w:spacing w:line="360" w:lineRule="auto"/>
        <w:ind w:firstLine="720"/>
        <w:jc w:val="both"/>
        <w:rPr>
          <w:rFonts w:ascii="Arial" w:hAnsi="Arial" w:cs="Arial"/>
          <w:sz w:val="20"/>
          <w:szCs w:val="20"/>
        </w:rPr>
      </w:pPr>
      <w:r w:rsidRPr="00847F4F">
        <w:rPr>
          <w:rFonts w:ascii="Arial" w:hAnsi="Arial" w:cs="Arial"/>
          <w:sz w:val="20"/>
          <w:szCs w:val="20"/>
        </w:rPr>
        <w:t>Como pode se percebe</w:t>
      </w:r>
      <w:r w:rsidR="006D6B74">
        <w:rPr>
          <w:rFonts w:ascii="Arial" w:hAnsi="Arial" w:cs="Arial"/>
          <w:sz w:val="20"/>
          <w:szCs w:val="20"/>
        </w:rPr>
        <w:t>r pela distribuição de espécies</w:t>
      </w:r>
      <w:r w:rsidRPr="00847F4F">
        <w:rPr>
          <w:rFonts w:ascii="Arial" w:hAnsi="Arial" w:cs="Arial"/>
          <w:sz w:val="20"/>
          <w:szCs w:val="20"/>
        </w:rPr>
        <w:t xml:space="preserve"> no território nacional, o estado da Bahia é o estado que apresenta as regiões coralíneas mais pristinas e biodiversas, o que inclui a região de Abrolhos, área de proteção ambiental muito próxima à região de Prado, um dos locais </w:t>
      </w:r>
      <w:r w:rsidR="006D6B74">
        <w:rPr>
          <w:rFonts w:ascii="Arial" w:hAnsi="Arial" w:cs="Arial"/>
          <w:sz w:val="20"/>
          <w:szCs w:val="20"/>
        </w:rPr>
        <w:t>em que</w:t>
      </w:r>
      <w:r w:rsidRPr="00847F4F">
        <w:rPr>
          <w:rFonts w:ascii="Arial" w:hAnsi="Arial" w:cs="Arial"/>
          <w:sz w:val="20"/>
          <w:szCs w:val="20"/>
        </w:rPr>
        <w:t xml:space="preserve"> o projeto atuará. Além disso, na região da Bahia ocorrem formações de corais únicas no mundo: os chapeirões, que são formações recifais com uma coluna estreita e topo chapado (em f</w:t>
      </w:r>
      <w:r w:rsidR="006D6B74">
        <w:rPr>
          <w:rFonts w:ascii="Arial" w:hAnsi="Arial" w:cs="Arial"/>
          <w:sz w:val="20"/>
          <w:szCs w:val="20"/>
        </w:rPr>
        <w:t>o</w:t>
      </w:r>
      <w:r w:rsidRPr="00847F4F">
        <w:rPr>
          <w:rFonts w:ascii="Arial" w:hAnsi="Arial" w:cs="Arial"/>
          <w:sz w:val="20"/>
          <w:szCs w:val="20"/>
        </w:rPr>
        <w:t>rmato de árvore). Essas formações, no Banco dos Abrolhos, podem alcançar 20 metros de altura e 50 de diâmetro, sendo abrigo e base para o desenvolvimento de inúmeras espécies de organismos da fauna e flora da região. Já na região sudeste, a diversidade e abundância de corais são menores quando comparamos à Bahia, mas ainda assim é uma região bastante rica em biodive</w:t>
      </w:r>
      <w:r w:rsidR="006D6B74">
        <w:rPr>
          <w:rFonts w:ascii="Arial" w:hAnsi="Arial" w:cs="Arial"/>
          <w:sz w:val="20"/>
          <w:szCs w:val="20"/>
        </w:rPr>
        <w:t>r</w:t>
      </w:r>
      <w:r w:rsidRPr="00847F4F">
        <w:rPr>
          <w:rFonts w:ascii="Arial" w:hAnsi="Arial" w:cs="Arial"/>
          <w:sz w:val="20"/>
          <w:szCs w:val="20"/>
        </w:rPr>
        <w:t>sidade. Isso ocorre por se tratar de uma região afetada pelo fenômeno de ressurgência, aonde ventos do quadrante leste/nordeste aliado ao movi</w:t>
      </w:r>
      <w:r w:rsidR="006D6B74">
        <w:rPr>
          <w:rFonts w:ascii="Arial" w:hAnsi="Arial" w:cs="Arial"/>
          <w:sz w:val="20"/>
          <w:szCs w:val="20"/>
        </w:rPr>
        <w:t>mento de rotação da terra,</w:t>
      </w:r>
      <w:r w:rsidRPr="00847F4F">
        <w:rPr>
          <w:rFonts w:ascii="Arial" w:hAnsi="Arial" w:cs="Arial"/>
          <w:sz w:val="20"/>
          <w:szCs w:val="20"/>
        </w:rPr>
        <w:t xml:space="preserve"> causa o afastamento das águas quentes da Corrente do Brasil que descem pela costa do nordeste em direção ao sul. Esse fenômeno só ocorre em 5 localidades no globo, tornando essa</w:t>
      </w:r>
      <w:r w:rsidR="006D6B74">
        <w:rPr>
          <w:rFonts w:ascii="Arial" w:hAnsi="Arial" w:cs="Arial"/>
          <w:sz w:val="20"/>
          <w:szCs w:val="20"/>
        </w:rPr>
        <w:t xml:space="preserve"> região única em relação à biod</w:t>
      </w:r>
      <w:r w:rsidRPr="00847F4F">
        <w:rPr>
          <w:rFonts w:ascii="Arial" w:hAnsi="Arial" w:cs="Arial"/>
          <w:sz w:val="20"/>
          <w:szCs w:val="20"/>
        </w:rPr>
        <w:t xml:space="preserve">iversidade e formações coralíneas, fazendo a faixa da costa próxima às cidades de Armação de Búzios e Cabo Frio ser considerada um “oásis coralíneo” </w:t>
      </w:r>
      <w:r w:rsidRPr="00847F4F">
        <w:rPr>
          <w:rFonts w:ascii="Arial" w:hAnsi="Arial" w:cs="Arial"/>
          <w:sz w:val="20"/>
          <w:szCs w:val="20"/>
          <w:highlight w:val="yellow"/>
        </w:rPr>
        <w:t xml:space="preserve">(Laborel </w:t>
      </w:r>
      <w:commentRangeStart w:id="2"/>
      <w:r w:rsidRPr="00847F4F">
        <w:rPr>
          <w:rFonts w:ascii="Arial" w:hAnsi="Arial" w:cs="Arial"/>
          <w:sz w:val="20"/>
          <w:szCs w:val="20"/>
          <w:highlight w:val="yellow"/>
        </w:rPr>
        <w:t>1970</w:t>
      </w:r>
      <w:commentRangeEnd w:id="2"/>
      <w:r w:rsidRPr="00847F4F">
        <w:rPr>
          <w:rStyle w:val="Refdecomentrio"/>
          <w:rFonts w:ascii="Arial" w:hAnsi="Arial" w:cs="Arial"/>
          <w:sz w:val="20"/>
          <w:szCs w:val="20"/>
        </w:rPr>
        <w:commentReference w:id="2"/>
      </w:r>
      <w:r w:rsidRPr="00847F4F">
        <w:rPr>
          <w:rFonts w:ascii="Arial" w:hAnsi="Arial" w:cs="Arial"/>
          <w:sz w:val="20"/>
          <w:szCs w:val="20"/>
          <w:highlight w:val="yellow"/>
        </w:rPr>
        <w:t>).</w:t>
      </w:r>
    </w:p>
    <w:p w14:paraId="6E6E23F3" w14:textId="35FC00FF" w:rsidR="00243FDC" w:rsidRPr="00847F4F" w:rsidRDefault="006D6B74" w:rsidP="00243FDC">
      <w:pPr>
        <w:widowControl w:val="0"/>
        <w:spacing w:line="360" w:lineRule="auto"/>
        <w:ind w:firstLine="720"/>
        <w:jc w:val="both"/>
        <w:rPr>
          <w:rFonts w:ascii="Arial" w:eastAsia="Times New Roman" w:hAnsi="Arial" w:cs="Arial"/>
          <w:color w:val="000000"/>
          <w:sz w:val="20"/>
          <w:szCs w:val="20"/>
        </w:rPr>
      </w:pPr>
      <w:r>
        <w:rPr>
          <w:rFonts w:ascii="Arial" w:eastAsia="Times New Roman" w:hAnsi="Arial" w:cs="Arial"/>
          <w:sz w:val="20"/>
          <w:szCs w:val="20"/>
        </w:rPr>
        <w:t>O município do Prado na Bahia</w:t>
      </w:r>
      <w:r w:rsidR="00243FDC" w:rsidRPr="00847F4F">
        <w:rPr>
          <w:rFonts w:ascii="Arial" w:eastAsia="Times New Roman" w:hAnsi="Arial" w:cs="Arial"/>
          <w:sz w:val="20"/>
          <w:szCs w:val="20"/>
        </w:rPr>
        <w:t>, possui 27.627 habitantes, com 44% deles vivendo na zona rural. Segundo o Zoneamento Ecológico-Econômico da Bahia, o município possui uma taxa de analfabetismo de 17% e desempenho de condição</w:t>
      </w:r>
      <w:r>
        <w:rPr>
          <w:rFonts w:ascii="Arial" w:eastAsia="Times New Roman" w:hAnsi="Arial" w:cs="Arial"/>
          <w:sz w:val="20"/>
          <w:szCs w:val="20"/>
        </w:rPr>
        <w:t>,</w:t>
      </w:r>
      <w:r w:rsidR="00243FDC" w:rsidRPr="00847F4F">
        <w:rPr>
          <w:rFonts w:ascii="Arial" w:eastAsia="Times New Roman" w:hAnsi="Arial" w:cs="Arial"/>
          <w:sz w:val="20"/>
          <w:szCs w:val="20"/>
        </w:rPr>
        <w:t xml:space="preserve"> qualidade de vida e condição econômica insuficientes. O município possui duas reservas indígenas homologadas, com destaque para a terra indígena (TI) Comoxetiba, de etnia Pataxó. Possui em seu território duas unidades de conservação federais terrestres (Parque do descobrimento e Monumento Natural do Monte Pascoal) e uma marinha, a Reserva Extrativista do Corumbau (RESEX Corumbau). A Resex do Corumbau é a maior unidade de conservação de uso sustentável em ambiente recifal do Brasil e foi destacada como área prioritária p</w:t>
      </w:r>
      <w:r>
        <w:rPr>
          <w:rFonts w:ascii="Arial" w:eastAsia="Times New Roman" w:hAnsi="Arial" w:cs="Arial"/>
          <w:sz w:val="20"/>
          <w:szCs w:val="20"/>
        </w:rPr>
        <w:t>elo Plano de Ação Nacional para</w:t>
      </w:r>
      <w:r w:rsidR="00243FDC" w:rsidRPr="00847F4F">
        <w:rPr>
          <w:rFonts w:ascii="Arial" w:eastAsia="Times New Roman" w:hAnsi="Arial" w:cs="Arial"/>
          <w:sz w:val="20"/>
          <w:szCs w:val="20"/>
        </w:rPr>
        <w:t xml:space="preserve"> </w:t>
      </w:r>
      <w:r>
        <w:rPr>
          <w:rFonts w:ascii="Arial" w:eastAsia="Times New Roman" w:hAnsi="Arial" w:cs="Arial"/>
          <w:sz w:val="20"/>
          <w:szCs w:val="20"/>
        </w:rPr>
        <w:t xml:space="preserve">a </w:t>
      </w:r>
      <w:r w:rsidR="00243FDC" w:rsidRPr="00847F4F">
        <w:rPr>
          <w:rFonts w:ascii="Arial" w:eastAsia="Times New Roman" w:hAnsi="Arial" w:cs="Arial"/>
          <w:sz w:val="20"/>
          <w:szCs w:val="20"/>
        </w:rPr>
        <w:t>conservação de ambientes coralíneos. Ainda não há projetos que atuem na educação ambiental e sensibilização das comunidades tradicionais dependentes do ambiente marinho na região. As populações tradicionais e indígenas ligadas a pesca no ambiente recifal tem demandado suporte técnico, espaços de diálogo e políticas públicas para fomentar o uso sustentável do território marinho de que são usuários.</w:t>
      </w:r>
    </w:p>
    <w:p w14:paraId="126604A3" w14:textId="21587DDD" w:rsidR="00243FDC" w:rsidRPr="00847F4F" w:rsidRDefault="00243FDC" w:rsidP="00243FDC">
      <w:pPr>
        <w:widowControl w:val="0"/>
        <w:spacing w:line="360" w:lineRule="auto"/>
        <w:ind w:firstLine="720"/>
        <w:jc w:val="both"/>
        <w:rPr>
          <w:rFonts w:ascii="Arial" w:hAnsi="Arial" w:cs="Arial"/>
          <w:sz w:val="20"/>
          <w:szCs w:val="20"/>
          <w:highlight w:val="lightGray"/>
        </w:rPr>
      </w:pPr>
      <w:r w:rsidRPr="00847F4F">
        <w:rPr>
          <w:rFonts w:ascii="Arial" w:eastAsia="Times New Roman" w:hAnsi="Arial" w:cs="Arial"/>
          <w:sz w:val="20"/>
          <w:szCs w:val="20"/>
        </w:rPr>
        <w:t>O município de Armação dos Búzios, RJ, possui 30</w:t>
      </w:r>
      <w:r w:rsidR="008520C0">
        <w:rPr>
          <w:rFonts w:ascii="Arial" w:eastAsia="Times New Roman" w:hAnsi="Arial" w:cs="Arial"/>
          <w:sz w:val="20"/>
          <w:szCs w:val="20"/>
        </w:rPr>
        <w:t>.</w:t>
      </w:r>
      <w:r w:rsidRPr="00847F4F">
        <w:rPr>
          <w:rFonts w:ascii="Arial" w:eastAsia="Times New Roman" w:hAnsi="Arial" w:cs="Arial"/>
          <w:sz w:val="20"/>
          <w:szCs w:val="20"/>
        </w:rPr>
        <w:t>439 habitantes, em sua maioria vivendo na zona urbana, segundo PNUD. O Índice de Desenvolvimento</w:t>
      </w:r>
      <w:r w:rsidR="008520C0">
        <w:rPr>
          <w:rFonts w:ascii="Arial" w:eastAsia="Times New Roman" w:hAnsi="Arial" w:cs="Arial"/>
          <w:sz w:val="20"/>
          <w:szCs w:val="20"/>
        </w:rPr>
        <w:t xml:space="preserve"> Humano Municipal (IDHM) é de 0.</w:t>
      </w:r>
      <w:r w:rsidRPr="00847F4F">
        <w:rPr>
          <w:rFonts w:ascii="Arial" w:eastAsia="Times New Roman" w:hAnsi="Arial" w:cs="Arial"/>
          <w:sz w:val="20"/>
          <w:szCs w:val="20"/>
        </w:rPr>
        <w:t>728</w:t>
      </w:r>
      <w:r w:rsidR="008520C0">
        <w:rPr>
          <w:rFonts w:ascii="Arial" w:eastAsia="Times New Roman" w:hAnsi="Arial" w:cs="Arial"/>
          <w:sz w:val="20"/>
          <w:szCs w:val="20"/>
        </w:rPr>
        <w:t>,</w:t>
      </w:r>
      <w:r w:rsidRPr="00847F4F">
        <w:rPr>
          <w:rFonts w:ascii="Arial" w:eastAsia="Times New Roman" w:hAnsi="Arial" w:cs="Arial"/>
          <w:sz w:val="20"/>
          <w:szCs w:val="20"/>
        </w:rPr>
        <w:t xml:space="preserve"> </w:t>
      </w:r>
      <w:r w:rsidRPr="00847F4F">
        <w:rPr>
          <w:rFonts w:ascii="Arial" w:eastAsia="Times New Roman" w:hAnsi="Arial" w:cs="Arial"/>
          <w:sz w:val="20"/>
          <w:szCs w:val="20"/>
        </w:rPr>
        <w:lastRenderedPageBreak/>
        <w:t xml:space="preserve">considerado alto. Embora tenha alto IDHM, há muitos conflitos de uso do ambiente marinho, principalmente pela população ligada à pesca tradicional. O turismo é a principal atividade econômica do </w:t>
      </w:r>
      <w:r w:rsidR="00465570">
        <w:rPr>
          <w:rFonts w:ascii="Arial" w:eastAsia="Times New Roman" w:hAnsi="Arial" w:cs="Arial"/>
          <w:sz w:val="20"/>
          <w:szCs w:val="20"/>
        </w:rPr>
        <w:t>m</w:t>
      </w:r>
      <w:r w:rsidRPr="00847F4F">
        <w:rPr>
          <w:rFonts w:ascii="Arial" w:eastAsia="Times New Roman" w:hAnsi="Arial" w:cs="Arial"/>
          <w:sz w:val="20"/>
          <w:szCs w:val="20"/>
        </w:rPr>
        <w:t xml:space="preserve">unicípio e surgem conflitos ligados a esta atividade e sua interação com o uso do ambiente marinho, como por exemplo o fundeio de transatlânticos, o lixo plástico submarino e </w:t>
      </w:r>
      <w:r w:rsidR="00465570">
        <w:rPr>
          <w:rFonts w:ascii="Arial" w:eastAsia="Times New Roman" w:hAnsi="Arial" w:cs="Arial"/>
          <w:sz w:val="20"/>
          <w:szCs w:val="20"/>
        </w:rPr>
        <w:t xml:space="preserve">as </w:t>
      </w:r>
      <w:r w:rsidRPr="00847F4F">
        <w:rPr>
          <w:rFonts w:ascii="Arial" w:eastAsia="Times New Roman" w:hAnsi="Arial" w:cs="Arial"/>
          <w:sz w:val="20"/>
          <w:szCs w:val="20"/>
        </w:rPr>
        <w:t xml:space="preserve">restrições à pesca impostas pelas </w:t>
      </w:r>
      <w:r w:rsidR="00465570">
        <w:rPr>
          <w:rFonts w:ascii="Arial" w:eastAsia="Times New Roman" w:hAnsi="Arial" w:cs="Arial"/>
          <w:sz w:val="20"/>
          <w:szCs w:val="20"/>
        </w:rPr>
        <w:t>u</w:t>
      </w:r>
      <w:r w:rsidRPr="00847F4F">
        <w:rPr>
          <w:rFonts w:ascii="Arial" w:eastAsia="Times New Roman" w:hAnsi="Arial" w:cs="Arial"/>
          <w:sz w:val="20"/>
          <w:szCs w:val="20"/>
        </w:rPr>
        <w:t xml:space="preserve">nidades de conservação do </w:t>
      </w:r>
      <w:r w:rsidR="00465570">
        <w:rPr>
          <w:rFonts w:ascii="Arial" w:eastAsia="Times New Roman" w:hAnsi="Arial" w:cs="Arial"/>
          <w:sz w:val="20"/>
          <w:szCs w:val="20"/>
        </w:rPr>
        <w:t>m</w:t>
      </w:r>
      <w:r w:rsidRPr="00847F4F">
        <w:rPr>
          <w:rFonts w:ascii="Arial" w:eastAsia="Times New Roman" w:hAnsi="Arial" w:cs="Arial"/>
          <w:sz w:val="20"/>
          <w:szCs w:val="20"/>
        </w:rPr>
        <w:t>unicípio. Possui em seu território duas unidades de conservação marinhas</w:t>
      </w:r>
      <w:r w:rsidR="00465570">
        <w:rPr>
          <w:rFonts w:ascii="Arial" w:eastAsia="Times New Roman" w:hAnsi="Arial" w:cs="Arial"/>
          <w:sz w:val="20"/>
          <w:szCs w:val="20"/>
        </w:rPr>
        <w:t xml:space="preserve"> </w:t>
      </w:r>
      <w:r w:rsidR="00465570" w:rsidRPr="00847F4F">
        <w:rPr>
          <w:rFonts w:ascii="Arial" w:eastAsia="Times New Roman" w:hAnsi="Arial" w:cs="Arial"/>
          <w:sz w:val="20"/>
          <w:szCs w:val="20"/>
        </w:rPr>
        <w:t>municipais</w:t>
      </w:r>
      <w:r w:rsidR="00465570">
        <w:rPr>
          <w:rFonts w:ascii="Arial" w:eastAsia="Times New Roman" w:hAnsi="Arial" w:cs="Arial"/>
          <w:sz w:val="20"/>
          <w:szCs w:val="20"/>
        </w:rPr>
        <w:t>: a Á</w:t>
      </w:r>
      <w:r w:rsidRPr="00847F4F">
        <w:rPr>
          <w:rFonts w:ascii="Arial" w:eastAsia="Times New Roman" w:hAnsi="Arial" w:cs="Arial"/>
          <w:sz w:val="20"/>
          <w:szCs w:val="20"/>
        </w:rPr>
        <w:t>rea de Proteção Ambiental de Búzios e o Parque dos Corais de Búzios.</w:t>
      </w:r>
    </w:p>
    <w:p w14:paraId="6ECC8F4B" w14:textId="5A9C5179" w:rsidR="00243FDC" w:rsidRPr="00847F4F" w:rsidRDefault="00243FDC" w:rsidP="00243FDC">
      <w:pPr>
        <w:spacing w:line="360" w:lineRule="auto"/>
        <w:ind w:firstLine="720"/>
        <w:jc w:val="both"/>
        <w:rPr>
          <w:rFonts w:ascii="Arial" w:eastAsia="Times New Roman" w:hAnsi="Arial" w:cs="Arial"/>
          <w:color w:val="222222"/>
          <w:sz w:val="20"/>
          <w:szCs w:val="20"/>
          <w:highlight w:val="white"/>
        </w:rPr>
      </w:pPr>
      <w:r w:rsidRPr="00847F4F">
        <w:rPr>
          <w:rFonts w:ascii="Arial" w:hAnsi="Arial" w:cs="Arial"/>
          <w:sz w:val="20"/>
          <w:szCs w:val="20"/>
        </w:rPr>
        <w:t xml:space="preserve">A ocupação e exploração dessas cidades, juntamente com o desenvolvimento industrial acelerado, sobrepesca e turismo inconsciente, são atividades que vem causando sérios danos aos nossos ambientes coralíneos únicos no mundo. </w:t>
      </w:r>
      <w:r w:rsidRPr="00847F4F">
        <w:rPr>
          <w:rFonts w:ascii="Arial" w:eastAsia="Times New Roman" w:hAnsi="Arial" w:cs="Arial"/>
          <w:color w:val="000000"/>
          <w:sz w:val="20"/>
          <w:szCs w:val="20"/>
        </w:rPr>
        <w:t xml:space="preserve">Em ambos os locais, </w:t>
      </w:r>
      <w:r w:rsidRPr="00847F4F">
        <w:rPr>
          <w:rFonts w:ascii="Arial" w:eastAsia="Times New Roman" w:hAnsi="Arial" w:cs="Arial"/>
          <w:sz w:val="20"/>
          <w:szCs w:val="20"/>
        </w:rPr>
        <w:t>o Projeto</w:t>
      </w:r>
      <w:r w:rsidR="00465570">
        <w:rPr>
          <w:rFonts w:ascii="Arial" w:eastAsia="Times New Roman" w:hAnsi="Arial" w:cs="Arial"/>
          <w:sz w:val="20"/>
          <w:szCs w:val="20"/>
        </w:rPr>
        <w:t xml:space="preserve"> Tanto Mar atuará, através das a</w:t>
      </w:r>
      <w:r w:rsidRPr="00847F4F">
        <w:rPr>
          <w:rFonts w:ascii="Arial" w:eastAsia="Times New Roman" w:hAnsi="Arial" w:cs="Arial"/>
          <w:sz w:val="20"/>
          <w:szCs w:val="20"/>
        </w:rPr>
        <w:t xml:space="preserve">ções de sensibilização, </w:t>
      </w:r>
      <w:r w:rsidR="00465570">
        <w:rPr>
          <w:rFonts w:ascii="Arial" w:eastAsia="Times New Roman" w:hAnsi="Arial" w:cs="Arial"/>
          <w:sz w:val="20"/>
          <w:szCs w:val="20"/>
        </w:rPr>
        <w:t>e</w:t>
      </w:r>
      <w:r w:rsidRPr="00847F4F">
        <w:rPr>
          <w:rFonts w:ascii="Arial" w:eastAsia="Times New Roman" w:hAnsi="Arial" w:cs="Arial"/>
          <w:sz w:val="20"/>
          <w:szCs w:val="20"/>
        </w:rPr>
        <w:t xml:space="preserve">ducação </w:t>
      </w:r>
      <w:r w:rsidR="00465570">
        <w:rPr>
          <w:rFonts w:ascii="Arial" w:eastAsia="Times New Roman" w:hAnsi="Arial" w:cs="Arial"/>
          <w:sz w:val="20"/>
          <w:szCs w:val="20"/>
        </w:rPr>
        <w:t>a</w:t>
      </w:r>
      <w:r w:rsidRPr="00847F4F">
        <w:rPr>
          <w:rFonts w:ascii="Arial" w:eastAsia="Times New Roman" w:hAnsi="Arial" w:cs="Arial"/>
          <w:sz w:val="20"/>
          <w:szCs w:val="20"/>
        </w:rPr>
        <w:t>mbiental e do resgate do</w:t>
      </w:r>
      <w:r w:rsidRPr="00847F4F">
        <w:rPr>
          <w:rFonts w:ascii="Arial" w:eastAsia="Times New Roman" w:hAnsi="Arial" w:cs="Arial"/>
          <w:color w:val="222222"/>
          <w:sz w:val="20"/>
          <w:szCs w:val="20"/>
          <w:highlight w:val="white"/>
        </w:rPr>
        <w:t xml:space="preserve"> conhecimento acumulado pelas comunidades tradicionais, através da sua estreita relação com a natureza, que é resultado de gerações de experiências acumuladas, </w:t>
      </w:r>
      <w:r w:rsidR="00465570">
        <w:rPr>
          <w:rFonts w:ascii="Arial" w:eastAsia="Times New Roman" w:hAnsi="Arial" w:cs="Arial"/>
          <w:color w:val="222222"/>
          <w:sz w:val="20"/>
          <w:szCs w:val="20"/>
          <w:highlight w:val="white"/>
        </w:rPr>
        <w:t xml:space="preserve">práticas e troca de informação. Essa integração </w:t>
      </w:r>
      <w:r w:rsidRPr="00847F4F">
        <w:rPr>
          <w:rFonts w:ascii="Arial" w:eastAsia="Times New Roman" w:hAnsi="Arial" w:cs="Arial"/>
          <w:color w:val="222222"/>
          <w:sz w:val="20"/>
          <w:szCs w:val="20"/>
          <w:highlight w:val="white"/>
        </w:rPr>
        <w:t xml:space="preserve">pode fornecer contribuições relevantes para a conservação da diversidade biológica, além de ser um importante processo de preservação histórica e resgate cultural destes povos. Como o tradicional é mantido, principalmente, através da experimentação, se o objetivo é preservar este conjunto de experiências, deve-se trabalhar, sobretudo, para conservar os modos de vida dos quais elas surgem e desenvolvem-se. Tendo em vista esta necessidade, o Projeto Tanto Mar visa resgatar e valorizar o conhecimento tradicional à respeito da pesca e culinária de frutos do mar de comunidades pesqueiras, como mecanismo de empoderamento comunitário, em ambos os municípios atendidos pelo </w:t>
      </w:r>
      <w:r w:rsidR="00465570">
        <w:rPr>
          <w:rFonts w:ascii="Arial" w:eastAsia="Times New Roman" w:hAnsi="Arial" w:cs="Arial"/>
          <w:color w:val="222222"/>
          <w:sz w:val="20"/>
          <w:szCs w:val="20"/>
          <w:highlight w:val="white"/>
        </w:rPr>
        <w:t>p</w:t>
      </w:r>
      <w:r w:rsidRPr="00847F4F">
        <w:rPr>
          <w:rFonts w:ascii="Arial" w:eastAsia="Times New Roman" w:hAnsi="Arial" w:cs="Arial"/>
          <w:color w:val="222222"/>
          <w:sz w:val="20"/>
          <w:szCs w:val="20"/>
          <w:highlight w:val="white"/>
        </w:rPr>
        <w:t>rojeto.</w:t>
      </w:r>
    </w:p>
    <w:p w14:paraId="38A22549" w14:textId="16A2C158" w:rsidR="00243FDC" w:rsidRPr="00847F4F" w:rsidRDefault="00243FDC" w:rsidP="00243FDC">
      <w:pPr>
        <w:spacing w:line="360" w:lineRule="auto"/>
        <w:ind w:firstLine="720"/>
        <w:jc w:val="both"/>
        <w:rPr>
          <w:rFonts w:ascii="Arial" w:hAnsi="Arial" w:cs="Arial"/>
          <w:sz w:val="20"/>
          <w:szCs w:val="20"/>
        </w:rPr>
      </w:pPr>
      <w:r w:rsidRPr="00847F4F">
        <w:rPr>
          <w:rFonts w:ascii="Arial" w:hAnsi="Arial" w:cs="Arial"/>
          <w:sz w:val="20"/>
          <w:szCs w:val="20"/>
        </w:rPr>
        <w:t>Projetos com abrangência nacional, que visam a exploração e preservação de nossas áreas coralíneas fizeram, e fazem, um excelente trabalho de ecologia, realizando monitoramento e ações de educação ambiental nas regiões aonde atuam. No entanto, nenhuma delas foca no desenvolvimento de tecnologias de cultivo de corais e, nos casos em que fazendas foram implementadas, nenhuma nova tecnologia foi agregada</w:t>
      </w:r>
      <w:r w:rsidR="00465570">
        <w:rPr>
          <w:rFonts w:ascii="Arial" w:hAnsi="Arial" w:cs="Arial"/>
          <w:sz w:val="20"/>
          <w:szCs w:val="20"/>
        </w:rPr>
        <w:t xml:space="preserve"> com o intuito de desenvolver</w:t>
      </w:r>
      <w:r w:rsidRPr="00847F4F">
        <w:rPr>
          <w:rFonts w:ascii="Arial" w:hAnsi="Arial" w:cs="Arial"/>
          <w:sz w:val="20"/>
          <w:szCs w:val="20"/>
        </w:rPr>
        <w:t xml:space="preserve"> produtos e técnicas nacionais de cultivo e melhoramento das estratégias já existentes. O Projeto Coral Vivo, por exemplo, que tem como objetivo principal a recuperação e a conservação de espécies aquáticas (tanto costeiras como de água doce), realizou a implementação de </w:t>
      </w:r>
      <w:r>
        <w:rPr>
          <w:rFonts w:ascii="Arial" w:hAnsi="Arial" w:cs="Arial"/>
          <w:sz w:val="20"/>
          <w:szCs w:val="20"/>
        </w:rPr>
        <w:t xml:space="preserve">uma pequena </w:t>
      </w:r>
      <w:r w:rsidRPr="00847F4F">
        <w:rPr>
          <w:rFonts w:ascii="Arial" w:hAnsi="Arial" w:cs="Arial"/>
          <w:sz w:val="20"/>
          <w:szCs w:val="20"/>
        </w:rPr>
        <w:t xml:space="preserve">fazenda de corais em </w:t>
      </w:r>
      <w:r>
        <w:rPr>
          <w:rFonts w:ascii="Arial" w:hAnsi="Arial" w:cs="Arial"/>
          <w:sz w:val="20"/>
          <w:szCs w:val="20"/>
        </w:rPr>
        <w:t>Búzios, que foi desativada</w:t>
      </w:r>
      <w:r w:rsidRPr="00847F4F">
        <w:rPr>
          <w:rFonts w:ascii="Arial" w:hAnsi="Arial" w:cs="Arial"/>
          <w:sz w:val="20"/>
          <w:szCs w:val="20"/>
        </w:rPr>
        <w:t xml:space="preserve">, </w:t>
      </w:r>
      <w:r w:rsidR="00465570">
        <w:rPr>
          <w:rFonts w:ascii="Arial" w:hAnsi="Arial" w:cs="Arial"/>
          <w:sz w:val="20"/>
          <w:szCs w:val="20"/>
        </w:rPr>
        <w:t>e posteriormente</w:t>
      </w:r>
      <w:r>
        <w:rPr>
          <w:rFonts w:ascii="Arial" w:hAnsi="Arial" w:cs="Arial"/>
          <w:sz w:val="20"/>
          <w:szCs w:val="20"/>
        </w:rPr>
        <w:t xml:space="preserve"> remontada</w:t>
      </w:r>
      <w:r w:rsidR="00465570">
        <w:rPr>
          <w:rFonts w:ascii="Arial" w:hAnsi="Arial" w:cs="Arial"/>
          <w:sz w:val="20"/>
          <w:szCs w:val="20"/>
        </w:rPr>
        <w:t>,</w:t>
      </w:r>
      <w:r>
        <w:rPr>
          <w:rFonts w:ascii="Arial" w:hAnsi="Arial" w:cs="Arial"/>
          <w:sz w:val="20"/>
          <w:szCs w:val="20"/>
        </w:rPr>
        <w:t xml:space="preserve"> utilizando estratégias diferentes e utilizada</w:t>
      </w:r>
      <w:r w:rsidR="00465570">
        <w:rPr>
          <w:rFonts w:ascii="Arial" w:hAnsi="Arial" w:cs="Arial"/>
          <w:sz w:val="20"/>
          <w:szCs w:val="20"/>
        </w:rPr>
        <w:t xml:space="preserve"> por nosso grupo no Projeto ProC</w:t>
      </w:r>
      <w:r>
        <w:rPr>
          <w:rFonts w:ascii="Arial" w:hAnsi="Arial" w:cs="Arial"/>
          <w:sz w:val="20"/>
          <w:szCs w:val="20"/>
        </w:rPr>
        <w:t>orais. Atualmente</w:t>
      </w:r>
      <w:r w:rsidRPr="00847F4F">
        <w:rPr>
          <w:rFonts w:ascii="Arial" w:hAnsi="Arial" w:cs="Arial"/>
          <w:sz w:val="20"/>
          <w:szCs w:val="20"/>
        </w:rPr>
        <w:t xml:space="preserve"> nenhuma estratégia está sendo estudada para a otimização </w:t>
      </w:r>
      <w:r>
        <w:rPr>
          <w:rFonts w:ascii="Arial" w:hAnsi="Arial" w:cs="Arial"/>
          <w:sz w:val="20"/>
          <w:szCs w:val="20"/>
        </w:rPr>
        <w:t xml:space="preserve">e manutenção </w:t>
      </w:r>
      <w:r w:rsidRPr="00847F4F">
        <w:rPr>
          <w:rFonts w:ascii="Arial" w:hAnsi="Arial" w:cs="Arial"/>
          <w:sz w:val="20"/>
          <w:szCs w:val="20"/>
        </w:rPr>
        <w:t>desse</w:t>
      </w:r>
      <w:r>
        <w:rPr>
          <w:rFonts w:ascii="Arial" w:hAnsi="Arial" w:cs="Arial"/>
          <w:sz w:val="20"/>
          <w:szCs w:val="20"/>
        </w:rPr>
        <w:t>s</w:t>
      </w:r>
      <w:r w:rsidRPr="00847F4F">
        <w:rPr>
          <w:rFonts w:ascii="Arial" w:hAnsi="Arial" w:cs="Arial"/>
          <w:sz w:val="20"/>
          <w:szCs w:val="20"/>
        </w:rPr>
        <w:t xml:space="preserve"> sistema</w:t>
      </w:r>
      <w:r>
        <w:rPr>
          <w:rFonts w:ascii="Arial" w:hAnsi="Arial" w:cs="Arial"/>
          <w:sz w:val="20"/>
          <w:szCs w:val="20"/>
        </w:rPr>
        <w:t>s</w:t>
      </w:r>
      <w:r w:rsidRPr="00847F4F">
        <w:rPr>
          <w:rFonts w:ascii="Arial" w:hAnsi="Arial" w:cs="Arial"/>
          <w:sz w:val="20"/>
          <w:szCs w:val="20"/>
        </w:rPr>
        <w:t xml:space="preserve"> de crescimento/desenvolvimento desses animais em campo</w:t>
      </w:r>
      <w:r>
        <w:rPr>
          <w:rFonts w:ascii="Arial" w:hAnsi="Arial" w:cs="Arial"/>
          <w:sz w:val="20"/>
          <w:szCs w:val="20"/>
        </w:rPr>
        <w:t xml:space="preserve"> e nenhuma fazenda está estabelecida com potencial para ser utilizada e processos de refaunação ou de avaliação das melhores condições/estratégia para o estabelecimento dessas estruturas no Brasil</w:t>
      </w:r>
      <w:r w:rsidRPr="00847F4F">
        <w:rPr>
          <w:rFonts w:ascii="Arial" w:hAnsi="Arial" w:cs="Arial"/>
          <w:sz w:val="20"/>
          <w:szCs w:val="20"/>
        </w:rPr>
        <w:t xml:space="preserve">. O </w:t>
      </w:r>
      <w:r>
        <w:rPr>
          <w:rFonts w:ascii="Arial" w:hAnsi="Arial" w:cs="Arial"/>
          <w:sz w:val="20"/>
          <w:szCs w:val="20"/>
        </w:rPr>
        <w:t>Pesquisador</w:t>
      </w:r>
      <w:r w:rsidRPr="00847F4F">
        <w:rPr>
          <w:rFonts w:ascii="Arial" w:hAnsi="Arial" w:cs="Arial"/>
          <w:sz w:val="20"/>
          <w:szCs w:val="20"/>
        </w:rPr>
        <w:t xml:space="preserve"> Dr. Gustavo Duarte, que trabalhou no Coral Vivo por </w:t>
      </w:r>
      <w:commentRangeStart w:id="3"/>
      <w:r w:rsidRPr="00847F4F">
        <w:rPr>
          <w:rFonts w:ascii="Arial" w:hAnsi="Arial" w:cs="Arial"/>
          <w:sz w:val="20"/>
          <w:szCs w:val="20"/>
        </w:rPr>
        <w:t>XXX</w:t>
      </w:r>
      <w:commentRangeEnd w:id="3"/>
      <w:r w:rsidRPr="00847F4F">
        <w:rPr>
          <w:rStyle w:val="Refdecomentrio"/>
          <w:rFonts w:ascii="Arial" w:hAnsi="Arial" w:cs="Arial"/>
          <w:sz w:val="20"/>
          <w:szCs w:val="20"/>
        </w:rPr>
        <w:commentReference w:id="3"/>
      </w:r>
      <w:r w:rsidRPr="00847F4F">
        <w:rPr>
          <w:rFonts w:ascii="Arial" w:hAnsi="Arial" w:cs="Arial"/>
          <w:sz w:val="20"/>
          <w:szCs w:val="20"/>
        </w:rPr>
        <w:t xml:space="preserve"> anos, e foi conselheiro da RESEX de Corumbau e do Parque dos Corais em Búzios, sendo atual membro do Grupo de </w:t>
      </w:r>
      <w:r w:rsidR="00B15495" w:rsidRPr="00847F4F">
        <w:rPr>
          <w:rFonts w:ascii="Arial" w:hAnsi="Arial" w:cs="Arial"/>
          <w:sz w:val="20"/>
          <w:szCs w:val="20"/>
        </w:rPr>
        <w:t>Assessoramento</w:t>
      </w:r>
      <w:r w:rsidRPr="00847F4F">
        <w:rPr>
          <w:rFonts w:ascii="Arial" w:hAnsi="Arial" w:cs="Arial"/>
          <w:sz w:val="20"/>
          <w:szCs w:val="20"/>
        </w:rPr>
        <w:t xml:space="preserve"> Técnico do PAN</w:t>
      </w:r>
      <w:r w:rsidR="00B15495">
        <w:rPr>
          <w:rFonts w:ascii="Arial" w:hAnsi="Arial" w:cs="Arial"/>
          <w:sz w:val="20"/>
          <w:szCs w:val="20"/>
        </w:rPr>
        <w:t>-C</w:t>
      </w:r>
      <w:r w:rsidRPr="00847F4F">
        <w:rPr>
          <w:rFonts w:ascii="Arial" w:hAnsi="Arial" w:cs="Arial"/>
          <w:sz w:val="20"/>
          <w:szCs w:val="20"/>
        </w:rPr>
        <w:t>orais, não apenas ajudou a idealizar essa implementação das fazendas de corais, como não mediu esforços para que isso começasse a acontecer no Brasil de maneira inédita na época. No entanto, pouco se evoluiu em relação ao melhoramento dessas fazendas e desenvolvimento de novas técnicas</w:t>
      </w:r>
      <w:r>
        <w:rPr>
          <w:rFonts w:ascii="Arial" w:hAnsi="Arial" w:cs="Arial"/>
          <w:sz w:val="20"/>
          <w:szCs w:val="20"/>
        </w:rPr>
        <w:t xml:space="preserve"> e elas foram descontinuadas</w:t>
      </w:r>
      <w:r w:rsidRPr="00847F4F">
        <w:rPr>
          <w:rFonts w:ascii="Arial" w:hAnsi="Arial" w:cs="Arial"/>
          <w:sz w:val="20"/>
          <w:szCs w:val="20"/>
        </w:rPr>
        <w:t xml:space="preserve">. Com </w:t>
      </w:r>
      <w:r w:rsidR="00B15495">
        <w:rPr>
          <w:rFonts w:ascii="Arial" w:hAnsi="Arial" w:cs="Arial"/>
          <w:sz w:val="20"/>
          <w:szCs w:val="20"/>
        </w:rPr>
        <w:t>o conhecimento</w:t>
      </w:r>
      <w:r w:rsidRPr="00847F4F">
        <w:rPr>
          <w:rFonts w:ascii="Arial" w:hAnsi="Arial" w:cs="Arial"/>
          <w:sz w:val="20"/>
          <w:szCs w:val="20"/>
        </w:rPr>
        <w:t xml:space="preserve"> trazid</w:t>
      </w:r>
      <w:r w:rsidR="00B15495">
        <w:rPr>
          <w:rFonts w:ascii="Arial" w:hAnsi="Arial" w:cs="Arial"/>
          <w:sz w:val="20"/>
          <w:szCs w:val="20"/>
        </w:rPr>
        <w:t>o</w:t>
      </w:r>
      <w:r w:rsidRPr="00847F4F">
        <w:rPr>
          <w:rFonts w:ascii="Arial" w:hAnsi="Arial" w:cs="Arial"/>
          <w:sz w:val="20"/>
          <w:szCs w:val="20"/>
        </w:rPr>
        <w:t xml:space="preserve"> pelo Dr. Gustavo Duart</w:t>
      </w:r>
      <w:r w:rsidR="00B15495">
        <w:rPr>
          <w:rFonts w:ascii="Arial" w:hAnsi="Arial" w:cs="Arial"/>
          <w:sz w:val="20"/>
          <w:szCs w:val="20"/>
        </w:rPr>
        <w:t>e</w:t>
      </w:r>
      <w:r w:rsidRPr="00847F4F">
        <w:rPr>
          <w:rFonts w:ascii="Arial" w:hAnsi="Arial" w:cs="Arial"/>
          <w:sz w:val="20"/>
          <w:szCs w:val="20"/>
        </w:rPr>
        <w:t>, unida às novas estratégias de probióticos para corais publicadas e dese</w:t>
      </w:r>
      <w:r w:rsidR="00B15495">
        <w:rPr>
          <w:rFonts w:ascii="Arial" w:hAnsi="Arial" w:cs="Arial"/>
          <w:sz w:val="20"/>
          <w:szCs w:val="20"/>
        </w:rPr>
        <w:t>n</w:t>
      </w:r>
      <w:r w:rsidRPr="00847F4F">
        <w:rPr>
          <w:rFonts w:ascii="Arial" w:hAnsi="Arial" w:cs="Arial"/>
          <w:sz w:val="20"/>
          <w:szCs w:val="20"/>
        </w:rPr>
        <w:t xml:space="preserve">volvidas pioneiramente pelo grupo de </w:t>
      </w:r>
      <w:r w:rsidRPr="00847F4F">
        <w:rPr>
          <w:rFonts w:ascii="Arial" w:hAnsi="Arial" w:cs="Arial"/>
          <w:sz w:val="20"/>
          <w:szCs w:val="20"/>
        </w:rPr>
        <w:lastRenderedPageBreak/>
        <w:t xml:space="preserve">pesquisa da Prof. Raquel Peixoto, </w:t>
      </w:r>
      <w:r>
        <w:rPr>
          <w:rFonts w:ascii="Arial" w:hAnsi="Arial" w:cs="Arial"/>
          <w:sz w:val="20"/>
          <w:szCs w:val="20"/>
        </w:rPr>
        <w:t xml:space="preserve">além da rede de pesquisa em probióticos marinhos e “Coral Restoration” (refaunação e recuperação de corais) a qual estamos vinculados, </w:t>
      </w:r>
      <w:r w:rsidRPr="00847F4F">
        <w:rPr>
          <w:rFonts w:ascii="Arial" w:hAnsi="Arial" w:cs="Arial"/>
          <w:sz w:val="20"/>
          <w:szCs w:val="20"/>
        </w:rPr>
        <w:t>felizmente, essa realidade pode mudar drasticamente. Não apenas visamos otimizar (com novas estratégias)</w:t>
      </w:r>
      <w:r>
        <w:rPr>
          <w:rFonts w:ascii="Arial" w:hAnsi="Arial" w:cs="Arial"/>
          <w:sz w:val="20"/>
          <w:szCs w:val="20"/>
        </w:rPr>
        <w:t>, reestabelecer</w:t>
      </w:r>
      <w:r w:rsidRPr="00847F4F">
        <w:rPr>
          <w:rFonts w:ascii="Arial" w:hAnsi="Arial" w:cs="Arial"/>
          <w:sz w:val="20"/>
          <w:szCs w:val="20"/>
        </w:rPr>
        <w:t xml:space="preserve"> e aumentar a escala das fazendas de corais em nosso litoral, como também pretendemos utilizar como base a “ciência cidadã”, que irá engajar e capacitar membros das comunidades locais, das regiões de Prado e Búzios, especialmente a população indígena local. Com isso, nosso projeto se torna diferenciado e complementar aos que estão em andamento, </w:t>
      </w:r>
      <w:r>
        <w:rPr>
          <w:rFonts w:ascii="Arial" w:hAnsi="Arial" w:cs="Arial"/>
          <w:sz w:val="20"/>
          <w:szCs w:val="20"/>
        </w:rPr>
        <w:t xml:space="preserve">preenchendo uma lacuna </w:t>
      </w:r>
      <w:r w:rsidR="00B15495">
        <w:rPr>
          <w:rFonts w:ascii="Arial" w:hAnsi="Arial" w:cs="Arial"/>
          <w:sz w:val="20"/>
          <w:szCs w:val="20"/>
        </w:rPr>
        <w:t>que está sendo deixada</w:t>
      </w:r>
      <w:r w:rsidRPr="00847F4F">
        <w:rPr>
          <w:rFonts w:ascii="Arial" w:hAnsi="Arial" w:cs="Arial"/>
          <w:sz w:val="20"/>
          <w:szCs w:val="20"/>
        </w:rPr>
        <w:t xml:space="preserve"> por outros projetos de preservação de ambientes coralíneos e tornando a população local independente de nosso grupo de pesquisa para que sejam capazes de </w:t>
      </w:r>
      <w:r>
        <w:rPr>
          <w:rFonts w:ascii="Arial" w:hAnsi="Arial" w:cs="Arial"/>
          <w:sz w:val="20"/>
          <w:szCs w:val="20"/>
        </w:rPr>
        <w:t xml:space="preserve">permanecer </w:t>
      </w:r>
      <w:r w:rsidRPr="00847F4F">
        <w:rPr>
          <w:rFonts w:ascii="Arial" w:hAnsi="Arial" w:cs="Arial"/>
          <w:sz w:val="20"/>
          <w:szCs w:val="20"/>
        </w:rPr>
        <w:t>cultiva</w:t>
      </w:r>
      <w:r>
        <w:rPr>
          <w:rFonts w:ascii="Arial" w:hAnsi="Arial" w:cs="Arial"/>
          <w:sz w:val="20"/>
          <w:szCs w:val="20"/>
        </w:rPr>
        <w:t>ndo</w:t>
      </w:r>
      <w:r w:rsidRPr="00847F4F">
        <w:rPr>
          <w:rFonts w:ascii="Arial" w:hAnsi="Arial" w:cs="Arial"/>
          <w:sz w:val="20"/>
          <w:szCs w:val="20"/>
        </w:rPr>
        <w:t xml:space="preserve"> corais para futuras refaunações ou para outros fins que vierem a surgir</w:t>
      </w:r>
      <w:r>
        <w:rPr>
          <w:rFonts w:ascii="Arial" w:hAnsi="Arial" w:cs="Arial"/>
          <w:sz w:val="20"/>
          <w:szCs w:val="20"/>
        </w:rPr>
        <w:t>, tendo em mãos a tecnologia n</w:t>
      </w:r>
      <w:r w:rsidR="00B15495">
        <w:rPr>
          <w:rFonts w:ascii="Arial" w:hAnsi="Arial" w:cs="Arial"/>
          <w:sz w:val="20"/>
          <w:szCs w:val="20"/>
        </w:rPr>
        <w:t>ecessária, e todo nosso suporte</w:t>
      </w:r>
      <w:r>
        <w:rPr>
          <w:rFonts w:ascii="Arial" w:hAnsi="Arial" w:cs="Arial"/>
          <w:sz w:val="20"/>
          <w:szCs w:val="20"/>
        </w:rPr>
        <w:t xml:space="preserve"> para</w:t>
      </w:r>
      <w:r w:rsidR="00B15495">
        <w:rPr>
          <w:rFonts w:ascii="Arial" w:hAnsi="Arial" w:cs="Arial"/>
          <w:sz w:val="20"/>
          <w:szCs w:val="20"/>
        </w:rPr>
        <w:t xml:space="preserve"> a realização</w:t>
      </w:r>
      <w:r>
        <w:rPr>
          <w:rFonts w:ascii="Arial" w:hAnsi="Arial" w:cs="Arial"/>
          <w:sz w:val="20"/>
          <w:szCs w:val="20"/>
        </w:rPr>
        <w:t xml:space="preserve"> </w:t>
      </w:r>
      <w:r w:rsidR="00B15495">
        <w:rPr>
          <w:rFonts w:ascii="Arial" w:hAnsi="Arial" w:cs="Arial"/>
          <w:sz w:val="20"/>
          <w:szCs w:val="20"/>
        </w:rPr>
        <w:t>d</w:t>
      </w:r>
      <w:r>
        <w:rPr>
          <w:rFonts w:ascii="Arial" w:hAnsi="Arial" w:cs="Arial"/>
          <w:sz w:val="20"/>
          <w:szCs w:val="20"/>
        </w:rPr>
        <w:t>essas ações</w:t>
      </w:r>
      <w:r w:rsidRPr="00847F4F">
        <w:rPr>
          <w:rFonts w:ascii="Arial" w:hAnsi="Arial" w:cs="Arial"/>
          <w:sz w:val="20"/>
          <w:szCs w:val="20"/>
        </w:rPr>
        <w:t xml:space="preserve">.   </w:t>
      </w:r>
    </w:p>
    <w:p w14:paraId="3F7D30DE" w14:textId="77777777" w:rsidR="00243FDC" w:rsidRPr="00A94277" w:rsidRDefault="00243FDC" w:rsidP="00243FDC">
      <w:pPr>
        <w:widowControl w:val="0"/>
        <w:spacing w:line="360" w:lineRule="auto"/>
        <w:ind w:firstLine="720"/>
        <w:jc w:val="both"/>
        <w:rPr>
          <w:rFonts w:eastAsia="Times New Roman"/>
          <w:color w:val="000000"/>
        </w:rPr>
      </w:pPr>
    </w:p>
    <w:tbl>
      <w:tblPr>
        <w:tblW w:w="9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5"/>
        <w:gridCol w:w="2677"/>
        <w:gridCol w:w="2406"/>
        <w:gridCol w:w="2114"/>
      </w:tblGrid>
      <w:tr w:rsidR="00243FDC" w:rsidRPr="00B15495" w14:paraId="387EE247" w14:textId="77777777" w:rsidTr="00FC0344">
        <w:trPr>
          <w:trHeight w:val="520"/>
        </w:trPr>
        <w:tc>
          <w:tcPr>
            <w:tcW w:w="2085" w:type="dxa"/>
            <w:shd w:val="clear" w:color="auto" w:fill="BFBFBF"/>
            <w:vAlign w:val="center"/>
          </w:tcPr>
          <w:p w14:paraId="40C89C33" w14:textId="77777777" w:rsidR="00243FDC" w:rsidRPr="008852E2" w:rsidRDefault="00243FDC" w:rsidP="00FC0344">
            <w:pPr>
              <w:widowControl w:val="0"/>
              <w:rPr>
                <w:rFonts w:ascii="Arial" w:eastAsia="Times New Roman" w:hAnsi="Arial" w:cs="Arial"/>
                <w:sz w:val="20"/>
                <w:szCs w:val="20"/>
              </w:rPr>
            </w:pPr>
            <w:commentRangeStart w:id="4"/>
            <w:r w:rsidRPr="008852E2">
              <w:rPr>
                <w:rFonts w:ascii="Arial" w:eastAsia="Times New Roman" w:hAnsi="Arial" w:cs="Arial"/>
                <w:b/>
                <w:sz w:val="20"/>
                <w:szCs w:val="20"/>
              </w:rPr>
              <w:t xml:space="preserve">Bioma </w:t>
            </w:r>
          </w:p>
        </w:tc>
        <w:tc>
          <w:tcPr>
            <w:tcW w:w="2677" w:type="dxa"/>
            <w:shd w:val="clear" w:color="auto" w:fill="BFBFBF"/>
            <w:vAlign w:val="center"/>
          </w:tcPr>
          <w:p w14:paraId="6B1D2B6A"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b/>
                <w:sz w:val="20"/>
                <w:szCs w:val="20"/>
              </w:rPr>
              <w:t>Ecossistema(s)</w:t>
            </w:r>
          </w:p>
        </w:tc>
        <w:tc>
          <w:tcPr>
            <w:tcW w:w="2406" w:type="dxa"/>
            <w:shd w:val="clear" w:color="auto" w:fill="BFBFBF"/>
            <w:vAlign w:val="center"/>
          </w:tcPr>
          <w:p w14:paraId="59176802"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b/>
                <w:sz w:val="20"/>
                <w:szCs w:val="20"/>
              </w:rPr>
              <w:t>Bacia Hidrográfica e/ou Microbacia(s)</w:t>
            </w:r>
          </w:p>
        </w:tc>
        <w:tc>
          <w:tcPr>
            <w:tcW w:w="2114" w:type="dxa"/>
            <w:shd w:val="clear" w:color="auto" w:fill="BFBFBF"/>
            <w:vAlign w:val="center"/>
          </w:tcPr>
          <w:p w14:paraId="71FE0125"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b/>
                <w:sz w:val="20"/>
                <w:szCs w:val="20"/>
              </w:rPr>
              <w:t>Área a ser trabalhada (ha)</w:t>
            </w:r>
          </w:p>
        </w:tc>
      </w:tr>
      <w:tr w:rsidR="00243FDC" w:rsidRPr="00B15495" w14:paraId="42B2CD3B" w14:textId="77777777" w:rsidTr="00FC0344">
        <w:trPr>
          <w:trHeight w:val="280"/>
        </w:trPr>
        <w:tc>
          <w:tcPr>
            <w:tcW w:w="2085" w:type="dxa"/>
          </w:tcPr>
          <w:p w14:paraId="76BB7EC1"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sz w:val="20"/>
                <w:szCs w:val="20"/>
              </w:rPr>
              <w:t>Marinho</w:t>
            </w:r>
          </w:p>
        </w:tc>
        <w:tc>
          <w:tcPr>
            <w:tcW w:w="2677" w:type="dxa"/>
          </w:tcPr>
          <w:p w14:paraId="11FA9E76"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sz w:val="20"/>
                <w:szCs w:val="20"/>
              </w:rPr>
              <w:t>Recifes de corais</w:t>
            </w:r>
          </w:p>
        </w:tc>
        <w:tc>
          <w:tcPr>
            <w:tcW w:w="2406" w:type="dxa"/>
          </w:tcPr>
          <w:p w14:paraId="569DE185"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sz w:val="20"/>
                <w:szCs w:val="20"/>
              </w:rPr>
              <w:t>-</w:t>
            </w:r>
          </w:p>
        </w:tc>
        <w:tc>
          <w:tcPr>
            <w:tcW w:w="2114" w:type="dxa"/>
          </w:tcPr>
          <w:p w14:paraId="01E17E31"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sz w:val="20"/>
                <w:szCs w:val="20"/>
              </w:rPr>
              <w:t>-</w:t>
            </w:r>
            <w:commentRangeEnd w:id="4"/>
            <w:r w:rsidRPr="008852E2">
              <w:rPr>
                <w:rStyle w:val="Refdecomentrio"/>
                <w:rFonts w:ascii="Arial" w:hAnsi="Arial" w:cs="Arial"/>
                <w:sz w:val="20"/>
                <w:szCs w:val="20"/>
              </w:rPr>
              <w:commentReference w:id="4"/>
            </w:r>
          </w:p>
        </w:tc>
      </w:tr>
    </w:tbl>
    <w:p w14:paraId="60782973" w14:textId="77777777" w:rsidR="00243FDC" w:rsidRDefault="00243FDC" w:rsidP="00243FDC">
      <w:pPr>
        <w:widowControl w:val="0"/>
        <w:spacing w:line="360" w:lineRule="auto"/>
        <w:jc w:val="both"/>
        <w:rPr>
          <w:rFonts w:eastAsia="Times New Roman"/>
        </w:rPr>
      </w:pPr>
    </w:p>
    <w:tbl>
      <w:tblPr>
        <w:tblW w:w="9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70"/>
        <w:gridCol w:w="4212"/>
      </w:tblGrid>
      <w:tr w:rsidR="00243FDC" w:rsidRPr="00B15495" w14:paraId="5368493F" w14:textId="77777777" w:rsidTr="00FC0344">
        <w:trPr>
          <w:trHeight w:val="680"/>
        </w:trPr>
        <w:tc>
          <w:tcPr>
            <w:tcW w:w="5070" w:type="dxa"/>
            <w:shd w:val="clear" w:color="auto" w:fill="BFBFBF"/>
            <w:vAlign w:val="center"/>
          </w:tcPr>
          <w:p w14:paraId="7CDB0986"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b/>
                <w:sz w:val="20"/>
                <w:szCs w:val="20"/>
              </w:rPr>
              <w:t>Espécies da fauna abrangidas diretamente</w:t>
            </w:r>
          </w:p>
        </w:tc>
        <w:tc>
          <w:tcPr>
            <w:tcW w:w="4212" w:type="dxa"/>
            <w:shd w:val="clear" w:color="auto" w:fill="BFBFBF"/>
            <w:vAlign w:val="center"/>
          </w:tcPr>
          <w:p w14:paraId="7A095755"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b/>
                <w:sz w:val="20"/>
                <w:szCs w:val="20"/>
              </w:rPr>
              <w:t>Espécies da flora abrangidas diretamente</w:t>
            </w:r>
          </w:p>
        </w:tc>
      </w:tr>
      <w:tr w:rsidR="00243FDC" w:rsidRPr="00B15495" w14:paraId="7296BDC0" w14:textId="77777777" w:rsidTr="00FC0344">
        <w:trPr>
          <w:trHeight w:val="500"/>
        </w:trPr>
        <w:tc>
          <w:tcPr>
            <w:tcW w:w="5070" w:type="dxa"/>
          </w:tcPr>
          <w:p w14:paraId="62CEC8FB"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i/>
                <w:color w:val="000000"/>
                <w:sz w:val="20"/>
                <w:szCs w:val="20"/>
              </w:rPr>
              <w:t>Mussismilia harttii</w:t>
            </w:r>
            <w:r w:rsidRPr="008852E2">
              <w:rPr>
                <w:rFonts w:ascii="Arial" w:eastAsia="Times New Roman" w:hAnsi="Arial" w:cs="Arial"/>
                <w:b/>
                <w:color w:val="000000"/>
                <w:sz w:val="20"/>
                <w:szCs w:val="20"/>
              </w:rPr>
              <w:t xml:space="preserve"> </w:t>
            </w:r>
            <w:r w:rsidRPr="008852E2">
              <w:rPr>
                <w:rFonts w:ascii="Arial" w:eastAsia="Times New Roman" w:hAnsi="Arial" w:cs="Arial"/>
                <w:b/>
                <w:color w:val="000000"/>
                <w:sz w:val="20"/>
                <w:szCs w:val="20"/>
                <w:highlight w:val="yellow"/>
              </w:rPr>
              <w:t>(XY IUCN)</w:t>
            </w:r>
          </w:p>
        </w:tc>
        <w:tc>
          <w:tcPr>
            <w:tcW w:w="4212" w:type="dxa"/>
          </w:tcPr>
          <w:p w14:paraId="32012FE2" w14:textId="77777777" w:rsidR="00243FDC" w:rsidRPr="008852E2" w:rsidRDefault="00243FDC" w:rsidP="00FC0344">
            <w:pPr>
              <w:widowControl w:val="0"/>
              <w:rPr>
                <w:rFonts w:ascii="Arial" w:eastAsia="Times New Roman" w:hAnsi="Arial" w:cs="Arial"/>
                <w:sz w:val="20"/>
                <w:szCs w:val="20"/>
              </w:rPr>
            </w:pPr>
          </w:p>
        </w:tc>
      </w:tr>
      <w:tr w:rsidR="00243FDC" w:rsidRPr="00B15495" w14:paraId="2DDD165D" w14:textId="77777777" w:rsidTr="00FC0344">
        <w:trPr>
          <w:trHeight w:val="500"/>
        </w:trPr>
        <w:tc>
          <w:tcPr>
            <w:tcW w:w="5070" w:type="dxa"/>
          </w:tcPr>
          <w:p w14:paraId="1BFA67FD"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i/>
                <w:color w:val="000000"/>
                <w:sz w:val="20"/>
                <w:szCs w:val="20"/>
              </w:rPr>
              <w:t>Mussismilia hispida</w:t>
            </w:r>
            <w:r w:rsidRPr="008852E2">
              <w:rPr>
                <w:rFonts w:ascii="Arial" w:eastAsia="Times New Roman" w:hAnsi="Arial" w:cs="Arial"/>
                <w:b/>
                <w:color w:val="000000"/>
                <w:sz w:val="20"/>
                <w:szCs w:val="20"/>
              </w:rPr>
              <w:t xml:space="preserve"> </w:t>
            </w:r>
            <w:r w:rsidRPr="008852E2">
              <w:rPr>
                <w:rFonts w:ascii="Arial" w:eastAsia="Times New Roman" w:hAnsi="Arial" w:cs="Arial"/>
                <w:b/>
                <w:color w:val="000000"/>
                <w:sz w:val="20"/>
                <w:szCs w:val="20"/>
                <w:highlight w:val="yellow"/>
              </w:rPr>
              <w:t>(XY IUCN)</w:t>
            </w:r>
          </w:p>
        </w:tc>
        <w:tc>
          <w:tcPr>
            <w:tcW w:w="4212" w:type="dxa"/>
          </w:tcPr>
          <w:p w14:paraId="7074047D" w14:textId="77777777" w:rsidR="00243FDC" w:rsidRPr="008852E2" w:rsidRDefault="00243FDC" w:rsidP="00FC0344">
            <w:pPr>
              <w:widowControl w:val="0"/>
              <w:rPr>
                <w:rFonts w:ascii="Arial" w:eastAsia="Times New Roman" w:hAnsi="Arial" w:cs="Arial"/>
                <w:sz w:val="20"/>
                <w:szCs w:val="20"/>
              </w:rPr>
            </w:pPr>
          </w:p>
        </w:tc>
      </w:tr>
      <w:tr w:rsidR="00243FDC" w:rsidRPr="00B15495" w14:paraId="2830111E" w14:textId="77777777" w:rsidTr="00FC0344">
        <w:trPr>
          <w:trHeight w:val="500"/>
        </w:trPr>
        <w:tc>
          <w:tcPr>
            <w:tcW w:w="5070" w:type="dxa"/>
          </w:tcPr>
          <w:p w14:paraId="15AFB771"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i/>
                <w:color w:val="000000"/>
                <w:sz w:val="20"/>
                <w:szCs w:val="20"/>
              </w:rPr>
              <w:t>Millepora alcicornis</w:t>
            </w:r>
            <w:r w:rsidRPr="008852E2">
              <w:rPr>
                <w:rFonts w:ascii="Arial" w:eastAsia="Times New Roman" w:hAnsi="Arial" w:cs="Arial"/>
                <w:b/>
                <w:color w:val="000000"/>
                <w:sz w:val="20"/>
                <w:szCs w:val="20"/>
              </w:rPr>
              <w:t xml:space="preserve"> </w:t>
            </w:r>
            <w:r w:rsidRPr="008852E2">
              <w:rPr>
                <w:rFonts w:ascii="Arial" w:eastAsia="Times New Roman" w:hAnsi="Arial" w:cs="Arial"/>
                <w:b/>
                <w:color w:val="000000"/>
                <w:sz w:val="20"/>
                <w:szCs w:val="20"/>
                <w:highlight w:val="yellow"/>
              </w:rPr>
              <w:t>(XY IUCN)</w:t>
            </w:r>
          </w:p>
        </w:tc>
        <w:tc>
          <w:tcPr>
            <w:tcW w:w="4212" w:type="dxa"/>
          </w:tcPr>
          <w:p w14:paraId="111D32BC" w14:textId="77777777" w:rsidR="00243FDC" w:rsidRPr="008852E2" w:rsidRDefault="00243FDC" w:rsidP="00FC0344">
            <w:pPr>
              <w:widowControl w:val="0"/>
              <w:rPr>
                <w:rFonts w:ascii="Arial" w:eastAsia="Times New Roman" w:hAnsi="Arial" w:cs="Arial"/>
                <w:sz w:val="20"/>
                <w:szCs w:val="20"/>
              </w:rPr>
            </w:pPr>
          </w:p>
        </w:tc>
      </w:tr>
      <w:tr w:rsidR="00243FDC" w:rsidRPr="00B15495" w14:paraId="4028D057" w14:textId="77777777" w:rsidTr="00FC0344">
        <w:trPr>
          <w:trHeight w:val="500"/>
        </w:trPr>
        <w:tc>
          <w:tcPr>
            <w:tcW w:w="5070" w:type="dxa"/>
          </w:tcPr>
          <w:p w14:paraId="570D75ED"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i/>
                <w:color w:val="000000"/>
                <w:sz w:val="20"/>
                <w:szCs w:val="20"/>
              </w:rPr>
              <w:t>Mussismilia brasiliensis</w:t>
            </w:r>
            <w:r w:rsidRPr="008852E2">
              <w:rPr>
                <w:rFonts w:ascii="Arial" w:eastAsia="Times New Roman" w:hAnsi="Arial" w:cs="Arial"/>
                <w:b/>
                <w:color w:val="000000"/>
                <w:sz w:val="20"/>
                <w:szCs w:val="20"/>
              </w:rPr>
              <w:t xml:space="preserve"> </w:t>
            </w:r>
            <w:r w:rsidRPr="008852E2">
              <w:rPr>
                <w:rFonts w:ascii="Arial" w:eastAsia="Times New Roman" w:hAnsi="Arial" w:cs="Arial"/>
                <w:b/>
                <w:color w:val="000000"/>
                <w:sz w:val="20"/>
                <w:szCs w:val="20"/>
                <w:highlight w:val="yellow"/>
              </w:rPr>
              <w:t>(XY IUCN)</w:t>
            </w:r>
          </w:p>
        </w:tc>
        <w:tc>
          <w:tcPr>
            <w:tcW w:w="4212" w:type="dxa"/>
          </w:tcPr>
          <w:p w14:paraId="3A71F09F" w14:textId="77777777" w:rsidR="00243FDC" w:rsidRPr="008852E2" w:rsidRDefault="00243FDC" w:rsidP="00FC0344">
            <w:pPr>
              <w:widowControl w:val="0"/>
              <w:rPr>
                <w:rFonts w:ascii="Arial" w:eastAsia="Times New Roman" w:hAnsi="Arial" w:cs="Arial"/>
                <w:sz w:val="20"/>
                <w:szCs w:val="20"/>
              </w:rPr>
            </w:pPr>
          </w:p>
        </w:tc>
      </w:tr>
      <w:tr w:rsidR="00243FDC" w:rsidRPr="00B15495" w14:paraId="1A446BB9" w14:textId="77777777" w:rsidTr="00FC0344">
        <w:trPr>
          <w:trHeight w:val="500"/>
        </w:trPr>
        <w:tc>
          <w:tcPr>
            <w:tcW w:w="5070" w:type="dxa"/>
          </w:tcPr>
          <w:p w14:paraId="78CD6581"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i/>
                <w:color w:val="000000"/>
                <w:sz w:val="20"/>
                <w:szCs w:val="20"/>
              </w:rPr>
              <w:t>Mussismilia brasiliensis</w:t>
            </w:r>
            <w:r w:rsidRPr="008852E2">
              <w:rPr>
                <w:rFonts w:ascii="Arial" w:eastAsia="Times New Roman" w:hAnsi="Arial" w:cs="Arial"/>
                <w:b/>
                <w:color w:val="000000"/>
                <w:sz w:val="20"/>
                <w:szCs w:val="20"/>
              </w:rPr>
              <w:t xml:space="preserve"> </w:t>
            </w:r>
            <w:r w:rsidRPr="008852E2">
              <w:rPr>
                <w:rFonts w:ascii="Arial" w:eastAsia="Times New Roman" w:hAnsi="Arial" w:cs="Arial"/>
                <w:b/>
                <w:color w:val="000000"/>
                <w:sz w:val="20"/>
                <w:szCs w:val="20"/>
                <w:highlight w:val="yellow"/>
              </w:rPr>
              <w:t>(XY IUCN)</w:t>
            </w:r>
          </w:p>
        </w:tc>
        <w:tc>
          <w:tcPr>
            <w:tcW w:w="4212" w:type="dxa"/>
          </w:tcPr>
          <w:p w14:paraId="7ABC0623" w14:textId="77777777" w:rsidR="00243FDC" w:rsidRPr="008852E2" w:rsidRDefault="00243FDC" w:rsidP="00FC0344">
            <w:pPr>
              <w:widowControl w:val="0"/>
              <w:rPr>
                <w:rFonts w:ascii="Arial" w:eastAsia="Times New Roman" w:hAnsi="Arial" w:cs="Arial"/>
                <w:sz w:val="20"/>
                <w:szCs w:val="20"/>
              </w:rPr>
            </w:pPr>
          </w:p>
        </w:tc>
      </w:tr>
      <w:tr w:rsidR="00243FDC" w:rsidRPr="00B15495" w14:paraId="51CD5AD6" w14:textId="77777777" w:rsidTr="00FC0344">
        <w:trPr>
          <w:trHeight w:val="500"/>
        </w:trPr>
        <w:tc>
          <w:tcPr>
            <w:tcW w:w="5070" w:type="dxa"/>
          </w:tcPr>
          <w:p w14:paraId="4DE54730" w14:textId="77777777" w:rsidR="00243FDC" w:rsidRPr="008852E2" w:rsidRDefault="00243FDC" w:rsidP="00FC0344">
            <w:pPr>
              <w:widowControl w:val="0"/>
              <w:rPr>
                <w:rFonts w:ascii="Arial" w:eastAsia="Times New Roman" w:hAnsi="Arial" w:cs="Arial"/>
                <w:sz w:val="20"/>
                <w:szCs w:val="20"/>
              </w:rPr>
            </w:pPr>
            <w:r w:rsidRPr="008852E2">
              <w:rPr>
                <w:rFonts w:ascii="Arial" w:eastAsia="Times New Roman" w:hAnsi="Arial" w:cs="Arial"/>
                <w:i/>
                <w:color w:val="000000"/>
                <w:sz w:val="20"/>
                <w:szCs w:val="20"/>
              </w:rPr>
              <w:t>Montastraea cavernosa</w:t>
            </w:r>
            <w:r w:rsidRPr="008852E2">
              <w:rPr>
                <w:rFonts w:ascii="Arial" w:eastAsia="Times New Roman" w:hAnsi="Arial" w:cs="Arial"/>
                <w:b/>
                <w:color w:val="000000"/>
                <w:sz w:val="20"/>
                <w:szCs w:val="20"/>
              </w:rPr>
              <w:t xml:space="preserve"> </w:t>
            </w:r>
            <w:r w:rsidRPr="008852E2">
              <w:rPr>
                <w:rFonts w:ascii="Arial" w:eastAsia="Times New Roman" w:hAnsi="Arial" w:cs="Arial"/>
                <w:b/>
                <w:color w:val="000000"/>
                <w:sz w:val="20"/>
                <w:szCs w:val="20"/>
                <w:highlight w:val="yellow"/>
              </w:rPr>
              <w:t>(XY IUCN)</w:t>
            </w:r>
          </w:p>
        </w:tc>
        <w:tc>
          <w:tcPr>
            <w:tcW w:w="4212" w:type="dxa"/>
          </w:tcPr>
          <w:p w14:paraId="6FE8D201" w14:textId="77777777" w:rsidR="00243FDC" w:rsidRPr="008852E2" w:rsidRDefault="00243FDC" w:rsidP="00FC0344">
            <w:pPr>
              <w:widowControl w:val="0"/>
              <w:rPr>
                <w:rFonts w:ascii="Arial" w:eastAsia="Times New Roman" w:hAnsi="Arial" w:cs="Arial"/>
                <w:sz w:val="20"/>
                <w:szCs w:val="20"/>
              </w:rPr>
            </w:pPr>
          </w:p>
        </w:tc>
      </w:tr>
    </w:tbl>
    <w:p w14:paraId="4E22A1ED" w14:textId="77777777" w:rsidR="00243FDC" w:rsidRDefault="00243FDC" w:rsidP="00243FDC"/>
    <w:p w14:paraId="65FD6058" w14:textId="77777777" w:rsidR="002131AC" w:rsidRPr="00763382" w:rsidRDefault="002131AC" w:rsidP="008852E2">
      <w:pPr>
        <w:widowControl w:val="0"/>
        <w:pBdr>
          <w:top w:val="nil"/>
          <w:left w:val="nil"/>
          <w:bottom w:val="nil"/>
          <w:right w:val="nil"/>
          <w:between w:val="nil"/>
        </w:pBdr>
        <w:spacing w:line="360" w:lineRule="auto"/>
        <w:jc w:val="both"/>
        <w:rPr>
          <w:rFonts w:ascii="Arial" w:eastAsia="Times New Roman" w:hAnsi="Arial" w:cs="Arial"/>
          <w:color w:val="000000"/>
          <w:sz w:val="20"/>
          <w:szCs w:val="20"/>
        </w:rPr>
      </w:pPr>
    </w:p>
    <w:p w14:paraId="44660D66" w14:textId="77777777" w:rsidR="002131AC" w:rsidRPr="00763382" w:rsidRDefault="002131AC" w:rsidP="002131AC">
      <w:pPr>
        <w:spacing w:line="360" w:lineRule="auto"/>
        <w:jc w:val="both"/>
        <w:rPr>
          <w:rFonts w:ascii="Arial" w:eastAsia="Times New Roman" w:hAnsi="Arial" w:cs="Arial"/>
          <w:b/>
          <w:sz w:val="20"/>
          <w:szCs w:val="20"/>
        </w:rPr>
      </w:pPr>
      <w:r w:rsidRPr="00763382">
        <w:rPr>
          <w:rFonts w:ascii="Arial" w:eastAsia="Times New Roman" w:hAnsi="Arial" w:cs="Arial"/>
          <w:b/>
          <w:sz w:val="20"/>
          <w:szCs w:val="20"/>
        </w:rPr>
        <w:t>3.2</w:t>
      </w:r>
      <w:r w:rsidRPr="00763382">
        <w:rPr>
          <w:rFonts w:ascii="Arial" w:eastAsia="Times New Roman" w:hAnsi="Arial" w:cs="Arial"/>
          <w:b/>
          <w:sz w:val="20"/>
          <w:szCs w:val="20"/>
        </w:rPr>
        <w:tab/>
      </w:r>
      <w:commentRangeStart w:id="5"/>
      <w:r w:rsidRPr="00763382">
        <w:rPr>
          <w:rFonts w:ascii="Arial" w:eastAsia="Times New Roman" w:hAnsi="Arial" w:cs="Arial"/>
          <w:b/>
          <w:sz w:val="20"/>
          <w:szCs w:val="20"/>
        </w:rPr>
        <w:t>IMPORTÂNCIA / RELEVÂNCIA DO PROJETO</w:t>
      </w:r>
      <w:commentRangeEnd w:id="5"/>
      <w:r w:rsidR="00906888">
        <w:rPr>
          <w:rStyle w:val="Refdecomentrio"/>
          <w:rFonts w:ascii="Arial" w:hAnsi="Arial" w:cs="Arial"/>
        </w:rPr>
        <w:commentReference w:id="5"/>
      </w:r>
    </w:p>
    <w:p w14:paraId="4F6D2E89" w14:textId="77777777" w:rsidR="00A060CD" w:rsidRPr="00763382" w:rsidRDefault="00A060CD" w:rsidP="002131AC">
      <w:pPr>
        <w:spacing w:line="360" w:lineRule="auto"/>
        <w:jc w:val="both"/>
        <w:rPr>
          <w:rFonts w:ascii="Arial" w:eastAsia="Times New Roman" w:hAnsi="Arial" w:cs="Arial"/>
          <w:sz w:val="20"/>
          <w:szCs w:val="20"/>
        </w:rPr>
      </w:pPr>
    </w:p>
    <w:p w14:paraId="1A1CDE72" w14:textId="625FD2F6" w:rsidR="002131AC" w:rsidRPr="00763382" w:rsidRDefault="002131AC" w:rsidP="002131AC">
      <w:pPr>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O desenvolvimento de estratégias que de fato visem a conservação direta e a restauração dos nossos recifes e ambientes coralíneos, e que incluam ações que envolvam a criação de estratégias preventivas para restauração/refaunação de recifes impactados no am</w:t>
      </w:r>
      <w:r w:rsidRPr="00763382">
        <w:rPr>
          <w:rFonts w:ascii="Arial" w:eastAsia="Times New Roman" w:hAnsi="Arial" w:cs="Arial"/>
          <w:sz w:val="20"/>
          <w:szCs w:val="20"/>
        </w:rPr>
        <w:t>biente natural (</w:t>
      </w:r>
      <w:r w:rsidRPr="00763382">
        <w:rPr>
          <w:rFonts w:ascii="Arial" w:eastAsia="Times New Roman" w:hAnsi="Arial" w:cs="Arial"/>
          <w:i/>
          <w:sz w:val="20"/>
          <w:szCs w:val="20"/>
        </w:rPr>
        <w:t>in situ</w:t>
      </w:r>
      <w:r w:rsidRPr="00763382">
        <w:rPr>
          <w:rFonts w:ascii="Arial" w:eastAsia="Times New Roman" w:hAnsi="Arial" w:cs="Arial"/>
          <w:sz w:val="20"/>
          <w:szCs w:val="20"/>
        </w:rPr>
        <w:t>) podem representar não apenas a manutenção dos estoque</w:t>
      </w:r>
      <w:ins w:id="6" w:author="Caren Vilela" w:date="2018-06-13T02:57:00Z">
        <w:r w:rsidR="009C0BAB">
          <w:rPr>
            <w:rFonts w:ascii="Arial" w:eastAsia="Times New Roman" w:hAnsi="Arial" w:cs="Arial"/>
            <w:sz w:val="20"/>
            <w:szCs w:val="20"/>
          </w:rPr>
          <w:t>s</w:t>
        </w:r>
      </w:ins>
      <w:r w:rsidRPr="00763382">
        <w:rPr>
          <w:rFonts w:ascii="Arial" w:eastAsia="Times New Roman" w:hAnsi="Arial" w:cs="Arial"/>
          <w:sz w:val="20"/>
          <w:szCs w:val="20"/>
        </w:rPr>
        <w:t xml:space="preserve"> atuais de carbono em corais, como também nos outros ecossistemas marinhos que estão conectados aos recifes</w:t>
      </w:r>
      <w:r w:rsidRPr="00763382">
        <w:rPr>
          <w:rFonts w:ascii="Arial" w:eastAsia="Times New Roman" w:hAnsi="Arial" w:cs="Arial"/>
          <w:color w:val="000000"/>
          <w:sz w:val="20"/>
          <w:szCs w:val="20"/>
        </w:rPr>
        <w:t xml:space="preserve">. </w:t>
      </w:r>
    </w:p>
    <w:p w14:paraId="608E6D77" w14:textId="03E725D4" w:rsidR="002131AC" w:rsidRPr="00763382" w:rsidRDefault="002131AC" w:rsidP="002131AC">
      <w:pPr>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É importante frisar que este projeto é o elo entre 3 importantes áreas a serem valorizadas </w:t>
      </w:r>
      <w:r w:rsidRPr="00763382">
        <w:rPr>
          <w:rFonts w:ascii="Arial" w:eastAsia="Times New Roman" w:hAnsi="Arial" w:cs="Arial"/>
          <w:sz w:val="20"/>
          <w:szCs w:val="20"/>
        </w:rPr>
        <w:t>para a efetiva conservação marinha no Brasil</w:t>
      </w:r>
      <w:r w:rsidRPr="00763382">
        <w:rPr>
          <w:rFonts w:ascii="Arial" w:eastAsia="Times New Roman" w:hAnsi="Arial" w:cs="Arial"/>
          <w:color w:val="000000"/>
          <w:sz w:val="20"/>
          <w:szCs w:val="20"/>
        </w:rPr>
        <w:t xml:space="preserve">: I) a </w:t>
      </w:r>
      <w:r w:rsidR="00CC64EE">
        <w:rPr>
          <w:rFonts w:ascii="Arial" w:eastAsia="Times New Roman" w:hAnsi="Arial" w:cs="Arial"/>
          <w:color w:val="000000"/>
          <w:sz w:val="20"/>
          <w:szCs w:val="20"/>
        </w:rPr>
        <w:t xml:space="preserve">conservação, </w:t>
      </w:r>
      <w:r w:rsidRPr="00763382">
        <w:rPr>
          <w:rFonts w:ascii="Arial" w:eastAsia="Times New Roman" w:hAnsi="Arial" w:cs="Arial"/>
          <w:color w:val="000000"/>
          <w:sz w:val="20"/>
          <w:szCs w:val="20"/>
        </w:rPr>
        <w:t xml:space="preserve">pesquisa e desenvolvimento de novas tecnologias para </w:t>
      </w:r>
      <w:r w:rsidR="00CC64EE">
        <w:rPr>
          <w:rFonts w:ascii="Arial" w:eastAsia="Times New Roman" w:hAnsi="Arial" w:cs="Arial"/>
          <w:sz w:val="20"/>
          <w:szCs w:val="20"/>
        </w:rPr>
        <w:t>manutenção</w:t>
      </w:r>
      <w:r w:rsidRPr="00763382">
        <w:rPr>
          <w:rFonts w:ascii="Arial" w:eastAsia="Times New Roman" w:hAnsi="Arial" w:cs="Arial"/>
          <w:sz w:val="20"/>
          <w:szCs w:val="20"/>
        </w:rPr>
        <w:t xml:space="preserve"> direta</w:t>
      </w:r>
      <w:r w:rsidRPr="00763382">
        <w:rPr>
          <w:rFonts w:ascii="Arial" w:eastAsia="Times New Roman" w:hAnsi="Arial" w:cs="Arial"/>
          <w:color w:val="000000"/>
          <w:sz w:val="20"/>
          <w:szCs w:val="20"/>
        </w:rPr>
        <w:t xml:space="preserve"> e recuperação </w:t>
      </w:r>
      <w:r w:rsidRPr="00763382">
        <w:rPr>
          <w:rFonts w:ascii="Arial" w:eastAsia="Times New Roman" w:hAnsi="Arial" w:cs="Arial"/>
          <w:sz w:val="20"/>
          <w:szCs w:val="20"/>
        </w:rPr>
        <w:t>de ecossistemas degradados</w:t>
      </w:r>
      <w:r w:rsidRPr="00763382">
        <w:rPr>
          <w:rFonts w:ascii="Arial" w:eastAsia="Times New Roman" w:hAnsi="Arial" w:cs="Arial"/>
          <w:color w:val="000000"/>
          <w:sz w:val="20"/>
          <w:szCs w:val="20"/>
        </w:rPr>
        <w:t xml:space="preserve"> e estoques de carbono azul, e implementação de fazendas de corais no Brasil, um dos </w:t>
      </w:r>
      <w:r w:rsidRPr="00763382">
        <w:rPr>
          <w:rFonts w:ascii="Arial" w:eastAsia="Times New Roman" w:hAnsi="Arial" w:cs="Arial"/>
          <w:sz w:val="20"/>
          <w:szCs w:val="20"/>
        </w:rPr>
        <w:t xml:space="preserve">poucos </w:t>
      </w:r>
      <w:r w:rsidRPr="00763382">
        <w:rPr>
          <w:rFonts w:ascii="Arial" w:eastAsia="Times New Roman" w:hAnsi="Arial" w:cs="Arial"/>
          <w:color w:val="000000"/>
          <w:sz w:val="20"/>
          <w:szCs w:val="20"/>
        </w:rPr>
        <w:t xml:space="preserve">países </w:t>
      </w:r>
      <w:r w:rsidRPr="00763382">
        <w:rPr>
          <w:rFonts w:ascii="Arial" w:eastAsia="Times New Roman" w:hAnsi="Arial" w:cs="Arial"/>
          <w:sz w:val="20"/>
          <w:szCs w:val="20"/>
        </w:rPr>
        <w:t xml:space="preserve">com ocorrência </w:t>
      </w:r>
      <w:r w:rsidRPr="00763382">
        <w:rPr>
          <w:rFonts w:ascii="Arial" w:eastAsia="Times New Roman" w:hAnsi="Arial" w:cs="Arial"/>
          <w:sz w:val="20"/>
          <w:szCs w:val="20"/>
        </w:rPr>
        <w:lastRenderedPageBreak/>
        <w:t>de</w:t>
      </w:r>
      <w:r w:rsidRPr="00763382">
        <w:rPr>
          <w:rFonts w:ascii="Arial" w:eastAsia="Times New Roman" w:hAnsi="Arial" w:cs="Arial"/>
          <w:color w:val="000000"/>
          <w:sz w:val="20"/>
          <w:szCs w:val="20"/>
        </w:rPr>
        <w:t xml:space="preserve"> recifes de corais que ainda não possuem ações estruturadas de </w:t>
      </w:r>
      <w:r w:rsidRPr="00763382">
        <w:rPr>
          <w:rFonts w:ascii="Arial" w:eastAsia="Times New Roman" w:hAnsi="Arial" w:cs="Arial"/>
          <w:sz w:val="20"/>
          <w:szCs w:val="20"/>
        </w:rPr>
        <w:t>restauração recifal através</w:t>
      </w:r>
      <w:r w:rsidRPr="00763382">
        <w:rPr>
          <w:rFonts w:ascii="Arial" w:eastAsia="Times New Roman" w:hAnsi="Arial" w:cs="Arial"/>
          <w:color w:val="000000"/>
          <w:sz w:val="20"/>
          <w:szCs w:val="20"/>
        </w:rPr>
        <w:t xml:space="preserve"> </w:t>
      </w:r>
      <w:r w:rsidRPr="00763382">
        <w:rPr>
          <w:rFonts w:ascii="Arial" w:eastAsia="Times New Roman" w:hAnsi="Arial" w:cs="Arial"/>
          <w:sz w:val="20"/>
          <w:szCs w:val="20"/>
        </w:rPr>
        <w:t>do cultivo de corais em</w:t>
      </w:r>
      <w:r w:rsidRPr="00763382">
        <w:rPr>
          <w:rFonts w:ascii="Arial" w:eastAsia="Times New Roman" w:hAnsi="Arial" w:cs="Arial"/>
          <w:color w:val="000000"/>
          <w:sz w:val="20"/>
          <w:szCs w:val="20"/>
        </w:rPr>
        <w:t xml:space="preserve"> fazendas</w:t>
      </w:r>
      <w:r w:rsidR="00CC64EE">
        <w:rPr>
          <w:rFonts w:ascii="Arial" w:eastAsia="Times New Roman" w:hAnsi="Arial" w:cs="Arial"/>
          <w:color w:val="000000"/>
          <w:sz w:val="20"/>
          <w:szCs w:val="20"/>
        </w:rPr>
        <w:t xml:space="preserve"> destinadas a ações preventiva de refaunação</w:t>
      </w:r>
      <w:r w:rsidRPr="00763382">
        <w:rPr>
          <w:rFonts w:ascii="Arial" w:eastAsia="Times New Roman" w:hAnsi="Arial" w:cs="Arial"/>
          <w:color w:val="000000"/>
          <w:sz w:val="20"/>
          <w:szCs w:val="20"/>
        </w:rPr>
        <w:t xml:space="preserve">, com desenvolvimento de tecnologias e probióticos marinhos para </w:t>
      </w:r>
      <w:r w:rsidRPr="00763382">
        <w:rPr>
          <w:rFonts w:ascii="Arial" w:eastAsia="Times New Roman" w:hAnsi="Arial" w:cs="Arial"/>
          <w:sz w:val="20"/>
          <w:szCs w:val="20"/>
        </w:rPr>
        <w:t>aprimorar a resistência aos impactos das mudanças climáticas e a manutenção de ecossistemas marinhos e do “carbono azul”</w:t>
      </w:r>
      <w:r w:rsidRPr="00763382">
        <w:rPr>
          <w:rFonts w:ascii="Arial" w:eastAsia="Times New Roman" w:hAnsi="Arial" w:cs="Arial"/>
          <w:color w:val="000000"/>
          <w:sz w:val="20"/>
          <w:szCs w:val="20"/>
        </w:rPr>
        <w:t>;  II) o empoderamento e capacitação de membros de comunidades tradicionais e indígenas e d</w:t>
      </w:r>
      <w:r w:rsidRPr="00763382">
        <w:rPr>
          <w:rFonts w:ascii="Arial" w:eastAsia="Times New Roman" w:hAnsi="Arial" w:cs="Arial"/>
          <w:sz w:val="20"/>
          <w:szCs w:val="20"/>
        </w:rPr>
        <w:t xml:space="preserve">a comunidade ligada a </w:t>
      </w:r>
      <w:r w:rsidRPr="00763382">
        <w:rPr>
          <w:rFonts w:ascii="Arial" w:eastAsia="Times New Roman" w:hAnsi="Arial" w:cs="Arial"/>
          <w:color w:val="000000"/>
          <w:sz w:val="20"/>
          <w:szCs w:val="20"/>
        </w:rPr>
        <w:t>pesc</w:t>
      </w:r>
      <w:r w:rsidRPr="00763382">
        <w:rPr>
          <w:rFonts w:ascii="Arial" w:eastAsia="Times New Roman" w:hAnsi="Arial" w:cs="Arial"/>
          <w:sz w:val="20"/>
          <w:szCs w:val="20"/>
        </w:rPr>
        <w:t>a</w:t>
      </w:r>
      <w:r w:rsidRPr="00763382">
        <w:rPr>
          <w:rFonts w:ascii="Arial" w:eastAsia="Times New Roman" w:hAnsi="Arial" w:cs="Arial"/>
          <w:color w:val="000000"/>
          <w:sz w:val="20"/>
          <w:szCs w:val="20"/>
        </w:rPr>
        <w:t xml:space="preserve"> </w:t>
      </w:r>
      <w:r w:rsidRPr="00763382">
        <w:rPr>
          <w:rFonts w:ascii="Arial" w:eastAsia="Times New Roman" w:hAnsi="Arial" w:cs="Arial"/>
          <w:sz w:val="20"/>
          <w:szCs w:val="20"/>
        </w:rPr>
        <w:t xml:space="preserve">na capacitação para a conservação </w:t>
      </w:r>
      <w:r w:rsidRPr="00763382">
        <w:rPr>
          <w:rFonts w:ascii="Arial" w:eastAsia="Times New Roman" w:hAnsi="Arial" w:cs="Arial"/>
          <w:color w:val="000000"/>
          <w:sz w:val="20"/>
          <w:szCs w:val="20"/>
        </w:rPr>
        <w:t xml:space="preserve"> </w:t>
      </w:r>
      <w:r w:rsidRPr="00763382">
        <w:rPr>
          <w:rFonts w:ascii="Arial" w:eastAsia="Times New Roman" w:hAnsi="Arial" w:cs="Arial"/>
          <w:sz w:val="20"/>
          <w:szCs w:val="20"/>
        </w:rPr>
        <w:t>e recuperação de</w:t>
      </w:r>
      <w:r w:rsidRPr="00763382">
        <w:rPr>
          <w:rFonts w:ascii="Arial" w:eastAsia="Times New Roman" w:hAnsi="Arial" w:cs="Arial"/>
          <w:color w:val="000000"/>
          <w:sz w:val="20"/>
          <w:szCs w:val="20"/>
        </w:rPr>
        <w:t xml:space="preserve"> ecossistemas das regiões recifais </w:t>
      </w:r>
      <w:r w:rsidRPr="00763382">
        <w:rPr>
          <w:rFonts w:ascii="Arial" w:eastAsia="Times New Roman" w:hAnsi="Arial" w:cs="Arial"/>
          <w:sz w:val="20"/>
          <w:szCs w:val="20"/>
        </w:rPr>
        <w:t>onde</w:t>
      </w:r>
      <w:r w:rsidRPr="00763382">
        <w:rPr>
          <w:rFonts w:ascii="Arial" w:eastAsia="Times New Roman" w:hAnsi="Arial" w:cs="Arial"/>
          <w:color w:val="000000"/>
          <w:sz w:val="20"/>
          <w:szCs w:val="20"/>
        </w:rPr>
        <w:t xml:space="preserve"> vivem, além de orientação sobre o uso sustentável dos insumos proveni</w:t>
      </w:r>
      <w:r w:rsidRPr="00763382">
        <w:rPr>
          <w:rFonts w:ascii="Arial" w:eastAsia="Times New Roman" w:hAnsi="Arial" w:cs="Arial"/>
          <w:sz w:val="20"/>
          <w:szCs w:val="20"/>
        </w:rPr>
        <w:t>entes</w:t>
      </w:r>
      <w:r w:rsidRPr="00763382">
        <w:rPr>
          <w:rFonts w:ascii="Arial" w:eastAsia="Times New Roman" w:hAnsi="Arial" w:cs="Arial"/>
          <w:color w:val="000000"/>
          <w:sz w:val="20"/>
          <w:szCs w:val="20"/>
        </w:rPr>
        <w:t xml:space="preserve"> dos recifes e do resgate e documentação da sua tradicionalidade; III) a promoção da educação ambiental por diversas ações que abrangem desde </w:t>
      </w:r>
      <w:r w:rsidRPr="00763382">
        <w:rPr>
          <w:rFonts w:ascii="Arial" w:eastAsia="Times New Roman" w:hAnsi="Arial" w:cs="Arial"/>
          <w:sz w:val="20"/>
          <w:szCs w:val="20"/>
        </w:rPr>
        <w:t>comunidade escolar</w:t>
      </w:r>
      <w:r w:rsidRPr="00763382">
        <w:rPr>
          <w:rFonts w:ascii="Arial" w:eastAsia="Times New Roman" w:hAnsi="Arial" w:cs="Arial"/>
          <w:color w:val="000000"/>
          <w:sz w:val="20"/>
          <w:szCs w:val="20"/>
        </w:rPr>
        <w:t xml:space="preserve"> loca</w:t>
      </w:r>
      <w:r w:rsidRPr="00763382">
        <w:rPr>
          <w:rFonts w:ascii="Arial" w:eastAsia="Times New Roman" w:hAnsi="Arial" w:cs="Arial"/>
          <w:sz w:val="20"/>
          <w:szCs w:val="20"/>
        </w:rPr>
        <w:t>l</w:t>
      </w:r>
      <w:r w:rsidRPr="00763382">
        <w:rPr>
          <w:rFonts w:ascii="Arial" w:eastAsia="Times New Roman" w:hAnsi="Arial" w:cs="Arial"/>
          <w:color w:val="000000"/>
          <w:sz w:val="20"/>
          <w:szCs w:val="20"/>
        </w:rPr>
        <w:t xml:space="preserve"> até a população de maneira geral, utilizando diversas formas de comunicação e divulgação científica em todos os níveis sociais e faixas etárias e ajudando, assim, a construir cidadãos mais conscientes sobre a importância dos ecossistemas marinhos e do carbono azul, da relação entre a manutenção da biodiversidade marinha e os estoques de carbono, promovendo um ambiente favorável para o desenvolvimentos de cidadãos mais engajados e bem informados.</w:t>
      </w:r>
    </w:p>
    <w:p w14:paraId="5785F77B" w14:textId="77777777" w:rsidR="002131AC" w:rsidRPr="00763382" w:rsidRDefault="002131AC" w:rsidP="00C50FCD">
      <w:pPr>
        <w:widowControl w:val="0"/>
        <w:spacing w:line="360" w:lineRule="auto"/>
        <w:jc w:val="both"/>
        <w:rPr>
          <w:ins w:id="7" w:author="Raquel Peixoto" w:date="2018-06-06T23:21:00Z"/>
          <w:rFonts w:ascii="Arial" w:eastAsia="Times New Roman" w:hAnsi="Arial" w:cs="Arial"/>
          <w:color w:val="000000"/>
          <w:sz w:val="20"/>
          <w:szCs w:val="20"/>
        </w:rPr>
      </w:pPr>
    </w:p>
    <w:p w14:paraId="41CD9A0F" w14:textId="77777777" w:rsidR="00FC5C22" w:rsidRPr="00763382" w:rsidRDefault="00FC5C22" w:rsidP="00FC5C22">
      <w:pPr>
        <w:spacing w:line="360" w:lineRule="auto"/>
        <w:jc w:val="both"/>
        <w:rPr>
          <w:rFonts w:ascii="Arial" w:eastAsia="Times New Roman" w:hAnsi="Arial" w:cs="Arial"/>
          <w:b/>
          <w:sz w:val="20"/>
          <w:szCs w:val="20"/>
        </w:rPr>
      </w:pPr>
      <w:bookmarkStart w:id="8" w:name="_Hlk516618794"/>
      <w:r w:rsidRPr="00763382">
        <w:rPr>
          <w:rFonts w:ascii="Arial" w:eastAsia="Times New Roman" w:hAnsi="Arial" w:cs="Arial"/>
          <w:b/>
          <w:sz w:val="20"/>
          <w:szCs w:val="20"/>
        </w:rPr>
        <w:t>Seção 4 – OBJETIVOS E CRONOGRAMA DE EXECUÇÃO</w:t>
      </w:r>
    </w:p>
    <w:p w14:paraId="079C13E9" w14:textId="77777777" w:rsidR="00FC5C22" w:rsidRPr="00763382" w:rsidRDefault="00FC5C22" w:rsidP="00FC5C22">
      <w:pPr>
        <w:spacing w:line="360" w:lineRule="auto"/>
        <w:jc w:val="both"/>
        <w:rPr>
          <w:rFonts w:ascii="Arial" w:eastAsia="Times New Roman" w:hAnsi="Arial" w:cs="Arial"/>
          <w:sz w:val="20"/>
          <w:szCs w:val="20"/>
        </w:rPr>
      </w:pPr>
    </w:p>
    <w:p w14:paraId="09B478B0" w14:textId="77777777" w:rsidR="00FC5C22" w:rsidRPr="00763382" w:rsidRDefault="00FC5C22" w:rsidP="00FC5C22">
      <w:pPr>
        <w:spacing w:line="360" w:lineRule="auto"/>
        <w:jc w:val="both"/>
        <w:rPr>
          <w:rFonts w:ascii="Arial" w:eastAsia="Times New Roman" w:hAnsi="Arial" w:cs="Arial"/>
          <w:b/>
          <w:sz w:val="20"/>
          <w:szCs w:val="20"/>
        </w:rPr>
      </w:pPr>
      <w:r>
        <w:rPr>
          <w:rFonts w:ascii="Arial" w:eastAsia="Times New Roman" w:hAnsi="Arial" w:cs="Arial"/>
          <w:b/>
          <w:sz w:val="20"/>
          <w:szCs w:val="20"/>
        </w:rPr>
        <w:t xml:space="preserve">4.1 </w:t>
      </w:r>
      <w:r w:rsidRPr="00763382">
        <w:rPr>
          <w:rFonts w:ascii="Arial" w:eastAsia="Times New Roman" w:hAnsi="Arial" w:cs="Arial"/>
          <w:b/>
          <w:sz w:val="20"/>
          <w:szCs w:val="20"/>
        </w:rPr>
        <w:t>OBJETIVOS GERAIS</w:t>
      </w:r>
    </w:p>
    <w:p w14:paraId="6B869D66" w14:textId="77777777" w:rsidR="00FC5C22" w:rsidRPr="00763382" w:rsidRDefault="00FC5C22" w:rsidP="00FC5C22">
      <w:pPr>
        <w:spacing w:line="360" w:lineRule="auto"/>
        <w:jc w:val="both"/>
        <w:rPr>
          <w:rFonts w:ascii="Arial" w:eastAsia="Times New Roman" w:hAnsi="Arial" w:cs="Arial"/>
          <w:b/>
          <w:sz w:val="20"/>
          <w:szCs w:val="20"/>
        </w:rPr>
      </w:pPr>
    </w:p>
    <w:p w14:paraId="26514B5E" w14:textId="77777777" w:rsidR="00FC5C22" w:rsidRPr="00763382" w:rsidRDefault="00FC5C22" w:rsidP="00FC5C22">
      <w:pPr>
        <w:spacing w:line="360" w:lineRule="auto"/>
        <w:ind w:firstLine="720"/>
        <w:jc w:val="both"/>
        <w:rPr>
          <w:rFonts w:ascii="Arial" w:eastAsia="Times New Roman" w:hAnsi="Arial" w:cs="Arial"/>
          <w:sz w:val="20"/>
          <w:szCs w:val="20"/>
        </w:rPr>
      </w:pPr>
      <w:r w:rsidRPr="00763382">
        <w:rPr>
          <w:rFonts w:ascii="Arial" w:eastAsia="Times New Roman" w:hAnsi="Arial" w:cs="Arial"/>
          <w:sz w:val="20"/>
          <w:szCs w:val="20"/>
        </w:rPr>
        <w:t>Os objetivos gerais do projeto Tanto Mar vão de encontro aos Objetivos de Desenvolvimento Sustentável (ODS), acordo concluído em 2015. Este acordo possui 17 objetivos e 169 metas, envolvendo temáticas extremamente diversificadas. Entre os objetivos, destacamos aqui os objetivos 13 e 14. O objetivo 13 visa “tomar medidas urgentes para combater a mudança do clima e seus impactos”, englobando metas para que países possam estar preparados quanto à possíveis mudanças climáticas, integrando medidas na política e planejamento social, melhorando a educação, a conscientização e a capacitação humana frente à essas questões. O objetivo 14 trata de “Conservar e usar sustentavelmente os oceanos, os mares e os recursos marinhos para o desenvolvimento sustentável”, e prevê a diminuição da poluição marinha, gerindo os ecossistemas de maneira sustentável e reforçando sua capacidade de resiliência e tomando medidas para sua restauração, se necessário. Além disso, foi estabelecido um prazo para que, até 2020, possamos acabar com a sobrepesca ilegal e com as práticas de pesca destrutivas, conservando, no mínimo 10% das zonas costeiras e marinhas, o que, para ser alcançado, precisa envolver ações educativas junto a comunidades locais, um dos objetivos desse projeto. Junto a isso, fazem parte das metas propostas o aumento do conhecimento científico, da cooperação científica em todos os níveis e o desenvolvimento das capacidades de pesquisa e transferência de tecnologia marinha, assegurando a conservação e o uso sustentável dos oceanos e seus recursos.</w:t>
      </w:r>
    </w:p>
    <w:p w14:paraId="17C50BA0" w14:textId="77777777" w:rsidR="00FC5C22" w:rsidRPr="00763382" w:rsidRDefault="00FC5C22" w:rsidP="00FC5C22">
      <w:pPr>
        <w:spacing w:line="360" w:lineRule="auto"/>
        <w:ind w:firstLine="720"/>
        <w:jc w:val="both"/>
        <w:rPr>
          <w:rFonts w:ascii="Arial" w:eastAsia="Times New Roman" w:hAnsi="Arial" w:cs="Arial"/>
          <w:sz w:val="20"/>
          <w:szCs w:val="20"/>
        </w:rPr>
      </w:pPr>
      <w:r w:rsidRPr="00763382">
        <w:rPr>
          <w:rFonts w:ascii="Arial" w:eastAsia="Times New Roman" w:hAnsi="Arial" w:cs="Arial"/>
          <w:sz w:val="20"/>
          <w:szCs w:val="20"/>
        </w:rPr>
        <w:t xml:space="preserve">Dessa forma, </w:t>
      </w:r>
      <w:r w:rsidRPr="00763382">
        <w:rPr>
          <w:rFonts w:ascii="Arial" w:eastAsia="Times New Roman" w:hAnsi="Arial" w:cs="Arial"/>
          <w:color w:val="000000"/>
          <w:sz w:val="20"/>
          <w:szCs w:val="20"/>
        </w:rPr>
        <w:t>o Projeto Tanto Mar tem como objetivo atuar na conservação direta da biodiversidade marinha e manutenção dos estoques atuais de carbono azul (marinho), com atenção especial em recifes de coral e comunidades coralíneas do Brasil, através de desenvolvimento de tecnologias científicas e sociais para a restauração e repovoamento de corais no ambiente recifal (</w:t>
      </w:r>
      <w:r w:rsidRPr="00763382">
        <w:rPr>
          <w:rFonts w:ascii="Arial" w:eastAsia="Times New Roman" w:hAnsi="Arial" w:cs="Arial"/>
          <w:i/>
          <w:color w:val="000000"/>
          <w:sz w:val="20"/>
          <w:szCs w:val="20"/>
        </w:rPr>
        <w:t>in situ</w:t>
      </w:r>
      <w:r w:rsidRPr="00763382">
        <w:rPr>
          <w:rFonts w:ascii="Arial" w:eastAsia="Times New Roman" w:hAnsi="Arial" w:cs="Arial"/>
          <w:color w:val="000000"/>
          <w:sz w:val="20"/>
          <w:szCs w:val="20"/>
        </w:rPr>
        <w:t xml:space="preserve">), através do estabelecimento de fazendas de corais </w:t>
      </w:r>
      <w:r w:rsidRPr="00763382">
        <w:rPr>
          <w:rFonts w:ascii="Arial" w:eastAsia="Times New Roman" w:hAnsi="Arial" w:cs="Arial"/>
          <w:i/>
          <w:color w:val="000000"/>
          <w:sz w:val="20"/>
          <w:szCs w:val="20"/>
        </w:rPr>
        <w:t>in situ</w:t>
      </w:r>
      <w:r w:rsidRPr="00763382">
        <w:rPr>
          <w:rFonts w:ascii="Arial" w:eastAsia="Times New Roman" w:hAnsi="Arial" w:cs="Arial"/>
          <w:color w:val="000000"/>
          <w:sz w:val="20"/>
          <w:szCs w:val="20"/>
        </w:rPr>
        <w:t xml:space="preserve"> e probióticos marinhos, treinamento </w:t>
      </w:r>
      <w:r w:rsidRPr="00763382">
        <w:rPr>
          <w:rFonts w:ascii="Arial" w:eastAsia="Times New Roman" w:hAnsi="Arial" w:cs="Arial"/>
          <w:color w:val="000000"/>
          <w:sz w:val="20"/>
          <w:szCs w:val="20"/>
        </w:rPr>
        <w:lastRenderedPageBreak/>
        <w:t xml:space="preserve">social, ciência cidadã no monitoramento e documentação de eventos de branqueamento de corais na costa Brasileira (“Guardiões dos </w:t>
      </w:r>
      <w:r>
        <w:rPr>
          <w:rFonts w:ascii="Arial" w:eastAsia="Times New Roman" w:hAnsi="Arial" w:cs="Arial"/>
          <w:color w:val="000000"/>
          <w:sz w:val="20"/>
          <w:szCs w:val="20"/>
        </w:rPr>
        <w:t>Recifes</w:t>
      </w:r>
      <w:r w:rsidRPr="00763382">
        <w:rPr>
          <w:rFonts w:ascii="Arial" w:eastAsia="Times New Roman" w:hAnsi="Arial" w:cs="Arial"/>
          <w:color w:val="000000"/>
          <w:sz w:val="20"/>
          <w:szCs w:val="20"/>
        </w:rPr>
        <w:t xml:space="preserve">” </w:t>
      </w:r>
      <w:r w:rsidRPr="00CC64EE">
        <w:rPr>
          <w:rFonts w:ascii="Arial" w:eastAsia="Times New Roman" w:hAnsi="Arial" w:cs="Arial"/>
          <w:color w:val="000000"/>
          <w:sz w:val="20"/>
          <w:szCs w:val="20"/>
        </w:rPr>
        <w:t>ou “</w:t>
      </w:r>
      <w:r w:rsidRPr="00CC64EE">
        <w:rPr>
          <w:rFonts w:ascii="Arial" w:eastAsia="Times New Roman" w:hAnsi="Arial" w:cs="Arial"/>
          <w:i/>
          <w:color w:val="000000"/>
          <w:sz w:val="20"/>
          <w:szCs w:val="20"/>
        </w:rPr>
        <w:t>Reef Rangers</w:t>
      </w:r>
      <w:r w:rsidRPr="00CC64EE">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resgate da tradicionalidade e emponderamento das comunidades costeiras e amplificação do alcance das ações e da participação da sociedade na manutenção de nossos estoques de carbono marinho. Essas ações serão documentadas, e poderão ser usadas futuramente na elaboração de um documentário inovador e extremamente valioso, por preencher lacunas não apenas relacionadas ao estudo e monitoramento de recifes brasileiros e seu grau de resiliência e no desenvolvimento de estratégias pioneiras de estabelecimento de fazenda de corais, que incluam e alinhem o uso de conhecimento tradicional e local e o conhecimento de grupos de pesquisa e recuperação ambiental do mundo inteiro, como no também pobre resgate e empoderamento das comunidades locais, especialmente as indígenas, e suas relações de interação com os corais, e, ainda, relatando iniciativas pioneiras e mundialmente reconhecidas, com origem Brasileira, contribuindo para a valorização de nossas ações socioambientais e de pesquisa.</w:t>
      </w:r>
    </w:p>
    <w:p w14:paraId="7D5BAE9F" w14:textId="77777777" w:rsidR="00FC5C22" w:rsidRPr="00763382" w:rsidRDefault="00FC5C22" w:rsidP="00FC5C22">
      <w:pPr>
        <w:spacing w:line="360" w:lineRule="auto"/>
        <w:jc w:val="both"/>
        <w:rPr>
          <w:rFonts w:ascii="Arial" w:eastAsia="Times New Roman" w:hAnsi="Arial" w:cs="Arial"/>
          <w:sz w:val="20"/>
          <w:szCs w:val="20"/>
        </w:rPr>
      </w:pPr>
    </w:p>
    <w:p w14:paraId="4146FE20" w14:textId="77777777" w:rsidR="00FC5C22" w:rsidRPr="00763382" w:rsidRDefault="00FC5C22" w:rsidP="00FC5C22">
      <w:pPr>
        <w:spacing w:line="360" w:lineRule="auto"/>
        <w:jc w:val="both"/>
        <w:rPr>
          <w:rFonts w:ascii="Arial" w:eastAsia="Times New Roman" w:hAnsi="Arial" w:cs="Arial"/>
          <w:sz w:val="20"/>
          <w:szCs w:val="20"/>
        </w:rPr>
      </w:pPr>
      <w:r>
        <w:rPr>
          <w:rFonts w:ascii="Arial" w:eastAsia="Times New Roman" w:hAnsi="Arial" w:cs="Arial"/>
          <w:b/>
          <w:color w:val="000000"/>
          <w:sz w:val="20"/>
          <w:szCs w:val="20"/>
        </w:rPr>
        <w:t xml:space="preserve">4.2 </w:t>
      </w:r>
      <w:r w:rsidRPr="00763382">
        <w:rPr>
          <w:rFonts w:ascii="Arial" w:eastAsia="Times New Roman" w:hAnsi="Arial" w:cs="Arial"/>
          <w:b/>
          <w:color w:val="000000"/>
          <w:sz w:val="20"/>
          <w:szCs w:val="20"/>
        </w:rPr>
        <w:t xml:space="preserve">OBJETIVOS ESPECÍFICOS </w:t>
      </w:r>
    </w:p>
    <w:p w14:paraId="5B8FEEE9" w14:textId="77777777" w:rsidR="00FC5C22" w:rsidRPr="0075237B"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color w:val="000000"/>
          <w:sz w:val="20"/>
          <w:szCs w:val="20"/>
        </w:rPr>
        <w:t>Objetivo 1</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w:t>
      </w:r>
      <w:r w:rsidRPr="00763382">
        <w:rPr>
          <w:rFonts w:ascii="Arial" w:eastAsia="Times New Roman" w:hAnsi="Arial" w:cs="Arial"/>
          <w:b/>
          <w:color w:val="000000"/>
          <w:sz w:val="20"/>
          <w:szCs w:val="20"/>
        </w:rPr>
        <w:t>Fazendas de Cultivo</w:t>
      </w:r>
      <w:r w:rsidRPr="00763382">
        <w:rPr>
          <w:rFonts w:ascii="Arial" w:eastAsia="Times New Roman" w:hAnsi="Arial" w:cs="Arial"/>
          <w:color w:val="000000"/>
          <w:sz w:val="20"/>
          <w:szCs w:val="20"/>
        </w:rPr>
        <w:t xml:space="preserve"> </w:t>
      </w:r>
      <w:r w:rsidRPr="00763382">
        <w:rPr>
          <w:rFonts w:ascii="Arial" w:eastAsia="Times New Roman" w:hAnsi="Arial" w:cs="Arial"/>
          <w:b/>
          <w:color w:val="000000"/>
          <w:sz w:val="20"/>
          <w:szCs w:val="20"/>
        </w:rPr>
        <w:t>de Corais e Desenvolvimento de Probióticos Marinhos</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 Implementar fazendas de cultivo de corais comunitárias no Município de Armação dos Búzios (RJ) e Prado (BA)</w:t>
      </w:r>
      <w:r>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localidades atendidas pelo Projeto. </w:t>
      </w:r>
      <w:r>
        <w:rPr>
          <w:rFonts w:ascii="Arial" w:eastAsia="Times New Roman" w:hAnsi="Arial" w:cs="Arial"/>
          <w:color w:val="000000"/>
          <w:sz w:val="20"/>
          <w:szCs w:val="20"/>
        </w:rPr>
        <w:t xml:space="preserve">Além disso, visamos também avaliar a utilização de probióticos marinhos </w:t>
      </w:r>
      <w:r w:rsidRPr="00763382">
        <w:rPr>
          <w:rFonts w:ascii="Arial" w:eastAsia="Times New Roman" w:hAnsi="Arial" w:cs="Arial"/>
          <w:color w:val="000000"/>
          <w:sz w:val="20"/>
          <w:szCs w:val="20"/>
        </w:rPr>
        <w:t>em experimentos em mesocosmos, em conjunto com as tecnologias de cultivo de corais já existentes, especificamente auxiliando no processo de calcificação do esqueleto e fortalecimento da saúde dos corais tratados, o que será dosado no sentido de avaliar a real contribuição da calcificação de corais no “carbono azul” e se essa contribuição pode ser otimizada pelo uso de probióticos “promotores de crescimento de corais”</w:t>
      </w:r>
      <w:r>
        <w:rPr>
          <w:rFonts w:ascii="Arial" w:eastAsia="Times New Roman" w:hAnsi="Arial" w:cs="Arial"/>
          <w:color w:val="000000"/>
          <w:sz w:val="20"/>
          <w:szCs w:val="20"/>
        </w:rPr>
        <w:t>.</w:t>
      </w:r>
    </w:p>
    <w:p w14:paraId="3BCD3FF4" w14:textId="77777777" w:rsidR="00FC5C22" w:rsidRPr="00763382" w:rsidRDefault="00FC5C22" w:rsidP="00FC5C22">
      <w:pPr>
        <w:spacing w:line="360" w:lineRule="auto"/>
        <w:jc w:val="both"/>
        <w:rPr>
          <w:rFonts w:ascii="Arial" w:eastAsia="Times New Roman" w:hAnsi="Arial" w:cs="Arial"/>
          <w:sz w:val="20"/>
          <w:szCs w:val="20"/>
        </w:rPr>
      </w:pPr>
      <w:r w:rsidRPr="009E2B1B">
        <w:rPr>
          <w:rFonts w:ascii="Arial" w:eastAsia="Times New Roman" w:hAnsi="Arial" w:cs="Arial"/>
          <w:b/>
          <w:color w:val="000000"/>
          <w:sz w:val="20"/>
          <w:szCs w:val="20"/>
        </w:rPr>
        <w:t>Ação 1.</w:t>
      </w:r>
      <w:r>
        <w:rPr>
          <w:rFonts w:ascii="Arial" w:eastAsia="Times New Roman" w:hAnsi="Arial" w:cs="Arial"/>
          <w:b/>
          <w:color w:val="000000"/>
          <w:sz w:val="20"/>
          <w:szCs w:val="20"/>
        </w:rPr>
        <w:t>1</w:t>
      </w:r>
      <w:r w:rsidRPr="009E2B1B">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Mapeamento físico das áreas pretendidas, através de imagens de satélite e mapeamento 3D;</w:t>
      </w:r>
    </w:p>
    <w:p w14:paraId="4C1B4F47" w14:textId="77777777" w:rsidR="00FC5C22" w:rsidRPr="00763382" w:rsidRDefault="00FC5C22" w:rsidP="00FC5C22">
      <w:pPr>
        <w:spacing w:line="360" w:lineRule="auto"/>
        <w:jc w:val="both"/>
        <w:rPr>
          <w:rFonts w:ascii="Arial" w:eastAsia="Times New Roman" w:hAnsi="Arial" w:cs="Arial"/>
          <w:color w:val="000000"/>
          <w:sz w:val="20"/>
          <w:szCs w:val="20"/>
        </w:rPr>
      </w:pPr>
      <w:r w:rsidRPr="0062133E">
        <w:rPr>
          <w:rFonts w:ascii="Arial" w:eastAsia="Times New Roman" w:hAnsi="Arial" w:cs="Arial"/>
          <w:b/>
          <w:color w:val="000000"/>
          <w:sz w:val="20"/>
          <w:szCs w:val="20"/>
        </w:rPr>
        <w:t>Ação 1.2 –</w:t>
      </w:r>
      <w:r w:rsidRPr="00763382">
        <w:rPr>
          <w:rFonts w:ascii="Arial" w:eastAsia="Times New Roman" w:hAnsi="Arial" w:cs="Arial"/>
          <w:color w:val="000000"/>
          <w:sz w:val="20"/>
          <w:szCs w:val="20"/>
        </w:rPr>
        <w:t>Seleção e licenciamento das áreas de implantação (exceto Búzios);</w:t>
      </w:r>
    </w:p>
    <w:p w14:paraId="4EBD3640"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Ação 1.</w:t>
      </w:r>
      <w:r>
        <w:rPr>
          <w:rFonts w:ascii="Arial" w:eastAsia="Times New Roman" w:hAnsi="Arial" w:cs="Arial"/>
          <w:b/>
          <w:color w:val="000000"/>
          <w:sz w:val="20"/>
          <w:szCs w:val="20"/>
        </w:rPr>
        <w:t>3</w:t>
      </w:r>
      <w:r w:rsidRPr="0062133E">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Instalação das estruturas de cultivo</w:t>
      </w:r>
      <w:r w:rsidRPr="00763382">
        <w:rPr>
          <w:rFonts w:ascii="Arial" w:eastAsia="Times New Roman" w:hAnsi="Arial" w:cs="Arial"/>
          <w:i/>
          <w:color w:val="000000"/>
          <w:sz w:val="20"/>
          <w:szCs w:val="20"/>
        </w:rPr>
        <w:t xml:space="preserve"> in situ</w:t>
      </w:r>
    </w:p>
    <w:p w14:paraId="4BD71ED3" w14:textId="77777777" w:rsidR="00FC5C22" w:rsidRPr="00763382" w:rsidRDefault="00FC5C22" w:rsidP="00FC5C22">
      <w:pPr>
        <w:tabs>
          <w:tab w:val="left" w:pos="709"/>
        </w:tabs>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Ação 1.</w:t>
      </w:r>
      <w:r>
        <w:rPr>
          <w:rFonts w:ascii="Arial" w:eastAsia="Times New Roman" w:hAnsi="Arial" w:cs="Arial"/>
          <w:b/>
          <w:color w:val="000000"/>
          <w:sz w:val="20"/>
          <w:szCs w:val="20"/>
        </w:rPr>
        <w:t>4</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Desenvolvimento de tecnologia social para o cultivo de corais</w:t>
      </w:r>
      <w:r w:rsidRPr="00763382">
        <w:rPr>
          <w:rFonts w:ascii="Arial" w:eastAsia="Times New Roman" w:hAnsi="Arial" w:cs="Arial"/>
          <w:i/>
          <w:color w:val="000000"/>
          <w:sz w:val="20"/>
          <w:szCs w:val="20"/>
        </w:rPr>
        <w:t xml:space="preserve"> in situ</w:t>
      </w:r>
      <w:r w:rsidRPr="00763382">
        <w:rPr>
          <w:rFonts w:ascii="Arial" w:eastAsia="Times New Roman" w:hAnsi="Arial" w:cs="Arial"/>
          <w:color w:val="000000"/>
          <w:sz w:val="20"/>
          <w:szCs w:val="20"/>
        </w:rPr>
        <w:t>. Treinamento da população</w:t>
      </w:r>
      <w:r w:rsidRPr="00763382">
        <w:rPr>
          <w:rFonts w:ascii="Arial" w:eastAsia="Times New Roman" w:hAnsi="Arial" w:cs="Arial"/>
          <w:sz w:val="20"/>
          <w:szCs w:val="20"/>
        </w:rPr>
        <w:t xml:space="preserve"> sobre o cultivo, monitoramento do crescimento e avaliação da saúde dos corais. </w:t>
      </w:r>
    </w:p>
    <w:p w14:paraId="16C65BDF"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Ação 1.</w:t>
      </w:r>
      <w:r>
        <w:rPr>
          <w:rFonts w:ascii="Arial" w:eastAsia="Times New Roman" w:hAnsi="Arial" w:cs="Arial"/>
          <w:b/>
          <w:color w:val="000000"/>
          <w:sz w:val="20"/>
          <w:szCs w:val="20"/>
        </w:rPr>
        <w:t>5</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Desenvolvimento de pesquisa com probióticos calcificadores promotores de crescimento em corais e avaliação do sequestro de carbono por corais Brasileiros, com e sem probióticos;</w:t>
      </w:r>
    </w:p>
    <w:p w14:paraId="52BF3DF9" w14:textId="77777777" w:rsidR="00FC5C22" w:rsidRDefault="00FC5C22" w:rsidP="00FC5C22">
      <w:pPr>
        <w:spacing w:line="360" w:lineRule="auto"/>
        <w:jc w:val="both"/>
        <w:rPr>
          <w:rFonts w:ascii="Arial" w:eastAsia="Times New Roman" w:hAnsi="Arial" w:cs="Arial"/>
          <w:b/>
          <w:color w:val="000000"/>
          <w:sz w:val="20"/>
          <w:szCs w:val="20"/>
        </w:rPr>
      </w:pPr>
    </w:p>
    <w:p w14:paraId="0DB949A2"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color w:val="000000"/>
          <w:sz w:val="20"/>
          <w:szCs w:val="20"/>
        </w:rPr>
        <w:t>Objetivo 2</w:t>
      </w:r>
      <w:r w:rsidRPr="00763382">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 </w:t>
      </w:r>
      <w:r w:rsidRPr="00C710A7">
        <w:rPr>
          <w:rFonts w:ascii="Arial" w:eastAsia="Times New Roman" w:hAnsi="Arial" w:cs="Arial"/>
          <w:b/>
          <w:color w:val="000000"/>
          <w:sz w:val="20"/>
          <w:szCs w:val="20"/>
        </w:rPr>
        <w:t>Exposição AquaRio</w:t>
      </w:r>
      <w:r w:rsidRPr="00763382">
        <w:rPr>
          <w:rFonts w:ascii="Arial" w:eastAsia="Times New Roman" w:hAnsi="Arial" w:cs="Arial"/>
          <w:color w:val="000000"/>
          <w:sz w:val="20"/>
          <w:szCs w:val="20"/>
        </w:rPr>
        <w:t>– Elaborar e implementar exposição interativa sobre as ameaças aos ambientes recifais e marinhos no AquaRio – Aquário Marinho do Rio de Janeiro.</w:t>
      </w:r>
    </w:p>
    <w:p w14:paraId="184A8CF8"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2</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1</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Elaboração e planejamento da exposição;</w:t>
      </w:r>
    </w:p>
    <w:p w14:paraId="7F0EB3A6"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2</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2</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Implementação e adequação do espaço (AquaRio) da exposição;</w:t>
      </w:r>
    </w:p>
    <w:p w14:paraId="720ED1ED"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2</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3</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Operação da exposição.</w:t>
      </w:r>
    </w:p>
    <w:p w14:paraId="3D985D38" w14:textId="77777777" w:rsidR="00FC5C22" w:rsidRDefault="00FC5C22" w:rsidP="00FC5C22">
      <w:pPr>
        <w:spacing w:line="360" w:lineRule="auto"/>
        <w:jc w:val="both"/>
        <w:rPr>
          <w:rFonts w:ascii="Arial" w:eastAsia="Times New Roman" w:hAnsi="Arial" w:cs="Arial"/>
          <w:b/>
          <w:color w:val="000000"/>
          <w:sz w:val="20"/>
          <w:szCs w:val="20"/>
        </w:rPr>
      </w:pPr>
    </w:p>
    <w:p w14:paraId="193D0B62"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color w:val="000000"/>
          <w:sz w:val="20"/>
          <w:szCs w:val="20"/>
        </w:rPr>
        <w:t>Objetivo 3</w:t>
      </w:r>
      <w:r>
        <w:rPr>
          <w:rFonts w:ascii="Arial" w:eastAsia="Times New Roman" w:hAnsi="Arial" w:cs="Arial"/>
          <w:color w:val="000000"/>
          <w:sz w:val="20"/>
          <w:szCs w:val="20"/>
        </w:rPr>
        <w:t xml:space="preserve"> - </w:t>
      </w:r>
      <w:r w:rsidRPr="00C710A7">
        <w:rPr>
          <w:rFonts w:ascii="Arial" w:eastAsia="Times New Roman" w:hAnsi="Arial" w:cs="Arial"/>
          <w:b/>
          <w:color w:val="000000"/>
          <w:sz w:val="20"/>
          <w:szCs w:val="20"/>
        </w:rPr>
        <w:t>Estágios</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 Mobilizar a comunidade escolar local e universitária em prol da conservação dos ambientes coralíneos e envolver esse público alvo nas ações de conservação direta em recifes de coral, particularmente o cultivo para repovoamento e restauração recifal</w:t>
      </w:r>
      <w:r>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w:t>
      </w:r>
    </w:p>
    <w:p w14:paraId="55EA6081"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lastRenderedPageBreak/>
        <w:t xml:space="preserve">Ação </w:t>
      </w:r>
      <w:r>
        <w:rPr>
          <w:rFonts w:ascii="Arial" w:eastAsia="Times New Roman" w:hAnsi="Arial" w:cs="Arial"/>
          <w:b/>
          <w:color w:val="000000"/>
          <w:sz w:val="20"/>
          <w:szCs w:val="20"/>
        </w:rPr>
        <w:t>3</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1</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Selecionar e treinar estagiários de nível médio e universitários para atuarem em parte das rotinas do Projeto, participando e colaborando na elaboração das tecnologias sociais a serem desenvolvidas.</w:t>
      </w:r>
    </w:p>
    <w:p w14:paraId="1B850DA8" w14:textId="77777777" w:rsidR="00FC5C22" w:rsidRDefault="00FC5C22" w:rsidP="00FC5C22">
      <w:pPr>
        <w:spacing w:line="360" w:lineRule="auto"/>
        <w:jc w:val="both"/>
        <w:rPr>
          <w:rFonts w:ascii="Arial" w:eastAsia="Times New Roman" w:hAnsi="Arial" w:cs="Arial"/>
          <w:b/>
          <w:color w:val="000000"/>
          <w:sz w:val="20"/>
          <w:szCs w:val="20"/>
        </w:rPr>
      </w:pPr>
    </w:p>
    <w:p w14:paraId="5A69A2DF"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color w:val="000000"/>
          <w:sz w:val="20"/>
          <w:szCs w:val="20"/>
        </w:rPr>
        <w:t>Objetivo 4</w:t>
      </w:r>
      <w:r w:rsidRPr="00763382">
        <w:rPr>
          <w:rFonts w:ascii="Arial" w:eastAsia="Times New Roman" w:hAnsi="Arial" w:cs="Arial"/>
          <w:color w:val="000000"/>
          <w:sz w:val="20"/>
          <w:szCs w:val="20"/>
        </w:rPr>
        <w:t xml:space="preserve"> – </w:t>
      </w:r>
      <w:r w:rsidRPr="00960A35">
        <w:rPr>
          <w:rFonts w:ascii="Arial" w:eastAsia="Times New Roman" w:hAnsi="Arial" w:cs="Arial"/>
          <w:b/>
          <w:color w:val="000000"/>
          <w:sz w:val="20"/>
          <w:szCs w:val="20"/>
        </w:rPr>
        <w:t>Educa</w:t>
      </w:r>
      <w:r>
        <w:rPr>
          <w:rFonts w:ascii="Arial" w:eastAsia="Times New Roman" w:hAnsi="Arial" w:cs="Arial"/>
          <w:b/>
          <w:color w:val="000000"/>
          <w:sz w:val="20"/>
          <w:szCs w:val="20"/>
        </w:rPr>
        <w:t>ção -</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Preparar educadores da comunidade escolar pública dos Municípios de Armação de Búzios e Prado, através de Educação Ambiental Formal e Informal, a fim de incluir em suas disciplinas a temática da conservação recifal. Prover instrumentos didáticos para as escolas rurais Públicas do Município do Prado e para escolas públicas do município de Armação dos Búzios</w:t>
      </w:r>
    </w:p>
    <w:p w14:paraId="219A31BC"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4</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1</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Realizar uma oficina de capacitação de 40 professores do ensino médio e fundamental de escolas públicas do Município do Prado para a atuação em educação ambiental em suas unidades, como difusores da informação sobre a relevância social dos recifes de coral e suas principais ameaças, bem como difundir as melhores práticas para a recuperação recifal</w:t>
      </w:r>
      <w:r w:rsidRPr="00763382">
        <w:rPr>
          <w:rFonts w:ascii="Arial" w:eastAsia="Times New Roman" w:hAnsi="Arial" w:cs="Arial"/>
          <w:sz w:val="20"/>
          <w:szCs w:val="20"/>
        </w:rPr>
        <w:t>;</w:t>
      </w:r>
    </w:p>
    <w:p w14:paraId="3372C247" w14:textId="77777777" w:rsidR="00FC5C22" w:rsidRPr="00763382" w:rsidRDefault="00FC5C22" w:rsidP="00FC5C22">
      <w:pPr>
        <w:spacing w:line="360" w:lineRule="auto"/>
        <w:jc w:val="both"/>
        <w:rPr>
          <w:rFonts w:ascii="Arial" w:eastAsia="Times New Roman" w:hAnsi="Arial" w:cs="Arial"/>
          <w:color w:val="000000"/>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4</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2</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Realizar uma oficina de capacitação de 40 professores do ensino médio e fundamental de escolas do Município de Armação dos Búzios para a atuação em educação ambiental em suas escolas, como difusores da informação sobre a relevância social dos recifes de coral, e as principais ameaças bem como os meios para a recuperação recifal. </w:t>
      </w:r>
    </w:p>
    <w:p w14:paraId="5493F47C"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4</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3</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Editar um livro infantil que descreva, de maneira didática, temas como sequestro de carbono, ecossistemas marinhos e carbono azul, recifes de corais e branqueamento.</w:t>
      </w:r>
    </w:p>
    <w:p w14:paraId="4B1718F4" w14:textId="77777777" w:rsidR="00FC5C22" w:rsidRDefault="00FC5C22" w:rsidP="00FC5C22">
      <w:pPr>
        <w:spacing w:line="360" w:lineRule="auto"/>
        <w:jc w:val="both"/>
        <w:rPr>
          <w:rFonts w:ascii="Arial" w:eastAsia="Times New Roman" w:hAnsi="Arial" w:cs="Arial"/>
          <w:b/>
          <w:color w:val="000000"/>
          <w:sz w:val="20"/>
          <w:szCs w:val="20"/>
        </w:rPr>
      </w:pPr>
    </w:p>
    <w:p w14:paraId="502535A9"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color w:val="000000"/>
          <w:sz w:val="20"/>
          <w:szCs w:val="20"/>
        </w:rPr>
        <w:t>Objetivo 5</w:t>
      </w:r>
      <w:r w:rsidRPr="00763382">
        <w:rPr>
          <w:rFonts w:ascii="Arial" w:eastAsia="Times New Roman" w:hAnsi="Arial" w:cs="Arial"/>
          <w:color w:val="000000"/>
          <w:sz w:val="20"/>
          <w:szCs w:val="20"/>
        </w:rPr>
        <w:t xml:space="preserve"> – </w:t>
      </w:r>
      <w:r w:rsidRPr="00763382">
        <w:rPr>
          <w:rFonts w:ascii="Arial" w:eastAsia="Times New Roman" w:hAnsi="Arial" w:cs="Arial"/>
          <w:b/>
          <w:color w:val="000000"/>
          <w:sz w:val="20"/>
          <w:szCs w:val="20"/>
        </w:rPr>
        <w:t>Pesquisa Cidadã/“</w:t>
      </w:r>
      <w:r>
        <w:rPr>
          <w:rFonts w:ascii="Arial" w:eastAsia="Times New Roman" w:hAnsi="Arial" w:cs="Arial"/>
          <w:b/>
          <w:color w:val="000000"/>
          <w:sz w:val="20"/>
          <w:szCs w:val="20"/>
        </w:rPr>
        <w:t>Guardiões dos Recifes</w:t>
      </w:r>
      <w:r w:rsidRPr="00763382">
        <w:rPr>
          <w:rFonts w:ascii="Arial" w:eastAsia="Times New Roman" w:hAnsi="Arial" w:cs="Arial"/>
          <w:b/>
          <w:color w:val="000000"/>
          <w:sz w:val="20"/>
          <w:szCs w:val="20"/>
        </w:rPr>
        <w:t>/</w:t>
      </w:r>
      <w:r w:rsidRPr="00763382">
        <w:rPr>
          <w:rFonts w:ascii="Arial" w:eastAsia="Times New Roman" w:hAnsi="Arial" w:cs="Arial"/>
          <w:b/>
          <w:i/>
          <w:color w:val="000000"/>
          <w:sz w:val="20"/>
          <w:szCs w:val="20"/>
        </w:rPr>
        <w:t>Reef Rangers</w:t>
      </w:r>
      <w:r w:rsidRPr="00763382">
        <w:rPr>
          <w:rFonts w:ascii="Arial" w:eastAsia="Times New Roman" w:hAnsi="Arial" w:cs="Arial"/>
          <w:b/>
          <w:color w:val="000000"/>
          <w:sz w:val="20"/>
          <w:szCs w:val="20"/>
        </w:rPr>
        <w:t>”</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Desenvolver e incentivar o monitoramento do ambiente recifal, no Município do Prado, Bahia e no Município de Armação dos Búzios, Rio de Janeiro, no modelo de contribuição popular para a ciência/ação cidadã (Citzen Science) a fim de subsidiar tecnologias sociais</w:t>
      </w:r>
      <w:r>
        <w:rPr>
          <w:rFonts w:ascii="Arial" w:eastAsia="Times New Roman" w:hAnsi="Arial" w:cs="Arial"/>
          <w:color w:val="000000"/>
          <w:sz w:val="20"/>
          <w:szCs w:val="20"/>
        </w:rPr>
        <w:t>.</w:t>
      </w:r>
    </w:p>
    <w:p w14:paraId="3E887940" w14:textId="77777777" w:rsidR="00FC5C22" w:rsidRPr="00763382" w:rsidRDefault="00FC5C22" w:rsidP="00FC5C22">
      <w:pPr>
        <w:spacing w:line="360" w:lineRule="auto"/>
        <w:jc w:val="both"/>
        <w:rPr>
          <w:rFonts w:ascii="Arial" w:eastAsia="Times New Roman" w:hAnsi="Arial" w:cs="Arial"/>
          <w:color w:val="000000"/>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5.1</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Desenvolver pesquisas sobre resiliência recifal no Brasil, com ênfase no monitoramento das comunidades coralíneas locais e sua microbiota associada, por através de pesquisa e ciência cidadã. </w:t>
      </w:r>
    </w:p>
    <w:p w14:paraId="14A05276"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5.2</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Criar de um portal unificado de relatos de eventos de branqueamento de corais no Brasil realizado pela comunidade nacional e internacional (turistas), através do site do projeto e do aplicativo de celular desenvolvido pelo projeto (“Guardiões dos Corais” ou “Reef Rangers”);</w:t>
      </w:r>
    </w:p>
    <w:p w14:paraId="658833E9"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5.3</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Divulgar os resultados, através de comunicação científica, das pesquisas ao público em geral, com ênfase no público diretamente envolvido com os ambientes recifais trabalhados.</w:t>
      </w:r>
    </w:p>
    <w:p w14:paraId="353C5094" w14:textId="77777777" w:rsidR="00FC5C22" w:rsidRDefault="00FC5C22" w:rsidP="00FC5C22">
      <w:pPr>
        <w:spacing w:line="360" w:lineRule="auto"/>
        <w:ind w:left="426" w:hanging="1"/>
        <w:jc w:val="both"/>
        <w:rPr>
          <w:rFonts w:ascii="Arial" w:eastAsia="Times New Roman" w:hAnsi="Arial" w:cs="Arial"/>
          <w:b/>
          <w:color w:val="000000"/>
          <w:sz w:val="20"/>
          <w:szCs w:val="20"/>
        </w:rPr>
      </w:pPr>
    </w:p>
    <w:p w14:paraId="65EC1CEC"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color w:val="000000"/>
          <w:sz w:val="20"/>
          <w:szCs w:val="20"/>
        </w:rPr>
        <w:t>Objetivo 6</w:t>
      </w:r>
      <w:r w:rsidRPr="00763382">
        <w:rPr>
          <w:rFonts w:ascii="Arial" w:eastAsia="Times New Roman" w:hAnsi="Arial" w:cs="Arial"/>
          <w:color w:val="000000"/>
          <w:sz w:val="20"/>
          <w:szCs w:val="20"/>
        </w:rPr>
        <w:t xml:space="preserve"> – </w:t>
      </w:r>
      <w:r w:rsidRPr="00960A35">
        <w:rPr>
          <w:rFonts w:ascii="Arial" w:eastAsia="Times New Roman" w:hAnsi="Arial" w:cs="Arial"/>
          <w:b/>
          <w:color w:val="000000"/>
          <w:sz w:val="20"/>
          <w:szCs w:val="20"/>
        </w:rPr>
        <w:t>Empoderamento Comunitário</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 xml:space="preserve">Fomentar junto a comunidade usuária dos ambientes recifais o resgate dos saberes, o diálogo e a solução de conflitos ligados a temática recifal e territorial marinha, incluindo e fortalecendo lideranças bem como na troca de experiências entre diferentes comunidades e lideranças comunitárias. </w:t>
      </w:r>
      <w:r w:rsidRPr="00763382">
        <w:rPr>
          <w:rFonts w:ascii="Arial" w:eastAsia="Times New Roman" w:hAnsi="Arial" w:cs="Arial"/>
          <w:sz w:val="20"/>
          <w:szCs w:val="20"/>
        </w:rPr>
        <w:t>Além disso, esse objetivo também visa o investimento na priorização de minorias em países menos desenvolvidos, incluindo comunidades locais</w:t>
      </w:r>
      <w:r>
        <w:rPr>
          <w:rFonts w:ascii="Arial" w:eastAsia="Times New Roman" w:hAnsi="Arial" w:cs="Arial"/>
          <w:sz w:val="20"/>
          <w:szCs w:val="20"/>
        </w:rPr>
        <w:t>.</w:t>
      </w:r>
    </w:p>
    <w:p w14:paraId="2E1E7DCD"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6.1</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Realizar pesquisa para o resgate dos saberes tradicionais da população ligada a pesca nos ambientes recifais trabalhados nesta proposta;</w:t>
      </w:r>
    </w:p>
    <w:p w14:paraId="62CCE2CF"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lastRenderedPageBreak/>
        <w:t xml:space="preserve">Ação </w:t>
      </w:r>
      <w:r>
        <w:rPr>
          <w:rFonts w:ascii="Arial" w:eastAsia="Times New Roman" w:hAnsi="Arial" w:cs="Arial"/>
          <w:b/>
          <w:color w:val="000000"/>
          <w:sz w:val="20"/>
          <w:szCs w:val="20"/>
        </w:rPr>
        <w:t>6.2</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Fomentar a participação comunitária dos municípios trabalhados através de reuniões dos pescadores tradicionais com as lideranças nacionais da pesca para buscar soluções de conflitos;</w:t>
      </w:r>
    </w:p>
    <w:p w14:paraId="69260806"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6.3</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Apoiar as ações comunitárias das comunidades ligadas às Unidades de Conservação dos dois municípios trabalhados, desenvolvendo o empoderamento comunitário e fortalecendo a relação com os ambientes recifais.</w:t>
      </w:r>
    </w:p>
    <w:p w14:paraId="730EAC70" w14:textId="77777777" w:rsidR="00FC5C22" w:rsidRDefault="00FC5C22" w:rsidP="00FC5C22">
      <w:pPr>
        <w:spacing w:line="360" w:lineRule="auto"/>
        <w:ind w:left="426" w:hanging="1"/>
        <w:jc w:val="both"/>
        <w:rPr>
          <w:rFonts w:ascii="Arial" w:eastAsia="Times New Roman" w:hAnsi="Arial" w:cs="Arial"/>
          <w:b/>
          <w:color w:val="000000"/>
          <w:sz w:val="20"/>
          <w:szCs w:val="20"/>
        </w:rPr>
      </w:pPr>
    </w:p>
    <w:p w14:paraId="14FA31DC" w14:textId="77777777" w:rsidR="00FC5C22" w:rsidRPr="003D1417" w:rsidRDefault="00FC5C22" w:rsidP="00FC5C22">
      <w:pPr>
        <w:spacing w:line="360" w:lineRule="auto"/>
        <w:jc w:val="both"/>
        <w:rPr>
          <w:rFonts w:ascii="Arial" w:eastAsia="Times New Roman" w:hAnsi="Arial" w:cs="Arial"/>
          <w:color w:val="000000"/>
          <w:sz w:val="20"/>
          <w:szCs w:val="20"/>
        </w:rPr>
      </w:pPr>
      <w:r w:rsidRPr="00763382">
        <w:rPr>
          <w:rFonts w:ascii="Arial" w:eastAsia="Times New Roman" w:hAnsi="Arial" w:cs="Arial"/>
          <w:b/>
          <w:color w:val="000000"/>
          <w:sz w:val="20"/>
          <w:szCs w:val="20"/>
        </w:rPr>
        <w:t>Objetivo 7</w:t>
      </w:r>
      <w:r w:rsidRPr="00763382">
        <w:rPr>
          <w:rFonts w:ascii="Arial" w:eastAsia="Times New Roman" w:hAnsi="Arial" w:cs="Arial"/>
          <w:color w:val="000000"/>
          <w:sz w:val="20"/>
          <w:szCs w:val="20"/>
        </w:rPr>
        <w:t xml:space="preserve"> – </w:t>
      </w:r>
      <w:r w:rsidRPr="00763382">
        <w:rPr>
          <w:rFonts w:ascii="Arial" w:eastAsia="Times New Roman" w:hAnsi="Arial" w:cs="Arial"/>
          <w:b/>
          <w:color w:val="000000"/>
          <w:sz w:val="20"/>
          <w:szCs w:val="20"/>
        </w:rPr>
        <w:t>Ação Comunicação e Sensibilização</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Divulgar os resultados alcançados pelo Projeto Tanto Mar ao grande público, sensibilizando através de ação contínua de comunicação, com destaque para os usuários diretos dos recifes de coral</w:t>
      </w:r>
      <w:r>
        <w:rPr>
          <w:rFonts w:ascii="Arial" w:eastAsia="Times New Roman" w:hAnsi="Arial" w:cs="Arial"/>
          <w:color w:val="000000"/>
          <w:sz w:val="20"/>
          <w:szCs w:val="20"/>
        </w:rPr>
        <w:t>.</w:t>
      </w:r>
    </w:p>
    <w:p w14:paraId="5D57916C"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 xml:space="preserve">7.1 </w:t>
      </w:r>
      <w:r w:rsidRPr="0062133E">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Participar de eventos comunitários promovendo a missão do Projeto Tanto Mar de conscientização da importância do ambiente recifal e suas ameaças.</w:t>
      </w:r>
    </w:p>
    <w:p w14:paraId="0372C789"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7.2</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Desenvolver canal de comunicação mutiplataforma, “Guardiões dos </w:t>
      </w:r>
      <w:r>
        <w:rPr>
          <w:rFonts w:ascii="Arial" w:eastAsia="Times New Roman" w:hAnsi="Arial" w:cs="Arial"/>
          <w:color w:val="000000"/>
          <w:sz w:val="20"/>
          <w:szCs w:val="20"/>
        </w:rPr>
        <w:t>Recifes</w:t>
      </w:r>
      <w:r w:rsidRPr="00763382">
        <w:rPr>
          <w:rFonts w:ascii="Arial" w:eastAsia="Times New Roman" w:hAnsi="Arial" w:cs="Arial"/>
          <w:color w:val="000000"/>
          <w:sz w:val="20"/>
          <w:szCs w:val="20"/>
        </w:rPr>
        <w:t>” ou “Reefs Rangers”, em Português e Inglês (</w:t>
      </w:r>
      <w:r w:rsidRPr="00763382">
        <w:rPr>
          <w:rFonts w:ascii="Arial" w:eastAsia="Times New Roman" w:hAnsi="Arial" w:cs="Arial"/>
          <w:color w:val="000000"/>
          <w:sz w:val="20"/>
          <w:szCs w:val="20"/>
          <w:highlight w:val="yellow"/>
        </w:rPr>
        <w:t>também parte da meta 2 do objetivo 5</w:t>
      </w:r>
      <w:r w:rsidRPr="00763382">
        <w:rPr>
          <w:rFonts w:ascii="Arial" w:eastAsia="Times New Roman" w:hAnsi="Arial" w:cs="Arial"/>
          <w:color w:val="000000"/>
          <w:sz w:val="20"/>
          <w:szCs w:val="20"/>
        </w:rPr>
        <w:t>), com ênfase nas mídias sociais e a criação de um site e um aplicativo de celular, para divulgar os resultados e os dados gerados pelo Projeto, comunicar sobre as ameaças e importância dos recifes de corais e comunidades coralíneas e receber relatos da comunidade (Brasileiros e turistas) sobre eventos de branqueamento no país (</w:t>
      </w:r>
      <w:r w:rsidRPr="00763382">
        <w:rPr>
          <w:rFonts w:ascii="Arial" w:eastAsia="Times New Roman" w:hAnsi="Arial" w:cs="Arial"/>
          <w:color w:val="000000"/>
          <w:sz w:val="20"/>
          <w:szCs w:val="20"/>
          <w:highlight w:val="yellow"/>
        </w:rPr>
        <w:t>também parte da meta 2 o Objetivo 5</w:t>
      </w:r>
      <w:r w:rsidRPr="00763382">
        <w:rPr>
          <w:rFonts w:ascii="Arial" w:eastAsia="Times New Roman" w:hAnsi="Arial" w:cs="Arial"/>
          <w:color w:val="000000"/>
          <w:sz w:val="20"/>
          <w:szCs w:val="20"/>
        </w:rPr>
        <w:t xml:space="preserve">). </w:t>
      </w:r>
    </w:p>
    <w:p w14:paraId="655D8A70" w14:textId="77777777" w:rsidR="00FC5C22" w:rsidRPr="00763382" w:rsidRDefault="00FC5C22" w:rsidP="00FC5C22">
      <w:pPr>
        <w:spacing w:line="360" w:lineRule="auto"/>
        <w:jc w:val="both"/>
        <w:rPr>
          <w:rFonts w:ascii="Arial" w:eastAsia="Times New Roman" w:hAnsi="Arial" w:cs="Arial"/>
          <w:color w:val="000000"/>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7.3</w:t>
      </w:r>
      <w:r w:rsidRPr="0062133E">
        <w:rPr>
          <w:rFonts w:ascii="Arial" w:eastAsia="Times New Roman" w:hAnsi="Arial" w:cs="Arial"/>
          <w:b/>
          <w:color w:val="000000"/>
          <w:sz w:val="20"/>
          <w:szCs w:val="20"/>
        </w:rPr>
        <w:t xml:space="preserve"> –</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Produzir vídeos e imagens do ambiente recifal para divulgar para o grande público. </w:t>
      </w:r>
    </w:p>
    <w:p w14:paraId="5094E951" w14:textId="77777777" w:rsidR="00FC5C22" w:rsidRDefault="00FC5C22" w:rsidP="00FC5C22">
      <w:pPr>
        <w:spacing w:line="360" w:lineRule="auto"/>
        <w:jc w:val="both"/>
        <w:rPr>
          <w:rFonts w:ascii="Arial" w:eastAsia="Times New Roman" w:hAnsi="Arial" w:cs="Arial"/>
          <w:color w:val="000000"/>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7.4</w:t>
      </w:r>
      <w:r>
        <w:rPr>
          <w:rFonts w:ascii="Arial" w:eastAsia="Times New Roman" w:hAnsi="Arial" w:cs="Arial"/>
          <w:color w:val="000000"/>
          <w:sz w:val="20"/>
          <w:szCs w:val="20"/>
        </w:rPr>
        <w:t xml:space="preserve"> </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Divulgar o Projeto com a distribuição de brindes e produtos relacionados aos temas do projeto.</w:t>
      </w:r>
    </w:p>
    <w:p w14:paraId="7BC7A136" w14:textId="77777777" w:rsidR="00FC5C22" w:rsidRDefault="00FC5C22" w:rsidP="00FC5C22">
      <w:pPr>
        <w:spacing w:line="360" w:lineRule="auto"/>
        <w:jc w:val="both"/>
        <w:rPr>
          <w:rFonts w:ascii="Arial" w:eastAsia="Times New Roman" w:hAnsi="Arial" w:cs="Arial"/>
          <w:color w:val="000000"/>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 xml:space="preserve">7.5 </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 xml:space="preserve"> </w:t>
      </w:r>
      <w:r>
        <w:rPr>
          <w:rFonts w:ascii="Arial" w:eastAsia="Times New Roman" w:hAnsi="Arial" w:cs="Arial"/>
          <w:color w:val="000000"/>
          <w:sz w:val="20"/>
          <w:szCs w:val="20"/>
        </w:rPr>
        <w:t xml:space="preserve">Realizar o I Encontro Brasileiro de </w:t>
      </w:r>
      <w:r w:rsidRPr="00CC64EE">
        <w:rPr>
          <w:rFonts w:ascii="Arial" w:eastAsia="Times New Roman" w:hAnsi="Arial" w:cs="Arial"/>
          <w:color w:val="000000"/>
          <w:sz w:val="20"/>
          <w:szCs w:val="20"/>
        </w:rPr>
        <w:t>Resiliência e Refaunação de Recifes de Corais</w:t>
      </w:r>
      <w:r>
        <w:rPr>
          <w:rFonts w:ascii="Arial" w:eastAsia="Times New Roman" w:hAnsi="Arial" w:cs="Arial"/>
          <w:color w:val="000000"/>
          <w:sz w:val="20"/>
          <w:szCs w:val="20"/>
        </w:rPr>
        <w:t>.</w:t>
      </w:r>
    </w:p>
    <w:p w14:paraId="34809E30" w14:textId="77777777" w:rsidR="00FC5C22" w:rsidRPr="00960A35" w:rsidRDefault="00FC5C22" w:rsidP="00FC5C22">
      <w:pPr>
        <w:pStyle w:val="PargrafodaLista"/>
        <w:spacing w:line="360" w:lineRule="auto"/>
        <w:ind w:left="426" w:hanging="1"/>
        <w:jc w:val="both"/>
        <w:rPr>
          <w:rFonts w:ascii="Arial" w:eastAsia="Times New Roman" w:hAnsi="Arial" w:cs="Arial"/>
          <w:sz w:val="20"/>
          <w:szCs w:val="20"/>
          <w:lang w:val="pt-BR"/>
        </w:rPr>
      </w:pPr>
      <w:r w:rsidRPr="00CC64EE">
        <w:rPr>
          <w:rFonts w:ascii="Arial" w:eastAsia="Times New Roman" w:hAnsi="Arial" w:cs="Arial"/>
          <w:sz w:val="20"/>
          <w:szCs w:val="20"/>
          <w:lang w:val="pt-BR"/>
        </w:rPr>
        <w:t>*O objetivo 2 também faz parte das ações de comunicação</w:t>
      </w:r>
    </w:p>
    <w:p w14:paraId="45415DCC"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color w:val="000000"/>
          <w:sz w:val="20"/>
          <w:szCs w:val="20"/>
        </w:rPr>
        <w:t>Objetivo 8</w:t>
      </w:r>
      <w:r w:rsidRPr="00763382">
        <w:rPr>
          <w:rFonts w:ascii="Arial" w:eastAsia="Times New Roman" w:hAnsi="Arial" w:cs="Arial"/>
          <w:color w:val="000000"/>
          <w:sz w:val="20"/>
          <w:szCs w:val="20"/>
        </w:rPr>
        <w:t xml:space="preserve"> – </w:t>
      </w:r>
      <w:r w:rsidRPr="00960A35">
        <w:rPr>
          <w:rFonts w:ascii="Arial" w:eastAsia="Times New Roman" w:hAnsi="Arial" w:cs="Arial"/>
          <w:b/>
          <w:color w:val="000000"/>
          <w:sz w:val="20"/>
          <w:szCs w:val="20"/>
        </w:rPr>
        <w:t>Poluição e Clima</w:t>
      </w:r>
      <w:r>
        <w:rPr>
          <w:rFonts w:ascii="Arial" w:eastAsia="Times New Roman" w:hAnsi="Arial" w:cs="Arial"/>
          <w:color w:val="000000"/>
          <w:sz w:val="20"/>
          <w:szCs w:val="20"/>
        </w:rPr>
        <w:t xml:space="preserve"> - </w:t>
      </w:r>
      <w:r w:rsidRPr="00763382">
        <w:rPr>
          <w:rFonts w:ascii="Arial" w:eastAsia="Times New Roman" w:hAnsi="Arial" w:cs="Arial"/>
          <w:color w:val="000000"/>
          <w:sz w:val="20"/>
          <w:szCs w:val="20"/>
        </w:rPr>
        <w:t>Promover ações de conscientização sobre o lixo plástico marinho e das mudanças climáticas, contribuindo para a conscientização sobre o tema</w:t>
      </w:r>
      <w:r>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w:t>
      </w:r>
    </w:p>
    <w:p w14:paraId="77B82416"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 xml:space="preserve">8.1 </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 xml:space="preserve"> </w:t>
      </w:r>
      <w:r w:rsidRPr="00893AEF">
        <w:rPr>
          <w:rFonts w:ascii="Arial" w:eastAsia="Times New Roman" w:hAnsi="Arial" w:cs="Arial"/>
          <w:color w:val="000000"/>
          <w:sz w:val="20"/>
          <w:szCs w:val="20"/>
          <w:highlight w:val="green"/>
        </w:rPr>
        <w:t>Realizar ação de coleta de lixo plástico submarino no Município de Armação dos Búzios;</w:t>
      </w:r>
    </w:p>
    <w:p w14:paraId="6E4D5D0C"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 xml:space="preserve">8.2 </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Sensibilizar a sociedade pelos meios previstos na ação Comunicação e Sensibilização, para a temática do lixo marinho e mudanças climáticas.</w:t>
      </w:r>
    </w:p>
    <w:p w14:paraId="28F77558" w14:textId="77777777" w:rsidR="00FC5C22" w:rsidRPr="00763382" w:rsidRDefault="00FC5C22" w:rsidP="00FC5C22">
      <w:pPr>
        <w:spacing w:line="360" w:lineRule="auto"/>
        <w:jc w:val="both"/>
        <w:rPr>
          <w:rFonts w:ascii="Arial" w:eastAsia="Times New Roman" w:hAnsi="Arial" w:cs="Arial"/>
          <w:color w:val="000000"/>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 xml:space="preserve">8.3 </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Realizar ação de sensibilização junto aos turistas que visitam o Município do Prado para a temática lixo marinho e mudanças climáticas.</w:t>
      </w:r>
    </w:p>
    <w:p w14:paraId="385D7EAC" w14:textId="77777777" w:rsidR="00FC5C22" w:rsidRPr="00763382" w:rsidRDefault="00FC5C22" w:rsidP="00FC5C22">
      <w:pPr>
        <w:jc w:val="both"/>
        <w:rPr>
          <w:rFonts w:ascii="Arial" w:eastAsia="Times New Roman" w:hAnsi="Arial" w:cs="Arial"/>
          <w:color w:val="000000"/>
          <w:sz w:val="20"/>
          <w:szCs w:val="20"/>
        </w:rPr>
      </w:pPr>
    </w:p>
    <w:p w14:paraId="75D14DD2" w14:textId="77777777" w:rsidR="00FC5C22" w:rsidRPr="00763382" w:rsidRDefault="00FC5C22" w:rsidP="00FC5C22">
      <w:pPr>
        <w:widowControl w:val="0"/>
        <w:pBdr>
          <w:top w:val="nil"/>
          <w:left w:val="nil"/>
          <w:bottom w:val="nil"/>
          <w:right w:val="nil"/>
          <w:between w:val="nil"/>
        </w:pBdr>
        <w:spacing w:line="276" w:lineRule="auto"/>
        <w:jc w:val="both"/>
        <w:rPr>
          <w:rFonts w:ascii="Arial" w:eastAsia="Times New Roman" w:hAnsi="Arial" w:cs="Arial"/>
          <w:color w:val="548DD4"/>
          <w:sz w:val="20"/>
          <w:szCs w:val="20"/>
        </w:rPr>
        <w:sectPr w:rsidR="00FC5C22" w:rsidRPr="00763382" w:rsidSect="008E29BD">
          <w:headerReference w:type="even" r:id="rId11"/>
          <w:headerReference w:type="default" r:id="rId12"/>
          <w:footerReference w:type="default" r:id="rId13"/>
          <w:headerReference w:type="first" r:id="rId14"/>
          <w:footerReference w:type="first" r:id="rId15"/>
          <w:pgSz w:w="11901" w:h="16834"/>
          <w:pgMar w:top="1701" w:right="1134" w:bottom="1418" w:left="1701" w:header="709" w:footer="794" w:gutter="0"/>
          <w:cols w:space="720"/>
        </w:sectPr>
      </w:pPr>
    </w:p>
    <w:tbl>
      <w:tblPr>
        <w:tblW w:w="16194" w:type="dxa"/>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85"/>
        <w:gridCol w:w="2977"/>
        <w:gridCol w:w="1275"/>
        <w:gridCol w:w="1260"/>
        <w:gridCol w:w="1260"/>
        <w:gridCol w:w="1260"/>
        <w:gridCol w:w="1350"/>
        <w:gridCol w:w="1350"/>
        <w:gridCol w:w="2877"/>
        <w:tblGridChange w:id="9">
          <w:tblGrid>
            <w:gridCol w:w="2585"/>
            <w:gridCol w:w="2977"/>
            <w:gridCol w:w="1275"/>
            <w:gridCol w:w="1260"/>
            <w:gridCol w:w="1260"/>
            <w:gridCol w:w="1260"/>
            <w:gridCol w:w="1350"/>
            <w:gridCol w:w="1350"/>
            <w:gridCol w:w="2877"/>
          </w:tblGrid>
        </w:tblGridChange>
      </w:tblGrid>
      <w:tr w:rsidR="00FC5C22" w:rsidRPr="00763382" w14:paraId="65DA2B34" w14:textId="77777777" w:rsidTr="009E2B1B">
        <w:tc>
          <w:tcPr>
            <w:tcW w:w="2585" w:type="dxa"/>
            <w:tcBorders>
              <w:top w:val="single" w:sz="18" w:space="0" w:color="000000"/>
              <w:left w:val="single" w:sz="18" w:space="0" w:color="000000"/>
              <w:bottom w:val="single" w:sz="18" w:space="0" w:color="000000"/>
              <w:right w:val="single" w:sz="4" w:space="0" w:color="000000"/>
            </w:tcBorders>
            <w:shd w:val="clear" w:color="auto" w:fill="C0C0C0"/>
            <w:vAlign w:val="center"/>
            <w:hideMark/>
          </w:tcPr>
          <w:p w14:paraId="79A35A1C"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b/>
                <w:color w:val="000000"/>
                <w:sz w:val="20"/>
                <w:szCs w:val="20"/>
              </w:rPr>
              <w:lastRenderedPageBreak/>
              <w:t>Objetivos específicos</w:t>
            </w:r>
          </w:p>
        </w:tc>
        <w:tc>
          <w:tcPr>
            <w:tcW w:w="2977" w:type="dxa"/>
            <w:tcBorders>
              <w:top w:val="single" w:sz="18" w:space="0" w:color="000000"/>
              <w:left w:val="single" w:sz="18" w:space="0" w:color="000000"/>
              <w:bottom w:val="single" w:sz="18" w:space="0" w:color="000000"/>
              <w:right w:val="single" w:sz="18" w:space="0" w:color="000000"/>
            </w:tcBorders>
            <w:shd w:val="clear" w:color="auto" w:fill="C0C0C0"/>
            <w:vAlign w:val="center"/>
            <w:hideMark/>
          </w:tcPr>
          <w:p w14:paraId="0AC4E8E0"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b/>
                <w:color w:val="000000"/>
                <w:sz w:val="20"/>
                <w:szCs w:val="20"/>
              </w:rPr>
              <w:t>Ações</w:t>
            </w:r>
          </w:p>
        </w:tc>
        <w:tc>
          <w:tcPr>
            <w:tcW w:w="1275" w:type="dxa"/>
            <w:tcBorders>
              <w:top w:val="single" w:sz="18" w:space="0" w:color="000000"/>
              <w:left w:val="single" w:sz="18" w:space="0" w:color="000000"/>
              <w:bottom w:val="single" w:sz="18" w:space="0" w:color="000000"/>
              <w:right w:val="single" w:sz="4" w:space="0" w:color="000000"/>
            </w:tcBorders>
            <w:shd w:val="clear" w:color="auto" w:fill="C0C0C0"/>
            <w:vAlign w:val="center"/>
            <w:hideMark/>
          </w:tcPr>
          <w:p w14:paraId="3F2680DD"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Período 01</w:t>
            </w:r>
          </w:p>
          <w:p w14:paraId="432A6D8F"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(mês 1 a 4)</w:t>
            </w:r>
          </w:p>
        </w:tc>
        <w:tc>
          <w:tcPr>
            <w:tcW w:w="1260" w:type="dxa"/>
            <w:tcBorders>
              <w:top w:val="single" w:sz="18" w:space="0" w:color="000000"/>
              <w:left w:val="single" w:sz="4" w:space="0" w:color="000000"/>
              <w:bottom w:val="single" w:sz="18" w:space="0" w:color="000000"/>
              <w:right w:val="single" w:sz="4" w:space="0" w:color="000000"/>
            </w:tcBorders>
            <w:shd w:val="clear" w:color="auto" w:fill="C0C0C0"/>
            <w:vAlign w:val="center"/>
            <w:hideMark/>
          </w:tcPr>
          <w:p w14:paraId="4DB9E788"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Período 02</w:t>
            </w:r>
          </w:p>
          <w:p w14:paraId="6FF42B6A"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 xml:space="preserve"> (mês 5 a 8)</w:t>
            </w:r>
          </w:p>
        </w:tc>
        <w:tc>
          <w:tcPr>
            <w:tcW w:w="1260" w:type="dxa"/>
            <w:tcBorders>
              <w:top w:val="single" w:sz="18" w:space="0" w:color="000000"/>
              <w:left w:val="single" w:sz="4" w:space="0" w:color="000000"/>
              <w:bottom w:val="single" w:sz="18" w:space="0" w:color="000000"/>
              <w:right w:val="single" w:sz="4" w:space="0" w:color="000000"/>
            </w:tcBorders>
            <w:shd w:val="clear" w:color="auto" w:fill="C0C0C0"/>
            <w:vAlign w:val="center"/>
            <w:hideMark/>
          </w:tcPr>
          <w:p w14:paraId="053267A4"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Período 03</w:t>
            </w:r>
          </w:p>
          <w:p w14:paraId="79BEA1DE"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 xml:space="preserve">(mês 9 </w:t>
            </w:r>
            <w:r>
              <w:rPr>
                <w:rFonts w:ascii="Arial" w:eastAsia="Times New Roman" w:hAnsi="Arial" w:cs="Arial"/>
                <w:b/>
                <w:sz w:val="20"/>
                <w:szCs w:val="20"/>
              </w:rPr>
              <w:t xml:space="preserve">a </w:t>
            </w:r>
            <w:r w:rsidRPr="00763382">
              <w:rPr>
                <w:rFonts w:ascii="Arial" w:eastAsia="Times New Roman" w:hAnsi="Arial" w:cs="Arial"/>
                <w:b/>
                <w:sz w:val="20"/>
                <w:szCs w:val="20"/>
              </w:rPr>
              <w:t>12)</w:t>
            </w:r>
          </w:p>
        </w:tc>
        <w:tc>
          <w:tcPr>
            <w:tcW w:w="1260" w:type="dxa"/>
            <w:tcBorders>
              <w:top w:val="single" w:sz="18" w:space="0" w:color="000000"/>
              <w:left w:val="single" w:sz="4" w:space="0" w:color="000000"/>
              <w:bottom w:val="single" w:sz="18" w:space="0" w:color="000000"/>
              <w:right w:val="single" w:sz="4" w:space="0" w:color="000000"/>
            </w:tcBorders>
            <w:shd w:val="clear" w:color="auto" w:fill="C0C0C0"/>
            <w:vAlign w:val="center"/>
            <w:hideMark/>
          </w:tcPr>
          <w:p w14:paraId="2154B0B2"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 xml:space="preserve">Período 04 </w:t>
            </w:r>
          </w:p>
          <w:p w14:paraId="490B57A2"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(mês 13 a 16)</w:t>
            </w:r>
          </w:p>
        </w:tc>
        <w:tc>
          <w:tcPr>
            <w:tcW w:w="1350" w:type="dxa"/>
            <w:tcBorders>
              <w:top w:val="single" w:sz="18" w:space="0" w:color="000000"/>
              <w:left w:val="single" w:sz="4" w:space="0" w:color="000000"/>
              <w:bottom w:val="single" w:sz="18" w:space="0" w:color="000000"/>
              <w:right w:val="single" w:sz="4" w:space="0" w:color="000000"/>
            </w:tcBorders>
            <w:shd w:val="clear" w:color="auto" w:fill="C0C0C0"/>
            <w:vAlign w:val="center"/>
            <w:hideMark/>
          </w:tcPr>
          <w:p w14:paraId="532DB9D1"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Período 05</w:t>
            </w:r>
          </w:p>
          <w:p w14:paraId="1C3E6A35"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(mês 17 a 20)</w:t>
            </w:r>
          </w:p>
        </w:tc>
        <w:tc>
          <w:tcPr>
            <w:tcW w:w="1350" w:type="dxa"/>
            <w:tcBorders>
              <w:top w:val="single" w:sz="18" w:space="0" w:color="000000"/>
              <w:left w:val="single" w:sz="4" w:space="0" w:color="000000"/>
              <w:bottom w:val="single" w:sz="18" w:space="0" w:color="000000"/>
              <w:right w:val="single" w:sz="18" w:space="0" w:color="000000"/>
            </w:tcBorders>
            <w:shd w:val="clear" w:color="auto" w:fill="C0C0C0"/>
            <w:vAlign w:val="center"/>
            <w:hideMark/>
          </w:tcPr>
          <w:p w14:paraId="217D4095"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Período  06</w:t>
            </w:r>
          </w:p>
          <w:p w14:paraId="5D2358FD"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b/>
                <w:sz w:val="20"/>
                <w:szCs w:val="20"/>
              </w:rPr>
              <w:t xml:space="preserve"> (mês 21 a 24)</w:t>
            </w:r>
          </w:p>
        </w:tc>
        <w:tc>
          <w:tcPr>
            <w:tcW w:w="2877" w:type="dxa"/>
            <w:tcBorders>
              <w:top w:val="single" w:sz="18" w:space="0" w:color="000000"/>
              <w:left w:val="single" w:sz="18" w:space="0" w:color="000000"/>
              <w:bottom w:val="single" w:sz="18" w:space="0" w:color="000000"/>
              <w:right w:val="single" w:sz="18" w:space="0" w:color="000000"/>
            </w:tcBorders>
            <w:shd w:val="clear" w:color="auto" w:fill="C0C0C0"/>
            <w:vAlign w:val="center"/>
            <w:hideMark/>
          </w:tcPr>
          <w:p w14:paraId="3019B8FA"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b/>
                <w:color w:val="000000"/>
                <w:sz w:val="20"/>
                <w:szCs w:val="20"/>
              </w:rPr>
              <w:t xml:space="preserve">Evidências da realização das ações </w:t>
            </w:r>
          </w:p>
        </w:tc>
      </w:tr>
      <w:tr w:rsidR="00FC5C22" w:rsidRPr="00763382" w14:paraId="2AF5A207" w14:textId="77777777" w:rsidTr="009E2B1B">
        <w:trPr>
          <w:trHeight w:val="560"/>
        </w:trPr>
        <w:tc>
          <w:tcPr>
            <w:tcW w:w="2585" w:type="dxa"/>
            <w:vMerge w:val="restart"/>
            <w:tcBorders>
              <w:top w:val="single" w:sz="18" w:space="0" w:color="000000"/>
              <w:left w:val="single" w:sz="18" w:space="0" w:color="000000"/>
              <w:bottom w:val="single" w:sz="4" w:space="0" w:color="000000"/>
              <w:right w:val="single" w:sz="4" w:space="0" w:color="000000"/>
            </w:tcBorders>
            <w:hideMark/>
          </w:tcPr>
          <w:p w14:paraId="7DB868AA"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1.Implementar fazendas de cultivo de corais comunitárias no Município de Armação dos Búzios (RJ) e Prado (BA) localidades atendidas pelo Projeto. Além disso, visamos também a implementação de novas tecnologias, como a utilização de probióticos que serão desenvolvidos e testados em experimentos em mesocosmos, em conjunto com as tecnologias de cultivo de corais já existentes, especificamente auxiliando no processo de calcificação do esqueleto e fortalecimento da saúde dos corais tratados, o que será dosado no sentido de avaliar a real contribuição da calcificação de corais no “carbono azul” e se essa contribuição pode ser otimizada pelo uso de probióticos “promotores de crescimento de corais” (Ação Fazendas de Cultivo de Corais e Desenvolvimento de Probióticos Marinhos).</w:t>
            </w:r>
          </w:p>
        </w:tc>
        <w:tc>
          <w:tcPr>
            <w:tcW w:w="2977" w:type="dxa"/>
            <w:tcBorders>
              <w:top w:val="single" w:sz="18" w:space="0" w:color="000000"/>
              <w:left w:val="single" w:sz="18" w:space="0" w:color="000000"/>
              <w:bottom w:val="single" w:sz="8" w:space="0" w:color="000000"/>
              <w:right w:val="single" w:sz="18" w:space="0" w:color="000000"/>
            </w:tcBorders>
            <w:hideMark/>
          </w:tcPr>
          <w:p w14:paraId="26944EDA"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1.1.Mapeamento físico das áreas pretendidas, através de imagens de satélite e mapeamento 3D. </w:t>
            </w:r>
          </w:p>
        </w:tc>
        <w:tc>
          <w:tcPr>
            <w:tcW w:w="1275" w:type="dxa"/>
            <w:tcBorders>
              <w:top w:val="single" w:sz="18" w:space="0" w:color="000000"/>
              <w:left w:val="single" w:sz="18" w:space="0" w:color="000000"/>
              <w:bottom w:val="single" w:sz="8" w:space="0" w:color="000000"/>
              <w:right w:val="single" w:sz="4" w:space="0" w:color="000000"/>
            </w:tcBorders>
            <w:hideMark/>
          </w:tcPr>
          <w:p w14:paraId="22A1B5DF"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18" w:space="0" w:color="000000"/>
              <w:left w:val="single" w:sz="4" w:space="0" w:color="000000"/>
              <w:bottom w:val="single" w:sz="4" w:space="0" w:color="000000"/>
              <w:right w:val="single" w:sz="4" w:space="0" w:color="000000"/>
            </w:tcBorders>
          </w:tcPr>
          <w:p w14:paraId="30CAFA17"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18" w:space="0" w:color="000000"/>
              <w:left w:val="single" w:sz="4" w:space="0" w:color="000000"/>
              <w:bottom w:val="single" w:sz="4" w:space="0" w:color="000000"/>
              <w:right w:val="single" w:sz="4" w:space="0" w:color="000000"/>
            </w:tcBorders>
          </w:tcPr>
          <w:p w14:paraId="75E9022B"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18" w:space="0" w:color="000000"/>
              <w:left w:val="single" w:sz="4" w:space="0" w:color="000000"/>
              <w:bottom w:val="single" w:sz="4" w:space="0" w:color="000000"/>
              <w:right w:val="single" w:sz="4" w:space="0" w:color="000000"/>
            </w:tcBorders>
          </w:tcPr>
          <w:p w14:paraId="07052635"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18" w:space="0" w:color="000000"/>
              <w:left w:val="single" w:sz="4" w:space="0" w:color="000000"/>
              <w:bottom w:val="single" w:sz="4" w:space="0" w:color="000000"/>
              <w:right w:val="single" w:sz="4" w:space="0" w:color="000000"/>
            </w:tcBorders>
          </w:tcPr>
          <w:p w14:paraId="6B977905"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18" w:space="0" w:color="000000"/>
              <w:left w:val="single" w:sz="4" w:space="0" w:color="000000"/>
              <w:bottom w:val="single" w:sz="4" w:space="0" w:color="000000"/>
              <w:right w:val="single" w:sz="18" w:space="0" w:color="000000"/>
            </w:tcBorders>
          </w:tcPr>
          <w:p w14:paraId="2D0AB6BE"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18" w:space="0" w:color="000000"/>
              <w:left w:val="single" w:sz="18" w:space="0" w:color="000000"/>
              <w:bottom w:val="single" w:sz="8" w:space="0" w:color="000000"/>
              <w:right w:val="single" w:sz="18" w:space="0" w:color="000000"/>
            </w:tcBorders>
            <w:hideMark/>
          </w:tcPr>
          <w:p w14:paraId="0F116FAB"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Imagens do mapeamento, relatório técnico</w:t>
            </w:r>
            <w:r>
              <w:rPr>
                <w:rFonts w:ascii="Arial" w:eastAsia="Times New Roman" w:hAnsi="Arial" w:cs="Arial"/>
                <w:color w:val="000000"/>
                <w:sz w:val="20"/>
                <w:szCs w:val="20"/>
              </w:rPr>
              <w:t>, divulgação das imagens</w:t>
            </w:r>
            <w:r w:rsidRPr="00763382">
              <w:rPr>
                <w:rFonts w:ascii="Arial" w:eastAsia="Times New Roman" w:hAnsi="Arial" w:cs="Arial"/>
                <w:color w:val="000000"/>
                <w:sz w:val="20"/>
                <w:szCs w:val="20"/>
              </w:rPr>
              <w:t>.</w:t>
            </w:r>
          </w:p>
        </w:tc>
      </w:tr>
      <w:tr w:rsidR="00FC5C22" w:rsidRPr="00763382" w14:paraId="237A141C" w14:textId="77777777" w:rsidTr="009E2B1B">
        <w:trPr>
          <w:trHeight w:val="60"/>
        </w:trPr>
        <w:tc>
          <w:tcPr>
            <w:tcW w:w="2585" w:type="dxa"/>
            <w:vMerge/>
            <w:tcBorders>
              <w:top w:val="single" w:sz="18" w:space="0" w:color="000000"/>
              <w:left w:val="single" w:sz="18" w:space="0" w:color="000000"/>
              <w:bottom w:val="single" w:sz="4" w:space="0" w:color="000000"/>
              <w:right w:val="single" w:sz="4" w:space="0" w:color="000000"/>
            </w:tcBorders>
            <w:vAlign w:val="center"/>
            <w:hideMark/>
          </w:tcPr>
          <w:p w14:paraId="2C55B525"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hideMark/>
          </w:tcPr>
          <w:p w14:paraId="6F1314AB"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1.2. Seleção e licenciamento das áreas de implementacão (exceto Búzios).</w:t>
            </w:r>
          </w:p>
        </w:tc>
        <w:tc>
          <w:tcPr>
            <w:tcW w:w="1275" w:type="dxa"/>
            <w:tcBorders>
              <w:top w:val="single" w:sz="8" w:space="0" w:color="000000"/>
              <w:left w:val="single" w:sz="18" w:space="0" w:color="000000"/>
              <w:bottom w:val="single" w:sz="4" w:space="0" w:color="000000"/>
              <w:right w:val="single" w:sz="4" w:space="0" w:color="000000"/>
            </w:tcBorders>
            <w:hideMark/>
          </w:tcPr>
          <w:p w14:paraId="4A0CE838"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tcPr>
          <w:p w14:paraId="6C358F2C"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5DC27B3A"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08FE3DCF"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4" w:space="0" w:color="000000"/>
            </w:tcBorders>
          </w:tcPr>
          <w:p w14:paraId="1C95EA98"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18" w:space="0" w:color="000000"/>
            </w:tcBorders>
          </w:tcPr>
          <w:p w14:paraId="3E558C21"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8" w:space="0" w:color="000000"/>
              <w:right w:val="single" w:sz="18" w:space="0" w:color="000000"/>
            </w:tcBorders>
            <w:hideMark/>
          </w:tcPr>
          <w:p w14:paraId="72EDAFB1"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Licenças e relatório técnico</w:t>
            </w:r>
          </w:p>
        </w:tc>
      </w:tr>
      <w:tr w:rsidR="00FC5C22" w:rsidRPr="00763382" w14:paraId="48EFF7C8" w14:textId="77777777" w:rsidTr="009E2B1B">
        <w:trPr>
          <w:trHeight w:val="240"/>
        </w:trPr>
        <w:tc>
          <w:tcPr>
            <w:tcW w:w="2585" w:type="dxa"/>
            <w:vMerge/>
            <w:tcBorders>
              <w:top w:val="single" w:sz="18" w:space="0" w:color="000000"/>
              <w:left w:val="single" w:sz="18" w:space="0" w:color="000000"/>
              <w:bottom w:val="single" w:sz="4" w:space="0" w:color="000000"/>
              <w:right w:val="single" w:sz="4" w:space="0" w:color="000000"/>
            </w:tcBorders>
            <w:vAlign w:val="center"/>
            <w:hideMark/>
          </w:tcPr>
          <w:p w14:paraId="1D6244ED"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18" w:space="0" w:color="000000"/>
              <w:right w:val="single" w:sz="18" w:space="0" w:color="000000"/>
            </w:tcBorders>
            <w:hideMark/>
          </w:tcPr>
          <w:p w14:paraId="5DFAE7E7"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1.3.Instalação das estruturas de cultivo</w:t>
            </w:r>
            <w:r w:rsidRPr="00763382">
              <w:rPr>
                <w:rFonts w:ascii="Arial" w:eastAsia="Times New Roman" w:hAnsi="Arial" w:cs="Arial"/>
                <w:i/>
                <w:color w:val="000000"/>
                <w:sz w:val="20"/>
                <w:szCs w:val="20"/>
              </w:rPr>
              <w:t xml:space="preserve"> in situ</w:t>
            </w:r>
          </w:p>
        </w:tc>
        <w:tc>
          <w:tcPr>
            <w:tcW w:w="1275" w:type="dxa"/>
            <w:tcBorders>
              <w:top w:val="single" w:sz="4" w:space="0" w:color="000000"/>
              <w:left w:val="single" w:sz="18" w:space="0" w:color="000000"/>
              <w:bottom w:val="single" w:sz="18" w:space="0" w:color="000000"/>
              <w:right w:val="single" w:sz="4" w:space="0" w:color="000000"/>
            </w:tcBorders>
            <w:hideMark/>
          </w:tcPr>
          <w:p w14:paraId="7D9F5E68"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hideMark/>
          </w:tcPr>
          <w:p w14:paraId="65F5C5A6"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tcPr>
          <w:p w14:paraId="20AC538A"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18" w:space="0" w:color="000000"/>
              <w:right w:val="single" w:sz="4" w:space="0" w:color="000000"/>
            </w:tcBorders>
          </w:tcPr>
          <w:p w14:paraId="0E0D8DA2"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18" w:space="0" w:color="000000"/>
              <w:right w:val="single" w:sz="4" w:space="0" w:color="000000"/>
            </w:tcBorders>
          </w:tcPr>
          <w:p w14:paraId="38FF31AE"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18" w:space="0" w:color="000000"/>
              <w:right w:val="single" w:sz="18" w:space="0" w:color="000000"/>
            </w:tcBorders>
          </w:tcPr>
          <w:p w14:paraId="3121B209"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18" w:space="0" w:color="000000"/>
              <w:right w:val="single" w:sz="18" w:space="0" w:color="000000"/>
            </w:tcBorders>
            <w:hideMark/>
          </w:tcPr>
          <w:p w14:paraId="74B7C43B"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Registros fotográficos, </w:t>
            </w:r>
            <w:r>
              <w:rPr>
                <w:rFonts w:ascii="Arial" w:eastAsia="Times New Roman" w:hAnsi="Arial" w:cs="Arial"/>
                <w:color w:val="000000"/>
                <w:sz w:val="20"/>
                <w:szCs w:val="20"/>
              </w:rPr>
              <w:t xml:space="preserve">vídeo </w:t>
            </w:r>
            <w:r w:rsidRPr="00763382">
              <w:rPr>
                <w:rFonts w:ascii="Arial" w:eastAsia="Times New Roman" w:hAnsi="Arial" w:cs="Arial"/>
                <w:color w:val="000000"/>
                <w:sz w:val="20"/>
                <w:szCs w:val="20"/>
              </w:rPr>
              <w:t>e relatório técnico</w:t>
            </w:r>
            <w:r>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Questionário de avaliação de alguns participantes que serão treinados para realizar esta atividade.</w:t>
            </w:r>
          </w:p>
        </w:tc>
      </w:tr>
      <w:tr w:rsidR="00FC5C22" w:rsidRPr="00763382" w14:paraId="26A9EB51" w14:textId="77777777" w:rsidTr="009E2B1B">
        <w:trPr>
          <w:trHeight w:val="820"/>
        </w:trPr>
        <w:tc>
          <w:tcPr>
            <w:tcW w:w="2585" w:type="dxa"/>
            <w:vMerge/>
            <w:tcBorders>
              <w:top w:val="single" w:sz="18" w:space="0" w:color="000000"/>
              <w:left w:val="single" w:sz="18" w:space="0" w:color="000000"/>
              <w:bottom w:val="single" w:sz="4" w:space="0" w:color="000000"/>
              <w:right w:val="single" w:sz="4" w:space="0" w:color="000000"/>
            </w:tcBorders>
            <w:vAlign w:val="center"/>
            <w:hideMark/>
          </w:tcPr>
          <w:p w14:paraId="3901804F"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18" w:space="0" w:color="000000"/>
              <w:right w:val="single" w:sz="18" w:space="0" w:color="000000"/>
            </w:tcBorders>
            <w:hideMark/>
          </w:tcPr>
          <w:p w14:paraId="09A42993"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1.4. Desenvolvimento de tecnologia social para o cultivo de corais</w:t>
            </w:r>
            <w:r w:rsidRPr="00763382">
              <w:rPr>
                <w:rFonts w:ascii="Arial" w:eastAsia="Times New Roman" w:hAnsi="Arial" w:cs="Arial"/>
                <w:i/>
                <w:color w:val="000000"/>
                <w:sz w:val="20"/>
                <w:szCs w:val="20"/>
              </w:rPr>
              <w:t xml:space="preserve"> in situ.</w:t>
            </w:r>
          </w:p>
        </w:tc>
        <w:tc>
          <w:tcPr>
            <w:tcW w:w="1275" w:type="dxa"/>
            <w:tcBorders>
              <w:top w:val="single" w:sz="4" w:space="0" w:color="000000"/>
              <w:left w:val="single" w:sz="18" w:space="0" w:color="000000"/>
              <w:bottom w:val="single" w:sz="18" w:space="0" w:color="000000"/>
              <w:right w:val="single" w:sz="4" w:space="0" w:color="000000"/>
            </w:tcBorders>
            <w:hideMark/>
          </w:tcPr>
          <w:p w14:paraId="79DB9BD4"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hideMark/>
          </w:tcPr>
          <w:p w14:paraId="78F61364"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tcPr>
          <w:p w14:paraId="1352DB71"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18" w:space="0" w:color="000000"/>
              <w:right w:val="single" w:sz="4" w:space="0" w:color="000000"/>
            </w:tcBorders>
          </w:tcPr>
          <w:p w14:paraId="6CB9381E"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18" w:space="0" w:color="000000"/>
              <w:right w:val="single" w:sz="4" w:space="0" w:color="000000"/>
            </w:tcBorders>
          </w:tcPr>
          <w:p w14:paraId="18AACE56"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18" w:space="0" w:color="000000"/>
              <w:right w:val="single" w:sz="18" w:space="0" w:color="000000"/>
            </w:tcBorders>
          </w:tcPr>
          <w:p w14:paraId="6BBA8165"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18" w:space="0" w:color="000000"/>
              <w:right w:val="single" w:sz="18" w:space="0" w:color="000000"/>
            </w:tcBorders>
            <w:hideMark/>
          </w:tcPr>
          <w:p w14:paraId="6D02FCD2"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Relatório de técnico e artigo científico.</w:t>
            </w:r>
          </w:p>
        </w:tc>
      </w:tr>
      <w:tr w:rsidR="00FC5C22" w:rsidRPr="00763382" w14:paraId="4459641F" w14:textId="77777777" w:rsidTr="009E2B1B">
        <w:trPr>
          <w:trHeight w:val="820"/>
        </w:trPr>
        <w:tc>
          <w:tcPr>
            <w:tcW w:w="2585" w:type="dxa"/>
            <w:vMerge/>
            <w:tcBorders>
              <w:top w:val="single" w:sz="18" w:space="0" w:color="000000"/>
              <w:left w:val="single" w:sz="18" w:space="0" w:color="000000"/>
              <w:bottom w:val="single" w:sz="4" w:space="0" w:color="000000"/>
              <w:right w:val="single" w:sz="4" w:space="0" w:color="000000"/>
            </w:tcBorders>
            <w:vAlign w:val="center"/>
            <w:hideMark/>
          </w:tcPr>
          <w:p w14:paraId="5FB552F9"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18" w:space="0" w:color="000000"/>
              <w:right w:val="single" w:sz="18" w:space="0" w:color="000000"/>
            </w:tcBorders>
          </w:tcPr>
          <w:p w14:paraId="4A3CFE69"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1.5. Desenvolvimento de pesquisa com probióticos calcificadores promotores de crescimento em corais e avaliação do sequestro de carbono por corais Brasileiros, com e sem probióticos;</w:t>
            </w:r>
          </w:p>
          <w:p w14:paraId="20F8E7D3" w14:textId="77777777" w:rsidR="00FC5C22" w:rsidRPr="00763382" w:rsidRDefault="00FC5C22" w:rsidP="009E2B1B">
            <w:pPr>
              <w:rPr>
                <w:rFonts w:ascii="Arial" w:eastAsia="Times New Roman" w:hAnsi="Arial" w:cs="Arial"/>
                <w:sz w:val="20"/>
                <w:szCs w:val="20"/>
              </w:rPr>
            </w:pPr>
          </w:p>
          <w:p w14:paraId="07E24FCA" w14:textId="77777777" w:rsidR="00FC5C22" w:rsidRPr="00763382" w:rsidRDefault="00FC5C22" w:rsidP="009E2B1B">
            <w:pPr>
              <w:rPr>
                <w:rFonts w:ascii="Arial" w:eastAsia="Times New Roman" w:hAnsi="Arial" w:cs="Arial"/>
                <w:sz w:val="20"/>
                <w:szCs w:val="20"/>
              </w:rPr>
            </w:pPr>
          </w:p>
          <w:p w14:paraId="101BAC76" w14:textId="77777777" w:rsidR="00FC5C22" w:rsidRPr="00763382" w:rsidRDefault="00FC5C22" w:rsidP="009E2B1B">
            <w:pPr>
              <w:rPr>
                <w:rFonts w:ascii="Arial" w:eastAsia="Times New Roman" w:hAnsi="Arial" w:cs="Arial"/>
                <w:sz w:val="20"/>
                <w:szCs w:val="20"/>
              </w:rPr>
            </w:pPr>
          </w:p>
          <w:p w14:paraId="10B3E790" w14:textId="77777777" w:rsidR="00FC5C22" w:rsidRPr="00763382" w:rsidRDefault="00FC5C22" w:rsidP="009E2B1B">
            <w:pPr>
              <w:rPr>
                <w:rFonts w:ascii="Arial" w:eastAsia="Times New Roman" w:hAnsi="Arial" w:cs="Arial"/>
                <w:sz w:val="20"/>
                <w:szCs w:val="20"/>
              </w:rPr>
            </w:pPr>
          </w:p>
          <w:p w14:paraId="60C737BB" w14:textId="77777777" w:rsidR="00FC5C22" w:rsidRPr="00763382" w:rsidRDefault="00FC5C22" w:rsidP="009E2B1B">
            <w:pPr>
              <w:rPr>
                <w:rFonts w:ascii="Arial" w:eastAsia="Times New Roman" w:hAnsi="Arial" w:cs="Arial"/>
                <w:sz w:val="20"/>
                <w:szCs w:val="20"/>
              </w:rPr>
            </w:pPr>
          </w:p>
        </w:tc>
        <w:tc>
          <w:tcPr>
            <w:tcW w:w="1275" w:type="dxa"/>
            <w:tcBorders>
              <w:top w:val="single" w:sz="4" w:space="0" w:color="000000"/>
              <w:left w:val="single" w:sz="18" w:space="0" w:color="000000"/>
              <w:bottom w:val="single" w:sz="18" w:space="0" w:color="000000"/>
              <w:right w:val="single" w:sz="4" w:space="0" w:color="000000"/>
            </w:tcBorders>
            <w:hideMark/>
          </w:tcPr>
          <w:p w14:paraId="55B1F885"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hideMark/>
          </w:tcPr>
          <w:p w14:paraId="2797DC43"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hideMark/>
          </w:tcPr>
          <w:p w14:paraId="07E9B6EF"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hideMark/>
          </w:tcPr>
          <w:p w14:paraId="2C1B91F8"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18" w:space="0" w:color="000000"/>
              <w:right w:val="single" w:sz="4" w:space="0" w:color="000000"/>
            </w:tcBorders>
            <w:hideMark/>
          </w:tcPr>
          <w:p w14:paraId="38BB91D7"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18" w:space="0" w:color="000000"/>
              <w:right w:val="single" w:sz="18" w:space="0" w:color="000000"/>
            </w:tcBorders>
          </w:tcPr>
          <w:p w14:paraId="0ED6A82B"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18" w:space="0" w:color="000000"/>
              <w:right w:val="single" w:sz="18" w:space="0" w:color="000000"/>
            </w:tcBorders>
            <w:hideMark/>
          </w:tcPr>
          <w:p w14:paraId="5BFE42E6" w14:textId="77777777" w:rsidR="00FC5C22" w:rsidRPr="00763382" w:rsidRDefault="00FC5C22" w:rsidP="009E2B1B">
            <w:pPr>
              <w:jc w:val="both"/>
              <w:rPr>
                <w:rFonts w:ascii="Arial" w:eastAsia="Times New Roman" w:hAnsi="Arial" w:cs="Arial"/>
                <w:color w:val="000000"/>
                <w:sz w:val="20"/>
                <w:szCs w:val="20"/>
              </w:rPr>
            </w:pPr>
            <w:r>
              <w:rPr>
                <w:rFonts w:ascii="Arial" w:eastAsia="Times New Roman" w:hAnsi="Arial" w:cs="Arial"/>
                <w:color w:val="000000"/>
                <w:sz w:val="20"/>
                <w:szCs w:val="20"/>
              </w:rPr>
              <w:t>Análises experimentais</w:t>
            </w:r>
            <w:r w:rsidRPr="00763382">
              <w:rPr>
                <w:rFonts w:ascii="Arial" w:eastAsia="Times New Roman" w:hAnsi="Arial" w:cs="Arial"/>
                <w:color w:val="000000"/>
                <w:sz w:val="20"/>
                <w:szCs w:val="20"/>
              </w:rPr>
              <w:t>, relatório técnico, artigos científicos</w:t>
            </w:r>
          </w:p>
        </w:tc>
      </w:tr>
      <w:tr w:rsidR="00FC5C22" w:rsidRPr="00763382" w14:paraId="2A49227E" w14:textId="77777777" w:rsidTr="009E2B1B">
        <w:trPr>
          <w:trHeight w:val="820"/>
        </w:trPr>
        <w:tc>
          <w:tcPr>
            <w:tcW w:w="2585" w:type="dxa"/>
            <w:vMerge w:val="restart"/>
            <w:tcBorders>
              <w:top w:val="single" w:sz="18" w:space="0" w:color="000000"/>
              <w:left w:val="single" w:sz="18" w:space="0" w:color="000000"/>
              <w:bottom w:val="single" w:sz="4" w:space="0" w:color="000000"/>
              <w:right w:val="single" w:sz="4" w:space="0" w:color="000000"/>
            </w:tcBorders>
            <w:hideMark/>
          </w:tcPr>
          <w:p w14:paraId="3462C8B0" w14:textId="77777777" w:rsidR="00FC5C22" w:rsidRPr="00763382" w:rsidRDefault="00FC5C22" w:rsidP="009E2B1B">
            <w:pPr>
              <w:widowControl w:val="0"/>
              <w:tabs>
                <w:tab w:val="left" w:pos="208"/>
                <w:tab w:val="left" w:pos="350"/>
              </w:tabs>
              <w:jc w:val="both"/>
              <w:rPr>
                <w:rFonts w:ascii="Arial" w:eastAsia="Times New Roman" w:hAnsi="Arial" w:cs="Arial"/>
                <w:color w:val="000000"/>
                <w:sz w:val="20"/>
                <w:szCs w:val="20"/>
              </w:rPr>
            </w:pPr>
            <w:r w:rsidRPr="00763382">
              <w:rPr>
                <w:rFonts w:ascii="Arial" w:eastAsia="Times New Roman" w:hAnsi="Arial" w:cs="Arial"/>
                <w:color w:val="000000"/>
                <w:sz w:val="20"/>
                <w:szCs w:val="20"/>
              </w:rPr>
              <w:lastRenderedPageBreak/>
              <w:t>2. Elaborar e implementar exposição interativa sobre as ameaças aos ambientes recifais e marinhos no AquaRio – Aquário Marinho do Rio de Janeiro (Ação AquaRio).</w:t>
            </w:r>
          </w:p>
        </w:tc>
        <w:tc>
          <w:tcPr>
            <w:tcW w:w="2977" w:type="dxa"/>
            <w:tcBorders>
              <w:top w:val="single" w:sz="8" w:space="0" w:color="000000"/>
              <w:left w:val="single" w:sz="18" w:space="0" w:color="000000"/>
              <w:bottom w:val="single" w:sz="18" w:space="0" w:color="000000"/>
              <w:right w:val="single" w:sz="18" w:space="0" w:color="000000"/>
            </w:tcBorders>
            <w:hideMark/>
          </w:tcPr>
          <w:p w14:paraId="4CB9D018"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2.1. Elaboração e planejamento da exposição.</w:t>
            </w:r>
          </w:p>
        </w:tc>
        <w:tc>
          <w:tcPr>
            <w:tcW w:w="1275" w:type="dxa"/>
            <w:tcBorders>
              <w:top w:val="single" w:sz="4" w:space="0" w:color="000000"/>
              <w:left w:val="single" w:sz="18" w:space="0" w:color="000000"/>
              <w:bottom w:val="single" w:sz="18" w:space="0" w:color="000000"/>
              <w:right w:val="single" w:sz="4" w:space="0" w:color="000000"/>
            </w:tcBorders>
            <w:hideMark/>
          </w:tcPr>
          <w:p w14:paraId="0F70FF7D"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tcPr>
          <w:p w14:paraId="7D061EEC"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18" w:space="0" w:color="000000"/>
              <w:right w:val="single" w:sz="4" w:space="0" w:color="000000"/>
            </w:tcBorders>
          </w:tcPr>
          <w:p w14:paraId="6EDD2CA2"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18" w:space="0" w:color="000000"/>
              <w:right w:val="single" w:sz="4" w:space="0" w:color="000000"/>
            </w:tcBorders>
            <w:hideMark/>
          </w:tcPr>
          <w:p w14:paraId="36062815"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18" w:space="0" w:color="000000"/>
              <w:right w:val="single" w:sz="4" w:space="0" w:color="000000"/>
            </w:tcBorders>
          </w:tcPr>
          <w:p w14:paraId="253C7064"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18" w:space="0" w:color="000000"/>
              <w:right w:val="single" w:sz="18" w:space="0" w:color="000000"/>
            </w:tcBorders>
          </w:tcPr>
          <w:p w14:paraId="1AB0801A"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18" w:space="0" w:color="000000"/>
              <w:right w:val="single" w:sz="18" w:space="0" w:color="000000"/>
            </w:tcBorders>
            <w:hideMark/>
          </w:tcPr>
          <w:p w14:paraId="002F1BC6"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w:t>
            </w:r>
            <w:r>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relatório técnico.</w:t>
            </w:r>
          </w:p>
        </w:tc>
      </w:tr>
      <w:tr w:rsidR="00FC5C22" w:rsidRPr="00763382" w14:paraId="04DFD3F1" w14:textId="77777777" w:rsidTr="009E2B1B">
        <w:trPr>
          <w:trHeight w:val="820"/>
        </w:trPr>
        <w:tc>
          <w:tcPr>
            <w:tcW w:w="2585" w:type="dxa"/>
            <w:vMerge/>
            <w:tcBorders>
              <w:top w:val="single" w:sz="18" w:space="0" w:color="000000"/>
              <w:left w:val="single" w:sz="18" w:space="0" w:color="000000"/>
              <w:bottom w:val="single" w:sz="4" w:space="0" w:color="000000"/>
              <w:right w:val="single" w:sz="4" w:space="0" w:color="000000"/>
            </w:tcBorders>
            <w:vAlign w:val="center"/>
            <w:hideMark/>
          </w:tcPr>
          <w:p w14:paraId="52BD1204"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18" w:space="0" w:color="000000"/>
              <w:right w:val="single" w:sz="18" w:space="0" w:color="000000"/>
            </w:tcBorders>
            <w:hideMark/>
          </w:tcPr>
          <w:p w14:paraId="3A690E4D"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2.2. Implementação e adequação do espaço (AquaRio) da exposição;</w:t>
            </w:r>
          </w:p>
        </w:tc>
        <w:tc>
          <w:tcPr>
            <w:tcW w:w="1275" w:type="dxa"/>
            <w:tcBorders>
              <w:top w:val="single" w:sz="4" w:space="0" w:color="000000"/>
              <w:left w:val="single" w:sz="18" w:space="0" w:color="000000"/>
              <w:bottom w:val="single" w:sz="18" w:space="0" w:color="000000"/>
              <w:right w:val="single" w:sz="4" w:space="0" w:color="000000"/>
            </w:tcBorders>
          </w:tcPr>
          <w:p w14:paraId="6B567A8F" w14:textId="77777777" w:rsidR="00FC5C22" w:rsidRPr="00763382" w:rsidRDefault="00FC5C22" w:rsidP="009E2B1B">
            <w:pPr>
              <w:jc w:val="both"/>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18" w:space="0" w:color="000000"/>
              <w:right w:val="single" w:sz="4" w:space="0" w:color="000000"/>
            </w:tcBorders>
            <w:hideMark/>
          </w:tcPr>
          <w:p w14:paraId="6FA8B0F0"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tcPr>
          <w:p w14:paraId="3598E418"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18" w:space="0" w:color="000000"/>
              <w:right w:val="single" w:sz="4" w:space="0" w:color="000000"/>
            </w:tcBorders>
          </w:tcPr>
          <w:p w14:paraId="45733EC4"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18" w:space="0" w:color="000000"/>
              <w:right w:val="single" w:sz="4" w:space="0" w:color="000000"/>
            </w:tcBorders>
            <w:hideMark/>
          </w:tcPr>
          <w:p w14:paraId="713BBB11"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18" w:space="0" w:color="000000"/>
              <w:right w:val="single" w:sz="18" w:space="0" w:color="000000"/>
            </w:tcBorders>
          </w:tcPr>
          <w:p w14:paraId="1B848186"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18" w:space="0" w:color="000000"/>
              <w:right w:val="single" w:sz="18" w:space="0" w:color="000000"/>
            </w:tcBorders>
            <w:hideMark/>
          </w:tcPr>
          <w:p w14:paraId="4569BF61"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relatório técnico.</w:t>
            </w:r>
          </w:p>
        </w:tc>
      </w:tr>
      <w:tr w:rsidR="00FC5C22" w:rsidRPr="00763382" w14:paraId="212AB3F0" w14:textId="77777777" w:rsidTr="009E2B1B">
        <w:trPr>
          <w:trHeight w:val="820"/>
        </w:trPr>
        <w:tc>
          <w:tcPr>
            <w:tcW w:w="2585" w:type="dxa"/>
            <w:vMerge/>
            <w:tcBorders>
              <w:top w:val="single" w:sz="18" w:space="0" w:color="000000"/>
              <w:left w:val="single" w:sz="18" w:space="0" w:color="000000"/>
              <w:bottom w:val="single" w:sz="4" w:space="0" w:color="000000"/>
              <w:right w:val="single" w:sz="4" w:space="0" w:color="000000"/>
            </w:tcBorders>
            <w:vAlign w:val="center"/>
            <w:hideMark/>
          </w:tcPr>
          <w:p w14:paraId="19D28704"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18" w:space="0" w:color="000000"/>
              <w:right w:val="single" w:sz="18" w:space="0" w:color="000000"/>
            </w:tcBorders>
          </w:tcPr>
          <w:p w14:paraId="3C925C5A"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2.3. Operação da exposição.</w:t>
            </w:r>
          </w:p>
          <w:p w14:paraId="55EDAF80" w14:textId="77777777" w:rsidR="00FC5C22" w:rsidRPr="00763382" w:rsidRDefault="00FC5C22" w:rsidP="009E2B1B">
            <w:pPr>
              <w:rPr>
                <w:rFonts w:ascii="Arial" w:eastAsia="Times New Roman" w:hAnsi="Arial" w:cs="Arial"/>
                <w:sz w:val="20"/>
                <w:szCs w:val="20"/>
              </w:rPr>
            </w:pPr>
          </w:p>
        </w:tc>
        <w:tc>
          <w:tcPr>
            <w:tcW w:w="1275" w:type="dxa"/>
            <w:tcBorders>
              <w:top w:val="single" w:sz="4" w:space="0" w:color="000000"/>
              <w:left w:val="single" w:sz="18" w:space="0" w:color="000000"/>
              <w:bottom w:val="single" w:sz="18" w:space="0" w:color="000000"/>
              <w:right w:val="single" w:sz="4" w:space="0" w:color="000000"/>
            </w:tcBorders>
          </w:tcPr>
          <w:p w14:paraId="1A72B44B" w14:textId="77777777" w:rsidR="00FC5C22" w:rsidRPr="00763382" w:rsidRDefault="00FC5C22" w:rsidP="009E2B1B">
            <w:pPr>
              <w:jc w:val="both"/>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18" w:space="0" w:color="000000"/>
              <w:right w:val="single" w:sz="4" w:space="0" w:color="000000"/>
            </w:tcBorders>
            <w:hideMark/>
          </w:tcPr>
          <w:p w14:paraId="3D7B5F36"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hideMark/>
          </w:tcPr>
          <w:p w14:paraId="41007CC6"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tcPr>
          <w:p w14:paraId="4ABF8FD2"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18" w:space="0" w:color="000000"/>
              <w:right w:val="single" w:sz="4" w:space="0" w:color="000000"/>
            </w:tcBorders>
            <w:hideMark/>
          </w:tcPr>
          <w:p w14:paraId="31FD479A"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18" w:space="0" w:color="000000"/>
              <w:right w:val="single" w:sz="18" w:space="0" w:color="000000"/>
            </w:tcBorders>
            <w:hideMark/>
          </w:tcPr>
          <w:p w14:paraId="5CB0B064"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2877" w:type="dxa"/>
            <w:tcBorders>
              <w:top w:val="single" w:sz="8" w:space="0" w:color="000000"/>
              <w:left w:val="single" w:sz="18" w:space="0" w:color="000000"/>
              <w:bottom w:val="single" w:sz="18" w:space="0" w:color="000000"/>
              <w:right w:val="single" w:sz="18" w:space="0" w:color="000000"/>
            </w:tcBorders>
            <w:hideMark/>
          </w:tcPr>
          <w:p w14:paraId="016BD72E"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relatório técnico.</w:t>
            </w:r>
          </w:p>
        </w:tc>
      </w:tr>
      <w:tr w:rsidR="00FC5C22" w:rsidRPr="00763382" w14:paraId="071D10A5" w14:textId="77777777" w:rsidTr="009E2B1B">
        <w:trPr>
          <w:trHeight w:val="240"/>
        </w:trPr>
        <w:tc>
          <w:tcPr>
            <w:tcW w:w="2585" w:type="dxa"/>
            <w:tcBorders>
              <w:top w:val="single" w:sz="18" w:space="0" w:color="000000"/>
              <w:left w:val="single" w:sz="18" w:space="0" w:color="000000"/>
              <w:bottom w:val="nil"/>
              <w:right w:val="single" w:sz="4" w:space="0" w:color="000000"/>
            </w:tcBorders>
            <w:hideMark/>
          </w:tcPr>
          <w:p w14:paraId="7E45C8D0"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3. Mobilizar a comunidade escolar local e universitária em prol da conservação dos ambientes coralíneos e envolver esse público alvo nas ações de conservação direta em recifes de coral, particularmente o cultivo para repovoamento e restauração recifal (Ação Estágio).</w:t>
            </w:r>
          </w:p>
        </w:tc>
        <w:tc>
          <w:tcPr>
            <w:tcW w:w="2977" w:type="dxa"/>
            <w:tcBorders>
              <w:top w:val="single" w:sz="18" w:space="0" w:color="000000"/>
              <w:left w:val="single" w:sz="18" w:space="0" w:color="000000"/>
              <w:bottom w:val="single" w:sz="8" w:space="0" w:color="000000"/>
              <w:right w:val="single" w:sz="18" w:space="0" w:color="000000"/>
            </w:tcBorders>
            <w:hideMark/>
          </w:tcPr>
          <w:p w14:paraId="5635DBF8"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3.1. Selecionar e treinar estagiários de nível médio e universitários para atuarem em parte das rotinas do Projeto, participando e colaborando na elaboração das tecnologias sociais a serem desenvolvidas.</w:t>
            </w:r>
          </w:p>
        </w:tc>
        <w:tc>
          <w:tcPr>
            <w:tcW w:w="1275" w:type="dxa"/>
            <w:tcBorders>
              <w:top w:val="single" w:sz="18" w:space="0" w:color="000000"/>
              <w:left w:val="single" w:sz="18" w:space="0" w:color="000000"/>
              <w:bottom w:val="single" w:sz="4" w:space="0" w:color="000000"/>
              <w:right w:val="single" w:sz="4" w:space="0" w:color="000000"/>
            </w:tcBorders>
            <w:hideMark/>
          </w:tcPr>
          <w:p w14:paraId="6B4499D3"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18" w:space="0" w:color="000000"/>
              <w:left w:val="single" w:sz="4" w:space="0" w:color="000000"/>
              <w:bottom w:val="single" w:sz="4" w:space="0" w:color="000000"/>
              <w:right w:val="single" w:sz="4" w:space="0" w:color="000000"/>
            </w:tcBorders>
          </w:tcPr>
          <w:p w14:paraId="41CE2099"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18" w:space="0" w:color="000000"/>
              <w:left w:val="single" w:sz="4" w:space="0" w:color="000000"/>
              <w:bottom w:val="single" w:sz="4" w:space="0" w:color="000000"/>
              <w:right w:val="single" w:sz="4" w:space="0" w:color="000000"/>
            </w:tcBorders>
          </w:tcPr>
          <w:p w14:paraId="1BC56B9F"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18" w:space="0" w:color="000000"/>
              <w:left w:val="single" w:sz="4" w:space="0" w:color="000000"/>
              <w:bottom w:val="single" w:sz="4" w:space="0" w:color="000000"/>
              <w:right w:val="single" w:sz="4" w:space="0" w:color="000000"/>
            </w:tcBorders>
            <w:hideMark/>
          </w:tcPr>
          <w:p w14:paraId="7FBE64A9"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18" w:space="0" w:color="000000"/>
              <w:left w:val="single" w:sz="4" w:space="0" w:color="000000"/>
              <w:bottom w:val="single" w:sz="4" w:space="0" w:color="000000"/>
              <w:right w:val="single" w:sz="4" w:space="0" w:color="000000"/>
            </w:tcBorders>
          </w:tcPr>
          <w:p w14:paraId="4628A68C"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18" w:space="0" w:color="000000"/>
              <w:left w:val="single" w:sz="4" w:space="0" w:color="000000"/>
              <w:bottom w:val="single" w:sz="4" w:space="0" w:color="000000"/>
              <w:right w:val="single" w:sz="18" w:space="0" w:color="000000"/>
            </w:tcBorders>
          </w:tcPr>
          <w:p w14:paraId="208A2C24"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18" w:space="0" w:color="000000"/>
              <w:left w:val="single" w:sz="18" w:space="0" w:color="000000"/>
              <w:bottom w:val="single" w:sz="8" w:space="0" w:color="000000"/>
              <w:right w:val="single" w:sz="18" w:space="0" w:color="000000"/>
            </w:tcBorders>
            <w:hideMark/>
          </w:tcPr>
          <w:p w14:paraId="6FCC2E67"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Relatório técnico, termo de responsabilidade de estágio</w:t>
            </w:r>
            <w:r>
              <w:rPr>
                <w:rFonts w:ascii="Arial" w:eastAsia="Times New Roman" w:hAnsi="Arial" w:cs="Arial"/>
                <w:color w:val="000000"/>
                <w:sz w:val="20"/>
                <w:szCs w:val="20"/>
              </w:rPr>
              <w:t>, Registros fotográficos</w:t>
            </w:r>
          </w:p>
        </w:tc>
      </w:tr>
      <w:tr w:rsidR="00FC5C22" w:rsidRPr="00763382" w14:paraId="13182424" w14:textId="77777777" w:rsidTr="009E2B1B">
        <w:trPr>
          <w:trHeight w:val="60"/>
        </w:trPr>
        <w:tc>
          <w:tcPr>
            <w:tcW w:w="2585" w:type="dxa"/>
            <w:vMerge w:val="restart"/>
            <w:tcBorders>
              <w:top w:val="single" w:sz="4" w:space="0" w:color="000000"/>
              <w:left w:val="single" w:sz="18" w:space="0" w:color="000000"/>
              <w:bottom w:val="single" w:sz="4" w:space="0" w:color="000000"/>
              <w:right w:val="single" w:sz="4" w:space="0" w:color="000000"/>
            </w:tcBorders>
            <w:hideMark/>
          </w:tcPr>
          <w:p w14:paraId="01143AB9"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4. – Preparar educadores da comunidade escolar pública dos Municípios de Armação de Búzios e Prado, através de Educação Ambiental Formal e Informal, a fim de incluir em suas disciplinas a temática da conservação recifal. Prover instrumentos didáticos para as escolas rurais Públicas do Município do </w:t>
            </w:r>
            <w:r w:rsidRPr="00763382">
              <w:rPr>
                <w:rFonts w:ascii="Arial" w:eastAsia="Times New Roman" w:hAnsi="Arial" w:cs="Arial"/>
                <w:color w:val="000000"/>
                <w:sz w:val="20"/>
                <w:szCs w:val="20"/>
              </w:rPr>
              <w:lastRenderedPageBreak/>
              <w:t>Prado e para escolas públicas do município de Armação dos Búzios (Ação Educação para os Recifes).</w:t>
            </w:r>
          </w:p>
        </w:tc>
        <w:tc>
          <w:tcPr>
            <w:tcW w:w="2977" w:type="dxa"/>
            <w:tcBorders>
              <w:top w:val="single" w:sz="8" w:space="0" w:color="000000"/>
              <w:left w:val="single" w:sz="18" w:space="0" w:color="000000"/>
              <w:bottom w:val="single" w:sz="8" w:space="0" w:color="000000"/>
              <w:right w:val="single" w:sz="18" w:space="0" w:color="000000"/>
            </w:tcBorders>
            <w:hideMark/>
          </w:tcPr>
          <w:p w14:paraId="001D8834"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lastRenderedPageBreak/>
              <w:t>4.1. Realizar uma oficina de capacitação de 40 professores do ensino médio e fundamental de escolas públicas do Município do Prado para a atuação em educação ambiental em suas unidades, como difusores da informação sobre a relevância social dos recifes de coral e suas principais ameaças, bem como difundir as melhores práticas para a recuperação recifal</w:t>
            </w:r>
            <w:r w:rsidRPr="00763382">
              <w:rPr>
                <w:rFonts w:ascii="Arial" w:eastAsia="Times New Roman" w:hAnsi="Arial" w:cs="Arial"/>
                <w:sz w:val="20"/>
                <w:szCs w:val="20"/>
              </w:rPr>
              <w:t>.</w:t>
            </w:r>
          </w:p>
        </w:tc>
        <w:tc>
          <w:tcPr>
            <w:tcW w:w="1275" w:type="dxa"/>
            <w:tcBorders>
              <w:top w:val="single" w:sz="4" w:space="0" w:color="000000"/>
              <w:left w:val="single" w:sz="18" w:space="0" w:color="000000"/>
              <w:bottom w:val="single" w:sz="4" w:space="0" w:color="000000"/>
              <w:right w:val="single" w:sz="4" w:space="0" w:color="000000"/>
            </w:tcBorders>
          </w:tcPr>
          <w:p w14:paraId="07FEE0D4" w14:textId="77777777" w:rsidR="00FC5C22" w:rsidRPr="00763382" w:rsidRDefault="00FC5C22" w:rsidP="009E2B1B">
            <w:pPr>
              <w:jc w:val="both"/>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5803CAE4" w14:textId="77777777" w:rsidR="00FC5C22" w:rsidRPr="00763382" w:rsidRDefault="00FC5C22" w:rsidP="009E2B1B">
            <w:pPr>
              <w:jc w:val="both"/>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hideMark/>
          </w:tcPr>
          <w:p w14:paraId="248B5ECD"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tcPr>
          <w:p w14:paraId="11C0AD60" w14:textId="77777777" w:rsidR="00FC5C22" w:rsidRPr="00763382" w:rsidRDefault="00FC5C22" w:rsidP="009E2B1B">
            <w:pPr>
              <w:jc w:val="both"/>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4" w:space="0" w:color="000000"/>
            </w:tcBorders>
          </w:tcPr>
          <w:p w14:paraId="27C7F99E" w14:textId="77777777" w:rsidR="00FC5C22" w:rsidRPr="00763382" w:rsidRDefault="00FC5C22" w:rsidP="009E2B1B">
            <w:pPr>
              <w:jc w:val="both"/>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18" w:space="0" w:color="000000"/>
            </w:tcBorders>
          </w:tcPr>
          <w:p w14:paraId="3DBFEFA6" w14:textId="77777777" w:rsidR="00FC5C22" w:rsidRPr="00763382" w:rsidRDefault="00FC5C22" w:rsidP="009E2B1B">
            <w:pPr>
              <w:jc w:val="both"/>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8" w:space="0" w:color="000000"/>
              <w:right w:val="single" w:sz="18" w:space="0" w:color="000000"/>
            </w:tcBorders>
          </w:tcPr>
          <w:p w14:paraId="07599790"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 relatório técnico de  atividades do treinamento , lista de presença dos professores</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e plano de aula do curso de capacitação e questionário de avaliação.</w:t>
            </w:r>
          </w:p>
        </w:tc>
      </w:tr>
      <w:tr w:rsidR="00FC5C22" w:rsidRPr="00763382" w14:paraId="3281D2B5" w14:textId="77777777" w:rsidTr="009E2B1B">
        <w:trPr>
          <w:trHeight w:val="60"/>
        </w:trPr>
        <w:tc>
          <w:tcPr>
            <w:tcW w:w="2585" w:type="dxa"/>
            <w:vMerge/>
            <w:tcBorders>
              <w:top w:val="single" w:sz="4" w:space="0" w:color="000000"/>
              <w:left w:val="single" w:sz="18" w:space="0" w:color="000000"/>
              <w:bottom w:val="single" w:sz="4" w:space="0" w:color="000000"/>
              <w:right w:val="single" w:sz="4" w:space="0" w:color="000000"/>
            </w:tcBorders>
            <w:vAlign w:val="center"/>
            <w:hideMark/>
          </w:tcPr>
          <w:p w14:paraId="202F2EBB"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hideMark/>
          </w:tcPr>
          <w:p w14:paraId="4D207182"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4.2. Realizar uma oficina de capacitação de 40 professores do ensino médio e fundamental de escolas do Município de Armação dos Búzios para a atuação em educação ambiental em suas escolas, como difusores da informação sobre a relevância social dos recifes de coral, e as principais ameaças bem como os meios para a recuperação recifal.</w:t>
            </w:r>
          </w:p>
        </w:tc>
        <w:tc>
          <w:tcPr>
            <w:tcW w:w="1275" w:type="dxa"/>
            <w:tcBorders>
              <w:top w:val="single" w:sz="4" w:space="0" w:color="000000"/>
              <w:left w:val="single" w:sz="18" w:space="0" w:color="000000"/>
              <w:bottom w:val="single" w:sz="4" w:space="0" w:color="000000"/>
              <w:right w:val="single" w:sz="4" w:space="0" w:color="000000"/>
            </w:tcBorders>
          </w:tcPr>
          <w:p w14:paraId="70AF5D31" w14:textId="77777777" w:rsidR="00FC5C22" w:rsidRPr="00763382" w:rsidRDefault="00FC5C22" w:rsidP="009E2B1B">
            <w:pPr>
              <w:jc w:val="both"/>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12972042" w14:textId="77777777" w:rsidR="00FC5C22" w:rsidRPr="00763382" w:rsidRDefault="00FC5C22" w:rsidP="009E2B1B">
            <w:pPr>
              <w:jc w:val="both"/>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hideMark/>
          </w:tcPr>
          <w:p w14:paraId="4ABD3667"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tcPr>
          <w:p w14:paraId="57DCF09F" w14:textId="77777777" w:rsidR="00FC5C22" w:rsidRPr="00763382" w:rsidRDefault="00FC5C22" w:rsidP="009E2B1B">
            <w:pPr>
              <w:jc w:val="both"/>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4" w:space="0" w:color="000000"/>
            </w:tcBorders>
          </w:tcPr>
          <w:p w14:paraId="5207F07B" w14:textId="77777777" w:rsidR="00FC5C22" w:rsidRPr="00763382" w:rsidRDefault="00FC5C22" w:rsidP="009E2B1B">
            <w:pPr>
              <w:jc w:val="both"/>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18" w:space="0" w:color="000000"/>
            </w:tcBorders>
          </w:tcPr>
          <w:p w14:paraId="15A18E08" w14:textId="77777777" w:rsidR="00FC5C22" w:rsidRPr="00763382" w:rsidRDefault="00FC5C22" w:rsidP="009E2B1B">
            <w:pPr>
              <w:jc w:val="both"/>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8" w:space="0" w:color="000000"/>
              <w:right w:val="single" w:sz="18" w:space="0" w:color="000000"/>
            </w:tcBorders>
            <w:hideMark/>
          </w:tcPr>
          <w:p w14:paraId="71D2793B"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 relatório técnico deatividades do treinamento, lista de presença dos professores e plano de aula do curso de capacitação e questionário de avaliação.</w:t>
            </w:r>
          </w:p>
        </w:tc>
      </w:tr>
      <w:tr w:rsidR="00FC5C22" w:rsidRPr="00763382" w14:paraId="36261C31" w14:textId="77777777" w:rsidTr="009E2B1B">
        <w:trPr>
          <w:trHeight w:val="60"/>
        </w:trPr>
        <w:tc>
          <w:tcPr>
            <w:tcW w:w="2585" w:type="dxa"/>
            <w:vMerge/>
            <w:tcBorders>
              <w:top w:val="single" w:sz="4" w:space="0" w:color="000000"/>
              <w:left w:val="single" w:sz="18" w:space="0" w:color="000000"/>
              <w:bottom w:val="single" w:sz="4" w:space="0" w:color="000000"/>
              <w:right w:val="single" w:sz="4" w:space="0" w:color="000000"/>
            </w:tcBorders>
            <w:vAlign w:val="center"/>
            <w:hideMark/>
          </w:tcPr>
          <w:p w14:paraId="397D3069"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hideMark/>
          </w:tcPr>
          <w:p w14:paraId="12B71100"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4.3. Editar um livro infantil que descreva, de maneira didática, temas como sequestro de carbono, ecossistemas marinhos e carbono azul, recifes de corais e branqueamento.</w:t>
            </w:r>
          </w:p>
        </w:tc>
        <w:tc>
          <w:tcPr>
            <w:tcW w:w="1275" w:type="dxa"/>
            <w:tcBorders>
              <w:top w:val="single" w:sz="4" w:space="0" w:color="000000"/>
              <w:left w:val="single" w:sz="18" w:space="0" w:color="000000"/>
              <w:bottom w:val="single" w:sz="4" w:space="0" w:color="000000"/>
              <w:right w:val="single" w:sz="4" w:space="0" w:color="000000"/>
            </w:tcBorders>
            <w:hideMark/>
          </w:tcPr>
          <w:p w14:paraId="1413F336"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5C6619A9"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tcPr>
          <w:p w14:paraId="53F34754"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370440AD"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4" w:space="0" w:color="000000"/>
            </w:tcBorders>
          </w:tcPr>
          <w:p w14:paraId="3931FA8D"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18" w:space="0" w:color="000000"/>
            </w:tcBorders>
          </w:tcPr>
          <w:p w14:paraId="4D65B48F"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8" w:space="0" w:color="000000"/>
              <w:right w:val="single" w:sz="18" w:space="0" w:color="000000"/>
            </w:tcBorders>
            <w:hideMark/>
          </w:tcPr>
          <w:p w14:paraId="51CCBAC6"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Edição do livro infantil,</w:t>
            </w:r>
            <w:r>
              <w:rPr>
                <w:rFonts w:ascii="Arial" w:eastAsia="Times New Roman" w:hAnsi="Arial" w:cs="Arial"/>
                <w:color w:val="000000"/>
                <w:sz w:val="20"/>
                <w:szCs w:val="20"/>
              </w:rPr>
              <w:t xml:space="preserve"> livro (produto) e</w:t>
            </w:r>
            <w:r w:rsidRPr="00763382">
              <w:rPr>
                <w:rFonts w:ascii="Arial" w:eastAsia="Times New Roman" w:hAnsi="Arial" w:cs="Arial"/>
                <w:color w:val="000000"/>
                <w:sz w:val="20"/>
                <w:szCs w:val="20"/>
              </w:rPr>
              <w:t xml:space="preserve"> relatório técnico.</w:t>
            </w:r>
          </w:p>
        </w:tc>
      </w:tr>
      <w:tr w:rsidR="00FC5C22" w:rsidRPr="00763382" w14:paraId="23397B68" w14:textId="77777777" w:rsidTr="009E2B1B">
        <w:trPr>
          <w:trHeight w:val="240"/>
        </w:trPr>
        <w:tc>
          <w:tcPr>
            <w:tcW w:w="2585" w:type="dxa"/>
            <w:vMerge w:val="restart"/>
            <w:tcBorders>
              <w:top w:val="single" w:sz="4" w:space="0" w:color="000000"/>
              <w:left w:val="single" w:sz="18" w:space="0" w:color="000000"/>
              <w:bottom w:val="single" w:sz="4" w:space="0" w:color="000000"/>
              <w:right w:val="single" w:sz="4" w:space="0" w:color="000000"/>
            </w:tcBorders>
            <w:hideMark/>
          </w:tcPr>
          <w:p w14:paraId="6F144A9B"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5. Desenvolver e incentivar o monitoramento do ambiente recifal, no Município do Prado, Bahia e no Município de Armação dos Búzios, Rio de Janeiro, no modelo de contribuição popular para a ciência/ação cidadã (Citzen Science) a fim de subsidiar tecnologias sociais (Ação Pesquisa Cidadã/“Guardiões dos </w:t>
            </w:r>
            <w:r>
              <w:rPr>
                <w:rFonts w:ascii="Arial" w:eastAsia="Times New Roman" w:hAnsi="Arial" w:cs="Arial"/>
                <w:color w:val="000000"/>
                <w:sz w:val="20"/>
                <w:szCs w:val="20"/>
              </w:rPr>
              <w:t>Recifes</w:t>
            </w:r>
            <w:r w:rsidRPr="00763382">
              <w:rPr>
                <w:rFonts w:ascii="Arial" w:eastAsia="Times New Roman" w:hAnsi="Arial" w:cs="Arial"/>
                <w:color w:val="000000"/>
                <w:sz w:val="20"/>
                <w:szCs w:val="20"/>
              </w:rPr>
              <w:t>/</w:t>
            </w:r>
            <w:r w:rsidRPr="00763382">
              <w:rPr>
                <w:rFonts w:ascii="Arial" w:eastAsia="Times New Roman" w:hAnsi="Arial" w:cs="Arial"/>
                <w:i/>
                <w:color w:val="000000"/>
                <w:sz w:val="20"/>
                <w:szCs w:val="20"/>
              </w:rPr>
              <w:t>Reef Rangers</w:t>
            </w:r>
            <w:r w:rsidRPr="00763382">
              <w:rPr>
                <w:rFonts w:ascii="Arial" w:eastAsia="Times New Roman" w:hAnsi="Arial" w:cs="Arial"/>
                <w:color w:val="000000"/>
                <w:sz w:val="20"/>
                <w:szCs w:val="20"/>
              </w:rPr>
              <w:t>”).</w:t>
            </w:r>
          </w:p>
        </w:tc>
        <w:tc>
          <w:tcPr>
            <w:tcW w:w="2977" w:type="dxa"/>
            <w:tcBorders>
              <w:top w:val="single" w:sz="4" w:space="0" w:color="000000"/>
              <w:left w:val="single" w:sz="18" w:space="0" w:color="000000"/>
              <w:bottom w:val="single" w:sz="8" w:space="0" w:color="000000"/>
              <w:right w:val="single" w:sz="18" w:space="0" w:color="000000"/>
            </w:tcBorders>
            <w:hideMark/>
          </w:tcPr>
          <w:p w14:paraId="787F0F18"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5.1. Desenvolver pesquisas sobre resiliência recifal no Brasil, com ênfase no monitoramento das comunidades coralíneas locais e sua microbiota associada, por através de pesquisa e ciência cidadã.</w:t>
            </w:r>
          </w:p>
        </w:tc>
        <w:tc>
          <w:tcPr>
            <w:tcW w:w="1275" w:type="dxa"/>
            <w:tcBorders>
              <w:top w:val="single" w:sz="4" w:space="0" w:color="000000"/>
              <w:left w:val="single" w:sz="18" w:space="0" w:color="000000"/>
              <w:bottom w:val="single" w:sz="4" w:space="0" w:color="000000"/>
              <w:right w:val="single" w:sz="4" w:space="0" w:color="000000"/>
            </w:tcBorders>
            <w:hideMark/>
          </w:tcPr>
          <w:p w14:paraId="3D731669"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032F9C61"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548EEDBC"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0A431D7E"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4" w:space="0" w:color="000000"/>
            </w:tcBorders>
            <w:hideMark/>
          </w:tcPr>
          <w:p w14:paraId="4BCF2D3C"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18" w:space="0" w:color="000000"/>
            </w:tcBorders>
          </w:tcPr>
          <w:p w14:paraId="6607350E"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8" w:space="0" w:color="000000"/>
              <w:right w:val="single" w:sz="18" w:space="0" w:color="000000"/>
            </w:tcBorders>
            <w:hideMark/>
          </w:tcPr>
          <w:p w14:paraId="3D8B4742"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 vídeo, relatório técnico.</w:t>
            </w:r>
          </w:p>
        </w:tc>
      </w:tr>
      <w:tr w:rsidR="00FC5C22" w:rsidRPr="00763382" w14:paraId="1F378646" w14:textId="77777777" w:rsidTr="009E2B1B">
        <w:trPr>
          <w:trHeight w:val="240"/>
        </w:trPr>
        <w:tc>
          <w:tcPr>
            <w:tcW w:w="2585" w:type="dxa"/>
            <w:vMerge/>
            <w:tcBorders>
              <w:top w:val="single" w:sz="4" w:space="0" w:color="000000"/>
              <w:left w:val="single" w:sz="18" w:space="0" w:color="000000"/>
              <w:bottom w:val="single" w:sz="4" w:space="0" w:color="000000"/>
              <w:right w:val="single" w:sz="4" w:space="0" w:color="000000"/>
            </w:tcBorders>
            <w:vAlign w:val="center"/>
            <w:hideMark/>
          </w:tcPr>
          <w:p w14:paraId="6F4002BF"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hideMark/>
          </w:tcPr>
          <w:p w14:paraId="05B63B8C"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5.2. Criar de um portal unificado de relatos de eventos de branqueamento de corais no Brasil realizado pela comunidade nacional e internacional (turistas), através do site do projeto e do aplicativo de celular desenvolvido pelo projeto (“Guardiões dos </w:t>
            </w:r>
            <w:r>
              <w:rPr>
                <w:rFonts w:ascii="Arial" w:eastAsia="Times New Roman" w:hAnsi="Arial" w:cs="Arial"/>
                <w:color w:val="000000"/>
                <w:sz w:val="20"/>
                <w:szCs w:val="20"/>
              </w:rPr>
              <w:t>Recifes</w:t>
            </w:r>
            <w:r w:rsidRPr="00763382">
              <w:rPr>
                <w:rFonts w:ascii="Arial" w:eastAsia="Times New Roman" w:hAnsi="Arial" w:cs="Arial"/>
                <w:color w:val="000000"/>
                <w:sz w:val="20"/>
                <w:szCs w:val="20"/>
              </w:rPr>
              <w:t>” ou “Reef Rangers”);</w:t>
            </w:r>
          </w:p>
        </w:tc>
        <w:tc>
          <w:tcPr>
            <w:tcW w:w="1275" w:type="dxa"/>
            <w:tcBorders>
              <w:top w:val="single" w:sz="4" w:space="0" w:color="000000"/>
              <w:left w:val="single" w:sz="18" w:space="0" w:color="000000"/>
              <w:bottom w:val="single" w:sz="4" w:space="0" w:color="000000"/>
              <w:right w:val="single" w:sz="4" w:space="0" w:color="000000"/>
            </w:tcBorders>
            <w:hideMark/>
          </w:tcPr>
          <w:p w14:paraId="3B171B8A"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00884106"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06332606"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tcPr>
          <w:p w14:paraId="73467969"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4" w:space="0" w:color="000000"/>
            </w:tcBorders>
          </w:tcPr>
          <w:p w14:paraId="71ACB68C"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18" w:space="0" w:color="000000"/>
            </w:tcBorders>
          </w:tcPr>
          <w:p w14:paraId="09E40E20"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8" w:space="0" w:color="000000"/>
              <w:right w:val="single" w:sz="18" w:space="0" w:color="000000"/>
            </w:tcBorders>
            <w:hideMark/>
          </w:tcPr>
          <w:p w14:paraId="0CFE9F72"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Relatório técnico </w:t>
            </w:r>
            <w:r>
              <w:rPr>
                <w:rFonts w:ascii="Arial" w:eastAsia="Times New Roman" w:hAnsi="Arial" w:cs="Arial"/>
                <w:color w:val="000000"/>
                <w:sz w:val="20"/>
                <w:szCs w:val="20"/>
              </w:rPr>
              <w:t>, aplicativo e site.</w:t>
            </w:r>
          </w:p>
        </w:tc>
      </w:tr>
      <w:tr w:rsidR="00FC5C22" w:rsidRPr="00763382" w14:paraId="738A03E4" w14:textId="77777777" w:rsidTr="009E2B1B">
        <w:trPr>
          <w:trHeight w:val="240"/>
        </w:trPr>
        <w:tc>
          <w:tcPr>
            <w:tcW w:w="2585" w:type="dxa"/>
            <w:vMerge/>
            <w:tcBorders>
              <w:top w:val="single" w:sz="4" w:space="0" w:color="000000"/>
              <w:left w:val="single" w:sz="18" w:space="0" w:color="000000"/>
              <w:bottom w:val="single" w:sz="4" w:space="0" w:color="000000"/>
              <w:right w:val="single" w:sz="4" w:space="0" w:color="000000"/>
            </w:tcBorders>
            <w:vAlign w:val="center"/>
            <w:hideMark/>
          </w:tcPr>
          <w:p w14:paraId="3026E533"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hideMark/>
          </w:tcPr>
          <w:p w14:paraId="5F33B117"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5.3. Divulgar os resultados, através de comunicação científica, das pesquisas ao público em geral, com ênfase no público diretamente envolvido com os ambientes recifais trabalhados.</w:t>
            </w:r>
          </w:p>
        </w:tc>
        <w:tc>
          <w:tcPr>
            <w:tcW w:w="1275" w:type="dxa"/>
            <w:tcBorders>
              <w:top w:val="single" w:sz="4" w:space="0" w:color="000000"/>
              <w:left w:val="single" w:sz="18" w:space="0" w:color="000000"/>
              <w:bottom w:val="single" w:sz="4" w:space="0" w:color="000000"/>
              <w:right w:val="single" w:sz="4" w:space="0" w:color="000000"/>
            </w:tcBorders>
          </w:tcPr>
          <w:p w14:paraId="5D1D97D8"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5357272A"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51864D19"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hideMark/>
          </w:tcPr>
          <w:p w14:paraId="2848A5EE"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4" w:space="0" w:color="000000"/>
            </w:tcBorders>
            <w:hideMark/>
          </w:tcPr>
          <w:p w14:paraId="061259E1"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18" w:space="0" w:color="000000"/>
            </w:tcBorders>
            <w:hideMark/>
          </w:tcPr>
          <w:p w14:paraId="090ECBFB"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2877" w:type="dxa"/>
            <w:tcBorders>
              <w:top w:val="single" w:sz="8" w:space="0" w:color="000000"/>
              <w:left w:val="single" w:sz="18" w:space="0" w:color="000000"/>
              <w:bottom w:val="single" w:sz="8" w:space="0" w:color="000000"/>
              <w:right w:val="single" w:sz="18" w:space="0" w:color="000000"/>
            </w:tcBorders>
            <w:hideMark/>
          </w:tcPr>
          <w:p w14:paraId="17B41B5A" w14:textId="77777777" w:rsidR="00FC5C22" w:rsidRPr="00763382" w:rsidRDefault="00FC5C22" w:rsidP="009E2B1B">
            <w:pPr>
              <w:jc w:val="both"/>
              <w:rPr>
                <w:rFonts w:ascii="Arial" w:eastAsia="Times New Roman" w:hAnsi="Arial" w:cs="Arial"/>
                <w:color w:val="000000"/>
                <w:sz w:val="20"/>
                <w:szCs w:val="20"/>
              </w:rPr>
            </w:pPr>
            <w:r>
              <w:rPr>
                <w:rFonts w:ascii="Arial" w:eastAsia="Times New Roman" w:hAnsi="Arial" w:cs="Arial"/>
                <w:color w:val="000000"/>
                <w:sz w:val="20"/>
                <w:szCs w:val="20"/>
              </w:rPr>
              <w:t>Artigos cientí</w:t>
            </w:r>
            <w:r w:rsidRPr="00763382">
              <w:rPr>
                <w:rFonts w:ascii="Arial" w:eastAsia="Times New Roman" w:hAnsi="Arial" w:cs="Arial"/>
                <w:color w:val="000000"/>
                <w:sz w:val="20"/>
                <w:szCs w:val="20"/>
              </w:rPr>
              <w:t>ficos, reuniões e congresso</w:t>
            </w:r>
            <w:r>
              <w:rPr>
                <w:rFonts w:ascii="Arial" w:eastAsia="Times New Roman" w:hAnsi="Arial" w:cs="Arial"/>
                <w:color w:val="000000"/>
                <w:sz w:val="20"/>
                <w:szCs w:val="20"/>
              </w:rPr>
              <w:t xml:space="preserve"> e formação de recursos humanos</w:t>
            </w:r>
            <w:r w:rsidRPr="00763382">
              <w:rPr>
                <w:rFonts w:ascii="Arial" w:eastAsia="Times New Roman" w:hAnsi="Arial" w:cs="Arial"/>
                <w:color w:val="000000"/>
                <w:sz w:val="20"/>
                <w:szCs w:val="20"/>
              </w:rPr>
              <w:t>.</w:t>
            </w:r>
          </w:p>
        </w:tc>
      </w:tr>
      <w:tr w:rsidR="00FC5C22" w:rsidRPr="00763382" w14:paraId="0C602883" w14:textId="77777777" w:rsidTr="009E2B1B">
        <w:trPr>
          <w:trHeight w:val="240"/>
        </w:trPr>
        <w:tc>
          <w:tcPr>
            <w:tcW w:w="2585" w:type="dxa"/>
            <w:vMerge w:val="restart"/>
            <w:tcBorders>
              <w:top w:val="single" w:sz="4" w:space="0" w:color="000000"/>
              <w:left w:val="single" w:sz="18" w:space="0" w:color="000000"/>
              <w:bottom w:val="single" w:sz="4" w:space="0" w:color="000000"/>
              <w:right w:val="single" w:sz="4" w:space="0" w:color="000000"/>
            </w:tcBorders>
          </w:tcPr>
          <w:p w14:paraId="10C42483"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color w:val="000000"/>
                <w:sz w:val="20"/>
                <w:szCs w:val="20"/>
              </w:rPr>
              <w:t xml:space="preserve">6. Fomentar junto a comunidade usuária dos ambientes recifais o resgate dos saberes, o diálogo e a solução de conflitos ligados a temática recifal e territorial marinha, incluindo e fortalecendo lideranças bem como na troca de experiências entre diferentes comunidades e lideranças comunitárias. </w:t>
            </w:r>
            <w:r w:rsidRPr="00763382">
              <w:rPr>
                <w:rFonts w:ascii="Arial" w:eastAsia="Times New Roman" w:hAnsi="Arial" w:cs="Arial"/>
                <w:sz w:val="20"/>
                <w:szCs w:val="20"/>
              </w:rPr>
              <w:t xml:space="preserve">Além disso, esse objetivo também visa o investimento na priorização de minorias em países menos desenvolvidos, incluindo comunidades locais </w:t>
            </w:r>
            <w:r w:rsidRPr="00763382">
              <w:rPr>
                <w:rFonts w:ascii="Arial" w:eastAsia="Times New Roman" w:hAnsi="Arial" w:cs="Arial"/>
                <w:color w:val="000000"/>
                <w:sz w:val="20"/>
                <w:szCs w:val="20"/>
              </w:rPr>
              <w:t>(Ação Empoderamento Comunitário).</w:t>
            </w:r>
          </w:p>
          <w:p w14:paraId="4FB9719B" w14:textId="77777777" w:rsidR="00FC5C22" w:rsidRPr="00763382" w:rsidRDefault="00FC5C22" w:rsidP="009E2B1B">
            <w:pPr>
              <w:jc w:val="both"/>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tcPr>
          <w:p w14:paraId="1848341B"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color w:val="000000"/>
                <w:sz w:val="20"/>
                <w:szCs w:val="20"/>
              </w:rPr>
              <w:t>6.1. Realizar pesquisa para o resgate dos saberes tradicionais da população ligada a pesca nos ambientes recifais trabalhados nesta proposta.</w:t>
            </w:r>
          </w:p>
          <w:p w14:paraId="2503BFC2" w14:textId="77777777" w:rsidR="00FC5C22" w:rsidRPr="00763382" w:rsidRDefault="00FC5C22" w:rsidP="009E2B1B">
            <w:pPr>
              <w:jc w:val="both"/>
              <w:rPr>
                <w:rFonts w:ascii="Arial" w:eastAsia="Times New Roman" w:hAnsi="Arial" w:cs="Arial"/>
                <w:color w:val="000000"/>
                <w:sz w:val="20"/>
                <w:szCs w:val="20"/>
              </w:rPr>
            </w:pPr>
          </w:p>
        </w:tc>
        <w:tc>
          <w:tcPr>
            <w:tcW w:w="1275" w:type="dxa"/>
            <w:tcBorders>
              <w:top w:val="single" w:sz="4" w:space="0" w:color="000000"/>
              <w:left w:val="single" w:sz="18" w:space="0" w:color="000000"/>
              <w:bottom w:val="single" w:sz="4" w:space="0" w:color="000000"/>
              <w:right w:val="single" w:sz="4" w:space="0" w:color="000000"/>
            </w:tcBorders>
          </w:tcPr>
          <w:p w14:paraId="1BE0480D" w14:textId="77777777" w:rsidR="00FC5C22" w:rsidRPr="00763382" w:rsidRDefault="00FC5C22" w:rsidP="009E2B1B">
            <w:pPr>
              <w:jc w:val="both"/>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hideMark/>
          </w:tcPr>
          <w:p w14:paraId="0638D4A5"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4D428114"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0B5EAC84"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4" w:space="0" w:color="000000"/>
            </w:tcBorders>
            <w:hideMark/>
          </w:tcPr>
          <w:p w14:paraId="4A0D0C09"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18" w:space="0" w:color="000000"/>
            </w:tcBorders>
            <w:hideMark/>
          </w:tcPr>
          <w:p w14:paraId="71938511"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2877" w:type="dxa"/>
            <w:tcBorders>
              <w:top w:val="single" w:sz="8" w:space="0" w:color="000000"/>
              <w:left w:val="single" w:sz="18" w:space="0" w:color="000000"/>
              <w:bottom w:val="single" w:sz="8" w:space="0" w:color="000000"/>
              <w:right w:val="single" w:sz="18" w:space="0" w:color="000000"/>
            </w:tcBorders>
            <w:hideMark/>
          </w:tcPr>
          <w:p w14:paraId="4364C82C"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Relatório de técnico.</w:t>
            </w:r>
          </w:p>
        </w:tc>
      </w:tr>
      <w:tr w:rsidR="00FC5C22" w:rsidRPr="00763382" w14:paraId="5975A0DC" w14:textId="77777777" w:rsidTr="009E2B1B">
        <w:trPr>
          <w:trHeight w:val="240"/>
        </w:trPr>
        <w:tc>
          <w:tcPr>
            <w:tcW w:w="2585" w:type="dxa"/>
            <w:vMerge/>
            <w:tcBorders>
              <w:top w:val="single" w:sz="4" w:space="0" w:color="000000"/>
              <w:left w:val="single" w:sz="18" w:space="0" w:color="000000"/>
              <w:bottom w:val="single" w:sz="4" w:space="0" w:color="000000"/>
              <w:right w:val="single" w:sz="4" w:space="0" w:color="000000"/>
            </w:tcBorders>
            <w:vAlign w:val="center"/>
            <w:hideMark/>
          </w:tcPr>
          <w:p w14:paraId="5FFEEBFA"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hideMark/>
          </w:tcPr>
          <w:p w14:paraId="51AFAD1C"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6.2 Fomentar a participação comunitária dos municípios trabalhados através de reuniões dos pescadores tradicionais com as lideranças nacionais da pesca para buscar soluções de conflitos.</w:t>
            </w:r>
          </w:p>
        </w:tc>
        <w:tc>
          <w:tcPr>
            <w:tcW w:w="1275" w:type="dxa"/>
            <w:tcBorders>
              <w:top w:val="single" w:sz="4" w:space="0" w:color="000000"/>
              <w:left w:val="single" w:sz="18" w:space="0" w:color="000000"/>
              <w:bottom w:val="single" w:sz="4" w:space="0" w:color="000000"/>
              <w:right w:val="single" w:sz="4" w:space="0" w:color="000000"/>
            </w:tcBorders>
            <w:hideMark/>
          </w:tcPr>
          <w:p w14:paraId="5B90FC76"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64322D48"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74000B01"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40B31C20"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4" w:space="0" w:color="000000"/>
            </w:tcBorders>
            <w:hideMark/>
          </w:tcPr>
          <w:p w14:paraId="324ACDB8"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18" w:space="0" w:color="000000"/>
            </w:tcBorders>
            <w:hideMark/>
          </w:tcPr>
          <w:p w14:paraId="7AC2DA5E"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2877" w:type="dxa"/>
            <w:tcBorders>
              <w:top w:val="single" w:sz="8" w:space="0" w:color="000000"/>
              <w:left w:val="single" w:sz="18" w:space="0" w:color="000000"/>
              <w:bottom w:val="single" w:sz="8" w:space="0" w:color="000000"/>
              <w:right w:val="single" w:sz="18" w:space="0" w:color="000000"/>
            </w:tcBorders>
            <w:hideMark/>
          </w:tcPr>
          <w:p w14:paraId="20402FC7"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Atas das reuniões, relatório técnico</w:t>
            </w:r>
          </w:p>
        </w:tc>
      </w:tr>
      <w:tr w:rsidR="00FC5C22" w:rsidRPr="00763382" w14:paraId="0E82799E" w14:textId="77777777" w:rsidTr="009E2B1B">
        <w:trPr>
          <w:trHeight w:val="1680"/>
        </w:trPr>
        <w:tc>
          <w:tcPr>
            <w:tcW w:w="2585" w:type="dxa"/>
            <w:vMerge/>
            <w:tcBorders>
              <w:top w:val="single" w:sz="4" w:space="0" w:color="000000"/>
              <w:left w:val="single" w:sz="18" w:space="0" w:color="000000"/>
              <w:bottom w:val="single" w:sz="4" w:space="0" w:color="000000"/>
              <w:right w:val="single" w:sz="4" w:space="0" w:color="000000"/>
            </w:tcBorders>
            <w:vAlign w:val="center"/>
            <w:hideMark/>
          </w:tcPr>
          <w:p w14:paraId="10A90146"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hideMark/>
          </w:tcPr>
          <w:p w14:paraId="3EA29CBE"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6.3. Apoiar as ações comunitárias das comunidades ligadas às Unidades de Conservação dos dois municípios trabalhados, desenvolvendo o empoderamento comunitário e fortalecendo a relação com os ambientes recifais.</w:t>
            </w:r>
          </w:p>
        </w:tc>
        <w:tc>
          <w:tcPr>
            <w:tcW w:w="1275" w:type="dxa"/>
            <w:tcBorders>
              <w:top w:val="single" w:sz="4" w:space="0" w:color="000000"/>
              <w:left w:val="single" w:sz="18" w:space="0" w:color="000000"/>
              <w:bottom w:val="single" w:sz="4" w:space="0" w:color="000000"/>
              <w:right w:val="single" w:sz="4" w:space="0" w:color="000000"/>
            </w:tcBorders>
            <w:hideMark/>
          </w:tcPr>
          <w:p w14:paraId="7F63F558"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38C82662"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7175495A"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3B8BF409"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4" w:space="0" w:color="000000"/>
            </w:tcBorders>
            <w:hideMark/>
          </w:tcPr>
          <w:p w14:paraId="031DDE4E"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18" w:space="0" w:color="000000"/>
            </w:tcBorders>
            <w:hideMark/>
          </w:tcPr>
          <w:p w14:paraId="2BE6126E"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2877" w:type="dxa"/>
            <w:tcBorders>
              <w:top w:val="single" w:sz="8" w:space="0" w:color="000000"/>
              <w:left w:val="single" w:sz="18" w:space="0" w:color="000000"/>
              <w:bottom w:val="single" w:sz="8" w:space="0" w:color="000000"/>
              <w:right w:val="single" w:sz="18" w:space="0" w:color="000000"/>
            </w:tcBorders>
            <w:hideMark/>
          </w:tcPr>
          <w:p w14:paraId="345DD35E"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Ata das reuniões e relatório técnico. </w:t>
            </w:r>
          </w:p>
        </w:tc>
      </w:tr>
      <w:tr w:rsidR="00FC5C22" w:rsidRPr="00763382" w14:paraId="478F9E70" w14:textId="77777777" w:rsidTr="009E2B1B">
        <w:trPr>
          <w:trHeight w:val="1160"/>
        </w:trPr>
        <w:tc>
          <w:tcPr>
            <w:tcW w:w="2585" w:type="dxa"/>
            <w:vMerge w:val="restart"/>
            <w:tcBorders>
              <w:top w:val="single" w:sz="4" w:space="0" w:color="000000"/>
              <w:left w:val="single" w:sz="18" w:space="0" w:color="000000"/>
              <w:right w:val="single" w:sz="4" w:space="0" w:color="000000"/>
            </w:tcBorders>
            <w:hideMark/>
          </w:tcPr>
          <w:p w14:paraId="3E806C47"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7. Divulgar os resultados alcançados pelo Projeto Tanto Mar ao grande público, sensibilizando através de ação contínua de comunicação, com destaque para os usuários </w:t>
            </w:r>
            <w:r w:rsidRPr="00763382">
              <w:rPr>
                <w:rFonts w:ascii="Arial" w:eastAsia="Times New Roman" w:hAnsi="Arial" w:cs="Arial"/>
                <w:color w:val="000000"/>
                <w:sz w:val="20"/>
                <w:szCs w:val="20"/>
              </w:rPr>
              <w:lastRenderedPageBreak/>
              <w:t>diretos dos recifes de coral (Ação Comunicação e Sensibilização).</w:t>
            </w:r>
          </w:p>
        </w:tc>
        <w:tc>
          <w:tcPr>
            <w:tcW w:w="2977" w:type="dxa"/>
            <w:tcBorders>
              <w:top w:val="single" w:sz="8" w:space="0" w:color="000000"/>
              <w:left w:val="single" w:sz="18" w:space="0" w:color="000000"/>
              <w:bottom w:val="single" w:sz="8" w:space="0" w:color="000000"/>
              <w:right w:val="single" w:sz="18" w:space="0" w:color="000000"/>
            </w:tcBorders>
          </w:tcPr>
          <w:p w14:paraId="5FC6BD60"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color w:val="000000"/>
                <w:sz w:val="20"/>
                <w:szCs w:val="20"/>
              </w:rPr>
              <w:lastRenderedPageBreak/>
              <w:t>7.1. Participar de eventos comunitários promovendo a missão do Projeto Tanto Mar de conscientização da importância do ambiente recifal e suas ameaças.</w:t>
            </w:r>
          </w:p>
          <w:p w14:paraId="665C070E" w14:textId="77777777" w:rsidR="00FC5C22" w:rsidRPr="00763382" w:rsidRDefault="00FC5C22" w:rsidP="009E2B1B">
            <w:pPr>
              <w:jc w:val="both"/>
              <w:rPr>
                <w:rFonts w:ascii="Arial" w:eastAsia="Times New Roman" w:hAnsi="Arial" w:cs="Arial"/>
                <w:color w:val="000000"/>
                <w:sz w:val="20"/>
                <w:szCs w:val="20"/>
              </w:rPr>
            </w:pPr>
          </w:p>
        </w:tc>
        <w:tc>
          <w:tcPr>
            <w:tcW w:w="1275" w:type="dxa"/>
            <w:tcBorders>
              <w:top w:val="single" w:sz="4" w:space="0" w:color="000000"/>
              <w:left w:val="single" w:sz="18" w:space="0" w:color="000000"/>
              <w:bottom w:val="single" w:sz="4" w:space="0" w:color="000000"/>
              <w:right w:val="single" w:sz="4" w:space="0" w:color="000000"/>
            </w:tcBorders>
          </w:tcPr>
          <w:p w14:paraId="73879599" w14:textId="77777777" w:rsidR="00FC5C22" w:rsidRPr="00763382" w:rsidRDefault="00FC5C22" w:rsidP="009E2B1B">
            <w:pPr>
              <w:jc w:val="both"/>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338315E7"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hideMark/>
          </w:tcPr>
          <w:p w14:paraId="46EC1A8E"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tcPr>
          <w:p w14:paraId="6AC3990B"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4" w:space="0" w:color="000000"/>
            </w:tcBorders>
          </w:tcPr>
          <w:p w14:paraId="6CD32491"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18" w:space="0" w:color="000000"/>
            </w:tcBorders>
            <w:hideMark/>
          </w:tcPr>
          <w:p w14:paraId="7B2ECC41"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2877" w:type="dxa"/>
            <w:tcBorders>
              <w:top w:val="single" w:sz="8" w:space="0" w:color="000000"/>
              <w:left w:val="single" w:sz="18" w:space="0" w:color="000000"/>
              <w:bottom w:val="single" w:sz="8" w:space="0" w:color="000000"/>
              <w:right w:val="single" w:sz="18" w:space="0" w:color="000000"/>
            </w:tcBorders>
            <w:hideMark/>
          </w:tcPr>
          <w:p w14:paraId="4D5EC3F0"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 e relatório técnico.</w:t>
            </w:r>
          </w:p>
        </w:tc>
      </w:tr>
      <w:tr w:rsidR="00FC5C22" w:rsidRPr="00763382" w14:paraId="19B81B7A" w14:textId="77777777" w:rsidTr="009E2B1B">
        <w:trPr>
          <w:trHeight w:val="240"/>
        </w:trPr>
        <w:tc>
          <w:tcPr>
            <w:tcW w:w="2585" w:type="dxa"/>
            <w:vMerge/>
            <w:tcBorders>
              <w:left w:val="single" w:sz="18" w:space="0" w:color="000000"/>
              <w:right w:val="single" w:sz="4" w:space="0" w:color="000000"/>
            </w:tcBorders>
            <w:vAlign w:val="center"/>
            <w:hideMark/>
          </w:tcPr>
          <w:p w14:paraId="6BBDF6C4"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hideMark/>
          </w:tcPr>
          <w:p w14:paraId="71B0B35D"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7.2 Desenvolver canal de comunicação mutiplataforma, “Guardiões dos Corais”/ “Reefs Rangers”, com ênfase nas mídias sociais e a criação de um site e um aplicativo de celular, para divulgar os resultados e os dados gerados pelo Projeto, comunicar sobre as ameaças e importância dos recifes de corais e comunidades coralíneas e receber relatos da comunidade (Brasileiros e turistas) sobre eventos de branqueamento no país.</w:t>
            </w:r>
          </w:p>
        </w:tc>
        <w:tc>
          <w:tcPr>
            <w:tcW w:w="1275" w:type="dxa"/>
            <w:tcBorders>
              <w:top w:val="single" w:sz="4" w:space="0" w:color="000000"/>
              <w:left w:val="single" w:sz="18" w:space="0" w:color="000000"/>
              <w:bottom w:val="single" w:sz="4" w:space="0" w:color="000000"/>
              <w:right w:val="single" w:sz="4" w:space="0" w:color="000000"/>
            </w:tcBorders>
            <w:hideMark/>
          </w:tcPr>
          <w:p w14:paraId="22DDE1DC"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352E7E21"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tcPr>
          <w:p w14:paraId="53A97D39"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2835C741"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4" w:space="0" w:color="000000"/>
            </w:tcBorders>
          </w:tcPr>
          <w:p w14:paraId="3229D065" w14:textId="77777777" w:rsidR="00FC5C22" w:rsidRPr="00763382" w:rsidRDefault="00FC5C22" w:rsidP="009E2B1B">
            <w:pPr>
              <w:jc w:val="both"/>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18" w:space="0" w:color="000000"/>
            </w:tcBorders>
          </w:tcPr>
          <w:p w14:paraId="092C8CFC" w14:textId="77777777" w:rsidR="00FC5C22" w:rsidRPr="00763382" w:rsidRDefault="00FC5C22" w:rsidP="009E2B1B">
            <w:pPr>
              <w:jc w:val="both"/>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8" w:space="0" w:color="000000"/>
              <w:right w:val="single" w:sz="18" w:space="0" w:color="000000"/>
            </w:tcBorders>
            <w:hideMark/>
          </w:tcPr>
          <w:p w14:paraId="0D294E4E"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Relatório técnico,</w:t>
            </w:r>
            <w:r>
              <w:rPr>
                <w:rFonts w:ascii="Arial" w:eastAsia="Times New Roman" w:hAnsi="Arial" w:cs="Arial"/>
                <w:color w:val="000000"/>
                <w:sz w:val="20"/>
                <w:szCs w:val="20"/>
              </w:rPr>
              <w:t xml:space="preserve"> mídias sociais, aplicativo (produto).</w:t>
            </w:r>
          </w:p>
          <w:p w14:paraId="04ADC701"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  </w:t>
            </w:r>
          </w:p>
        </w:tc>
      </w:tr>
      <w:tr w:rsidR="00FC5C22" w:rsidRPr="00763382" w14:paraId="2B646A6C" w14:textId="77777777" w:rsidTr="009E2B1B">
        <w:trPr>
          <w:trHeight w:val="240"/>
        </w:trPr>
        <w:tc>
          <w:tcPr>
            <w:tcW w:w="2585" w:type="dxa"/>
            <w:vMerge/>
            <w:tcBorders>
              <w:left w:val="single" w:sz="18" w:space="0" w:color="000000"/>
              <w:right w:val="single" w:sz="4" w:space="0" w:color="000000"/>
            </w:tcBorders>
            <w:vAlign w:val="center"/>
            <w:hideMark/>
          </w:tcPr>
          <w:p w14:paraId="4702CDF1"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tcPr>
          <w:p w14:paraId="51A38059"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7.3. Produzir vídeos e imagens do ambiente recifal para divulgar para o grande público. </w:t>
            </w:r>
          </w:p>
          <w:p w14:paraId="087FC275" w14:textId="77777777" w:rsidR="00FC5C22" w:rsidRPr="00763382" w:rsidRDefault="00FC5C22" w:rsidP="009E2B1B">
            <w:pPr>
              <w:jc w:val="both"/>
              <w:rPr>
                <w:rFonts w:ascii="Arial" w:eastAsia="Times New Roman" w:hAnsi="Arial" w:cs="Arial"/>
                <w:color w:val="000000"/>
                <w:sz w:val="20"/>
                <w:szCs w:val="20"/>
              </w:rPr>
            </w:pPr>
          </w:p>
        </w:tc>
        <w:tc>
          <w:tcPr>
            <w:tcW w:w="1275" w:type="dxa"/>
            <w:tcBorders>
              <w:top w:val="single" w:sz="4" w:space="0" w:color="000000"/>
              <w:left w:val="single" w:sz="18" w:space="0" w:color="000000"/>
              <w:bottom w:val="single" w:sz="4" w:space="0" w:color="000000"/>
              <w:right w:val="single" w:sz="4" w:space="0" w:color="000000"/>
            </w:tcBorders>
            <w:hideMark/>
          </w:tcPr>
          <w:p w14:paraId="2853BA1A"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2F1748BE"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2B4E7DF0"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7D421CA7"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4" w:space="0" w:color="000000"/>
            </w:tcBorders>
            <w:hideMark/>
          </w:tcPr>
          <w:p w14:paraId="6C5222E8"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18" w:space="0" w:color="000000"/>
            </w:tcBorders>
          </w:tcPr>
          <w:p w14:paraId="26122262" w14:textId="77777777" w:rsidR="00FC5C22" w:rsidRPr="00763382" w:rsidRDefault="00FC5C22" w:rsidP="009E2B1B">
            <w:pPr>
              <w:jc w:val="center"/>
              <w:rPr>
                <w:rFonts w:ascii="Arial" w:eastAsia="Times New Roman" w:hAnsi="Arial" w:cs="Arial"/>
                <w:color w:val="000000"/>
                <w:sz w:val="20"/>
                <w:szCs w:val="20"/>
              </w:rPr>
            </w:pPr>
          </w:p>
        </w:tc>
        <w:tc>
          <w:tcPr>
            <w:tcW w:w="2877" w:type="dxa"/>
            <w:tcBorders>
              <w:top w:val="single" w:sz="8" w:space="0" w:color="000000"/>
              <w:left w:val="single" w:sz="18" w:space="0" w:color="000000"/>
              <w:bottom w:val="single" w:sz="8" w:space="0" w:color="000000"/>
              <w:right w:val="single" w:sz="18" w:space="0" w:color="000000"/>
            </w:tcBorders>
            <w:hideMark/>
          </w:tcPr>
          <w:p w14:paraId="20BDC612"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 vídeos, relatório técnico</w:t>
            </w:r>
          </w:p>
        </w:tc>
      </w:tr>
      <w:tr w:rsidR="00FC5C22" w:rsidRPr="00763382" w14:paraId="6BE28150" w14:textId="77777777" w:rsidTr="009E2B1B">
        <w:trPr>
          <w:trHeight w:val="816"/>
        </w:trPr>
        <w:tc>
          <w:tcPr>
            <w:tcW w:w="2585" w:type="dxa"/>
            <w:vMerge/>
            <w:tcBorders>
              <w:left w:val="single" w:sz="18" w:space="0" w:color="000000"/>
              <w:right w:val="single" w:sz="4" w:space="0" w:color="000000"/>
            </w:tcBorders>
            <w:vAlign w:val="center"/>
            <w:hideMark/>
          </w:tcPr>
          <w:p w14:paraId="46536875"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hideMark/>
          </w:tcPr>
          <w:p w14:paraId="08DB2554"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7.4. Divulgar o Projeto com a distribuição de brindes e produtos relacionados aos temas do projeto.</w:t>
            </w:r>
          </w:p>
        </w:tc>
        <w:tc>
          <w:tcPr>
            <w:tcW w:w="1275" w:type="dxa"/>
            <w:tcBorders>
              <w:top w:val="single" w:sz="4" w:space="0" w:color="000000"/>
              <w:left w:val="single" w:sz="18" w:space="0" w:color="000000"/>
              <w:bottom w:val="single" w:sz="4" w:space="0" w:color="000000"/>
              <w:right w:val="single" w:sz="4" w:space="0" w:color="000000"/>
            </w:tcBorders>
            <w:hideMark/>
          </w:tcPr>
          <w:p w14:paraId="5A33AC4E"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0B660D4C"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6518D1BB"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0432EAD3"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4" w:space="0" w:color="000000"/>
            </w:tcBorders>
            <w:hideMark/>
          </w:tcPr>
          <w:p w14:paraId="306745BE"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18" w:space="0" w:color="000000"/>
            </w:tcBorders>
            <w:hideMark/>
          </w:tcPr>
          <w:p w14:paraId="04EB607F"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2877" w:type="dxa"/>
            <w:tcBorders>
              <w:top w:val="single" w:sz="8" w:space="0" w:color="000000"/>
              <w:left w:val="single" w:sz="18" w:space="0" w:color="000000"/>
              <w:bottom w:val="single" w:sz="8" w:space="0" w:color="000000"/>
              <w:right w:val="single" w:sz="18" w:space="0" w:color="000000"/>
            </w:tcBorders>
            <w:hideMark/>
          </w:tcPr>
          <w:p w14:paraId="54E18CC7"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relatório técnico, notas fiscais.</w:t>
            </w:r>
          </w:p>
        </w:tc>
      </w:tr>
      <w:tr w:rsidR="00FC5C22" w:rsidRPr="00763382" w14:paraId="3A215605" w14:textId="77777777" w:rsidTr="009E2B1B">
        <w:trPr>
          <w:trHeight w:val="240"/>
        </w:trPr>
        <w:tc>
          <w:tcPr>
            <w:tcW w:w="2585" w:type="dxa"/>
            <w:vMerge/>
            <w:tcBorders>
              <w:left w:val="single" w:sz="18" w:space="0" w:color="000000"/>
              <w:bottom w:val="single" w:sz="4" w:space="0" w:color="000000"/>
              <w:right w:val="single" w:sz="4" w:space="0" w:color="000000"/>
            </w:tcBorders>
            <w:vAlign w:val="center"/>
          </w:tcPr>
          <w:p w14:paraId="6B87BDCA"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tcPr>
          <w:p w14:paraId="5188E598" w14:textId="77777777" w:rsidR="00FC5C22" w:rsidRPr="00763382" w:rsidRDefault="00FC5C22" w:rsidP="009E2B1B">
            <w:pPr>
              <w:jc w:val="both"/>
              <w:rPr>
                <w:rFonts w:ascii="Arial" w:eastAsia="Times New Roman" w:hAnsi="Arial" w:cs="Arial"/>
                <w:color w:val="000000"/>
                <w:sz w:val="20"/>
                <w:szCs w:val="20"/>
              </w:rPr>
            </w:pPr>
            <w:r>
              <w:rPr>
                <w:rFonts w:ascii="Arial" w:eastAsia="Times New Roman" w:hAnsi="Arial" w:cs="Arial"/>
                <w:color w:val="000000"/>
                <w:sz w:val="20"/>
                <w:szCs w:val="20"/>
              </w:rPr>
              <w:t>7.5. Realizar o I Encontro Brasileiro de Resiliência e Refaunação de Recifes de Corais</w:t>
            </w:r>
          </w:p>
        </w:tc>
        <w:tc>
          <w:tcPr>
            <w:tcW w:w="1275" w:type="dxa"/>
            <w:tcBorders>
              <w:top w:val="single" w:sz="4" w:space="0" w:color="000000"/>
              <w:left w:val="single" w:sz="18" w:space="0" w:color="000000"/>
              <w:bottom w:val="single" w:sz="4" w:space="0" w:color="000000"/>
              <w:right w:val="single" w:sz="4" w:space="0" w:color="000000"/>
            </w:tcBorders>
          </w:tcPr>
          <w:p w14:paraId="0BDCD1C3" w14:textId="77777777" w:rsidR="00FC5C22" w:rsidRPr="00763382" w:rsidRDefault="00FC5C22" w:rsidP="009E2B1B">
            <w:pPr>
              <w:jc w:val="center"/>
              <w:rPr>
                <w:rFonts w:ascii="Arial" w:eastAsia="Trebuchet MS"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3167DBA4" w14:textId="77777777" w:rsidR="00FC5C22" w:rsidRPr="00763382" w:rsidRDefault="00FC5C22" w:rsidP="009E2B1B">
            <w:pPr>
              <w:jc w:val="center"/>
              <w:rPr>
                <w:rFonts w:ascii="Arial" w:eastAsia="Trebuchet MS"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7861E616" w14:textId="77777777" w:rsidR="00FC5C22" w:rsidRPr="00763382" w:rsidRDefault="00FC5C22" w:rsidP="009E2B1B">
            <w:pPr>
              <w:jc w:val="center"/>
              <w:rPr>
                <w:rFonts w:ascii="Arial" w:eastAsia="Trebuchet MS"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5EC4CD15" w14:textId="77777777" w:rsidR="00FC5C22" w:rsidRPr="00763382" w:rsidRDefault="00FC5C22" w:rsidP="009E2B1B">
            <w:pPr>
              <w:jc w:val="center"/>
              <w:rPr>
                <w:rFonts w:ascii="Arial" w:eastAsia="Trebuchet MS" w:hAnsi="Arial" w:cs="Arial"/>
                <w:color w:val="000000"/>
                <w:sz w:val="20"/>
                <w:szCs w:val="20"/>
              </w:rPr>
            </w:pPr>
            <w:r>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4" w:space="0" w:color="000000"/>
            </w:tcBorders>
          </w:tcPr>
          <w:p w14:paraId="3EFC7878" w14:textId="77777777" w:rsidR="00FC5C22" w:rsidRPr="00763382" w:rsidRDefault="00FC5C22" w:rsidP="009E2B1B">
            <w:pPr>
              <w:jc w:val="center"/>
              <w:rPr>
                <w:rFonts w:ascii="Arial" w:eastAsia="Trebuchet MS" w:hAnsi="Arial" w:cs="Arial"/>
                <w:color w:val="000000"/>
                <w:sz w:val="20"/>
                <w:szCs w:val="20"/>
              </w:rPr>
            </w:pPr>
          </w:p>
        </w:tc>
        <w:tc>
          <w:tcPr>
            <w:tcW w:w="1350" w:type="dxa"/>
            <w:tcBorders>
              <w:top w:val="single" w:sz="4" w:space="0" w:color="000000"/>
              <w:left w:val="single" w:sz="4" w:space="0" w:color="000000"/>
              <w:bottom w:val="single" w:sz="4" w:space="0" w:color="000000"/>
              <w:right w:val="single" w:sz="18" w:space="0" w:color="000000"/>
            </w:tcBorders>
          </w:tcPr>
          <w:p w14:paraId="76A66543" w14:textId="77777777" w:rsidR="00FC5C22" w:rsidRPr="00763382" w:rsidRDefault="00FC5C22" w:rsidP="009E2B1B">
            <w:pPr>
              <w:jc w:val="center"/>
              <w:rPr>
                <w:rFonts w:ascii="Arial" w:eastAsia="Trebuchet MS" w:hAnsi="Arial" w:cs="Arial"/>
                <w:color w:val="000000"/>
                <w:sz w:val="20"/>
                <w:szCs w:val="20"/>
              </w:rPr>
            </w:pPr>
          </w:p>
        </w:tc>
        <w:tc>
          <w:tcPr>
            <w:tcW w:w="2877" w:type="dxa"/>
            <w:tcBorders>
              <w:top w:val="single" w:sz="8" w:space="0" w:color="000000"/>
              <w:left w:val="single" w:sz="18" w:space="0" w:color="000000"/>
              <w:bottom w:val="single" w:sz="8" w:space="0" w:color="000000"/>
              <w:right w:val="single" w:sz="18" w:space="0" w:color="000000"/>
            </w:tcBorders>
          </w:tcPr>
          <w:p w14:paraId="6887BB17" w14:textId="77777777" w:rsidR="00FC5C22" w:rsidRPr="00763382" w:rsidRDefault="00FC5C22" w:rsidP="009E2B1B">
            <w:pPr>
              <w:jc w:val="both"/>
              <w:rPr>
                <w:rFonts w:ascii="Arial" w:eastAsia="Times New Roman" w:hAnsi="Arial" w:cs="Arial"/>
                <w:color w:val="000000"/>
                <w:sz w:val="20"/>
                <w:szCs w:val="20"/>
              </w:rPr>
            </w:pPr>
            <w:r>
              <w:rPr>
                <w:rFonts w:ascii="Arial" w:eastAsia="Times New Roman" w:hAnsi="Arial" w:cs="Arial"/>
                <w:color w:val="000000"/>
                <w:sz w:val="20"/>
                <w:szCs w:val="20"/>
              </w:rPr>
              <w:t>Relatório técnico, divulgação nas mídias sociais, registros fotográficos</w:t>
            </w:r>
          </w:p>
        </w:tc>
      </w:tr>
      <w:tr w:rsidR="00FC5C22" w:rsidRPr="00763382" w14:paraId="124559C6" w14:textId="77777777" w:rsidTr="009E2B1B">
        <w:trPr>
          <w:trHeight w:val="640"/>
        </w:trPr>
        <w:tc>
          <w:tcPr>
            <w:tcW w:w="2585" w:type="dxa"/>
            <w:vMerge w:val="restart"/>
            <w:tcBorders>
              <w:top w:val="single" w:sz="4" w:space="0" w:color="000000"/>
              <w:left w:val="single" w:sz="18" w:space="0" w:color="000000"/>
              <w:bottom w:val="single" w:sz="4" w:space="0" w:color="000000"/>
              <w:right w:val="single" w:sz="4" w:space="0" w:color="000000"/>
            </w:tcBorders>
          </w:tcPr>
          <w:p w14:paraId="2BEDD08A"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color w:val="000000"/>
                <w:sz w:val="20"/>
                <w:szCs w:val="20"/>
              </w:rPr>
              <w:t xml:space="preserve">8. Promover ações de conscientização sobre o lixo plástico marinho e das mudanças climáticas, contribuindo para a conscientização sobre o tema (Ação Poluição e Clima). </w:t>
            </w:r>
          </w:p>
          <w:p w14:paraId="5D6605FD" w14:textId="77777777" w:rsidR="00FC5C22" w:rsidRPr="00763382" w:rsidRDefault="00FC5C22" w:rsidP="009E2B1B">
            <w:pPr>
              <w:jc w:val="both"/>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tcPr>
          <w:p w14:paraId="2E009C2B"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color w:val="000000"/>
                <w:sz w:val="20"/>
                <w:szCs w:val="20"/>
              </w:rPr>
              <w:lastRenderedPageBreak/>
              <w:t>8.1. Realizar ação de coleta de lixo plástico submarino no Município de Armação dos Búzios;</w:t>
            </w:r>
          </w:p>
          <w:p w14:paraId="6873EE9E" w14:textId="77777777" w:rsidR="00FC5C22" w:rsidRPr="00763382" w:rsidRDefault="00FC5C22" w:rsidP="009E2B1B">
            <w:pPr>
              <w:jc w:val="both"/>
              <w:rPr>
                <w:rFonts w:ascii="Arial" w:eastAsia="Times New Roman" w:hAnsi="Arial" w:cs="Arial"/>
                <w:color w:val="000000"/>
                <w:sz w:val="20"/>
                <w:szCs w:val="20"/>
              </w:rPr>
            </w:pPr>
          </w:p>
        </w:tc>
        <w:tc>
          <w:tcPr>
            <w:tcW w:w="1275" w:type="dxa"/>
            <w:tcBorders>
              <w:top w:val="single" w:sz="4" w:space="0" w:color="000000"/>
              <w:left w:val="single" w:sz="18" w:space="0" w:color="000000"/>
              <w:bottom w:val="single" w:sz="4" w:space="0" w:color="000000"/>
              <w:right w:val="single" w:sz="4" w:space="0" w:color="000000"/>
            </w:tcBorders>
          </w:tcPr>
          <w:p w14:paraId="42960ACD" w14:textId="77777777" w:rsidR="00FC5C22" w:rsidRPr="00763382" w:rsidRDefault="00FC5C22" w:rsidP="009E2B1B">
            <w:pPr>
              <w:jc w:val="both"/>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1129276D"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hideMark/>
          </w:tcPr>
          <w:p w14:paraId="72DA48FA"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tcPr>
          <w:p w14:paraId="3B2E8A7E"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4" w:space="0" w:color="000000"/>
            </w:tcBorders>
          </w:tcPr>
          <w:p w14:paraId="0383DE5E"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4" w:space="0" w:color="000000"/>
              <w:right w:val="single" w:sz="18" w:space="0" w:color="000000"/>
            </w:tcBorders>
            <w:hideMark/>
          </w:tcPr>
          <w:p w14:paraId="74F66069"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2877" w:type="dxa"/>
            <w:tcBorders>
              <w:top w:val="single" w:sz="8" w:space="0" w:color="000000"/>
              <w:left w:val="single" w:sz="18" w:space="0" w:color="000000"/>
              <w:bottom w:val="single" w:sz="8" w:space="0" w:color="000000"/>
              <w:right w:val="single" w:sz="18" w:space="0" w:color="000000"/>
            </w:tcBorders>
            <w:hideMark/>
          </w:tcPr>
          <w:p w14:paraId="2ADD990D"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w:t>
            </w:r>
            <w:r>
              <w:rPr>
                <w:rFonts w:ascii="Arial" w:eastAsia="Times New Roman" w:hAnsi="Arial" w:cs="Arial"/>
                <w:color w:val="000000"/>
                <w:sz w:val="20"/>
                <w:szCs w:val="20"/>
              </w:rPr>
              <w:t>, divulgação em mídias sociais</w:t>
            </w:r>
            <w:r w:rsidRPr="00763382">
              <w:rPr>
                <w:rFonts w:ascii="Arial" w:eastAsia="Times New Roman" w:hAnsi="Arial" w:cs="Arial"/>
                <w:color w:val="000000"/>
                <w:sz w:val="20"/>
                <w:szCs w:val="20"/>
              </w:rPr>
              <w:t xml:space="preserve"> e relatório técnico.</w:t>
            </w:r>
          </w:p>
        </w:tc>
      </w:tr>
      <w:tr w:rsidR="00FC5C22" w:rsidRPr="00763382" w14:paraId="6FC953E8" w14:textId="77777777" w:rsidTr="009E2B1B">
        <w:trPr>
          <w:trHeight w:val="240"/>
        </w:trPr>
        <w:tc>
          <w:tcPr>
            <w:tcW w:w="2585" w:type="dxa"/>
            <w:vMerge/>
            <w:tcBorders>
              <w:top w:val="single" w:sz="4" w:space="0" w:color="000000"/>
              <w:left w:val="single" w:sz="18" w:space="0" w:color="000000"/>
              <w:bottom w:val="single" w:sz="4" w:space="0" w:color="000000"/>
              <w:right w:val="single" w:sz="4" w:space="0" w:color="000000"/>
            </w:tcBorders>
            <w:vAlign w:val="center"/>
            <w:hideMark/>
          </w:tcPr>
          <w:p w14:paraId="0991B070"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8" w:space="0" w:color="000000"/>
              <w:right w:val="single" w:sz="18" w:space="0" w:color="000000"/>
            </w:tcBorders>
          </w:tcPr>
          <w:p w14:paraId="352A724F"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color w:val="000000"/>
                <w:sz w:val="20"/>
                <w:szCs w:val="20"/>
              </w:rPr>
              <w:t xml:space="preserve">8.2. Sensibilizar a sociedade pelos meios previstos na ação Comunicação e Sensibilização, </w:t>
            </w:r>
            <w:r w:rsidRPr="00763382">
              <w:rPr>
                <w:rFonts w:ascii="Arial" w:eastAsia="Times New Roman" w:hAnsi="Arial" w:cs="Arial"/>
                <w:color w:val="000000"/>
                <w:sz w:val="20"/>
                <w:szCs w:val="20"/>
              </w:rPr>
              <w:lastRenderedPageBreak/>
              <w:t>para a temática do lixo marinho e mudanças climáticas.</w:t>
            </w:r>
          </w:p>
          <w:p w14:paraId="38700E53" w14:textId="77777777" w:rsidR="00FC5C22" w:rsidRPr="00763382" w:rsidRDefault="00FC5C22" w:rsidP="009E2B1B">
            <w:pPr>
              <w:jc w:val="both"/>
              <w:rPr>
                <w:rFonts w:ascii="Arial" w:eastAsia="Times New Roman" w:hAnsi="Arial" w:cs="Arial"/>
                <w:color w:val="000000"/>
                <w:sz w:val="20"/>
                <w:szCs w:val="20"/>
              </w:rPr>
            </w:pPr>
          </w:p>
        </w:tc>
        <w:tc>
          <w:tcPr>
            <w:tcW w:w="1275" w:type="dxa"/>
            <w:tcBorders>
              <w:top w:val="single" w:sz="4" w:space="0" w:color="000000"/>
              <w:left w:val="single" w:sz="18" w:space="0" w:color="000000"/>
              <w:bottom w:val="single" w:sz="4" w:space="0" w:color="000000"/>
              <w:right w:val="single" w:sz="4" w:space="0" w:color="000000"/>
            </w:tcBorders>
            <w:hideMark/>
          </w:tcPr>
          <w:p w14:paraId="3DE266E3"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lastRenderedPageBreak/>
              <w:t>X</w:t>
            </w:r>
          </w:p>
        </w:tc>
        <w:tc>
          <w:tcPr>
            <w:tcW w:w="1260" w:type="dxa"/>
            <w:tcBorders>
              <w:top w:val="single" w:sz="4" w:space="0" w:color="000000"/>
              <w:left w:val="single" w:sz="4" w:space="0" w:color="000000"/>
              <w:bottom w:val="single" w:sz="4" w:space="0" w:color="000000"/>
              <w:right w:val="single" w:sz="4" w:space="0" w:color="000000"/>
            </w:tcBorders>
            <w:hideMark/>
          </w:tcPr>
          <w:p w14:paraId="3191D90C"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43407F3F"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4" w:space="0" w:color="000000"/>
              <w:right w:val="single" w:sz="4" w:space="0" w:color="000000"/>
            </w:tcBorders>
            <w:hideMark/>
          </w:tcPr>
          <w:p w14:paraId="1C5E5E38"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4" w:space="0" w:color="000000"/>
            </w:tcBorders>
            <w:hideMark/>
          </w:tcPr>
          <w:p w14:paraId="6B514503"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4" w:space="0" w:color="000000"/>
              <w:right w:val="single" w:sz="18" w:space="0" w:color="000000"/>
            </w:tcBorders>
            <w:hideMark/>
          </w:tcPr>
          <w:p w14:paraId="27D1668C"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2877" w:type="dxa"/>
            <w:tcBorders>
              <w:top w:val="single" w:sz="8" w:space="0" w:color="000000"/>
              <w:left w:val="single" w:sz="18" w:space="0" w:color="000000"/>
              <w:bottom w:val="single" w:sz="8" w:space="0" w:color="000000"/>
              <w:right w:val="single" w:sz="18" w:space="0" w:color="000000"/>
            </w:tcBorders>
            <w:hideMark/>
          </w:tcPr>
          <w:p w14:paraId="2757D669"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e relatório técnico.</w:t>
            </w:r>
          </w:p>
        </w:tc>
      </w:tr>
      <w:tr w:rsidR="00FC5C22" w:rsidRPr="00763382" w14:paraId="62F54C02" w14:textId="77777777" w:rsidTr="009E2B1B">
        <w:trPr>
          <w:trHeight w:val="240"/>
        </w:trPr>
        <w:tc>
          <w:tcPr>
            <w:tcW w:w="2585" w:type="dxa"/>
            <w:vMerge/>
            <w:tcBorders>
              <w:top w:val="single" w:sz="4" w:space="0" w:color="000000"/>
              <w:left w:val="single" w:sz="18" w:space="0" w:color="000000"/>
              <w:bottom w:val="single" w:sz="4" w:space="0" w:color="000000"/>
              <w:right w:val="single" w:sz="4" w:space="0" w:color="000000"/>
            </w:tcBorders>
            <w:vAlign w:val="center"/>
            <w:hideMark/>
          </w:tcPr>
          <w:p w14:paraId="19A4DC5A" w14:textId="77777777" w:rsidR="00FC5C22" w:rsidRPr="00763382" w:rsidRDefault="00FC5C22" w:rsidP="009E2B1B">
            <w:pPr>
              <w:rPr>
                <w:rFonts w:ascii="Arial" w:eastAsia="Times New Roman" w:hAnsi="Arial" w:cs="Arial"/>
                <w:color w:val="000000"/>
                <w:sz w:val="20"/>
                <w:szCs w:val="20"/>
              </w:rPr>
            </w:pPr>
          </w:p>
        </w:tc>
        <w:tc>
          <w:tcPr>
            <w:tcW w:w="2977" w:type="dxa"/>
            <w:tcBorders>
              <w:top w:val="single" w:sz="8" w:space="0" w:color="000000"/>
              <w:left w:val="single" w:sz="18" w:space="0" w:color="000000"/>
              <w:bottom w:val="single" w:sz="18" w:space="0" w:color="000000"/>
              <w:right w:val="single" w:sz="18" w:space="0" w:color="000000"/>
            </w:tcBorders>
            <w:hideMark/>
          </w:tcPr>
          <w:p w14:paraId="64A61FEA" w14:textId="77777777" w:rsidR="00FC5C22" w:rsidRPr="00763382" w:rsidRDefault="00FC5C22" w:rsidP="009E2B1B">
            <w:pPr>
              <w:jc w:val="both"/>
              <w:rPr>
                <w:rFonts w:ascii="Arial" w:eastAsia="Times New Roman" w:hAnsi="Arial" w:cs="Arial"/>
                <w:sz w:val="20"/>
                <w:szCs w:val="20"/>
              </w:rPr>
            </w:pPr>
            <w:r w:rsidRPr="00763382">
              <w:rPr>
                <w:rFonts w:ascii="Arial" w:eastAsia="Times New Roman" w:hAnsi="Arial" w:cs="Arial"/>
                <w:color w:val="000000"/>
                <w:sz w:val="20"/>
                <w:szCs w:val="20"/>
              </w:rPr>
              <w:t>8.3. Realizar ação de sensibilização junto aos turistas que visitam o Município do Prado para a temática lixo marinho e mudanças climáticas.</w:t>
            </w:r>
          </w:p>
        </w:tc>
        <w:tc>
          <w:tcPr>
            <w:tcW w:w="1275" w:type="dxa"/>
            <w:tcBorders>
              <w:top w:val="single" w:sz="4" w:space="0" w:color="000000"/>
              <w:left w:val="single" w:sz="18" w:space="0" w:color="000000"/>
              <w:bottom w:val="single" w:sz="18" w:space="0" w:color="000000"/>
              <w:right w:val="single" w:sz="4" w:space="0" w:color="000000"/>
            </w:tcBorders>
          </w:tcPr>
          <w:p w14:paraId="54234F30"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18" w:space="0" w:color="000000"/>
              <w:right w:val="single" w:sz="4" w:space="0" w:color="000000"/>
            </w:tcBorders>
          </w:tcPr>
          <w:p w14:paraId="69A1D5F4" w14:textId="77777777" w:rsidR="00FC5C22" w:rsidRPr="00763382" w:rsidRDefault="00FC5C22" w:rsidP="009E2B1B">
            <w:pPr>
              <w:jc w:val="center"/>
              <w:rPr>
                <w:rFonts w:ascii="Arial" w:eastAsia="Times New Roman" w:hAnsi="Arial" w:cs="Arial"/>
                <w:color w:val="000000"/>
                <w:sz w:val="20"/>
                <w:szCs w:val="20"/>
              </w:rPr>
            </w:pPr>
          </w:p>
        </w:tc>
        <w:tc>
          <w:tcPr>
            <w:tcW w:w="1260" w:type="dxa"/>
            <w:tcBorders>
              <w:top w:val="single" w:sz="4" w:space="0" w:color="000000"/>
              <w:left w:val="single" w:sz="4" w:space="0" w:color="000000"/>
              <w:bottom w:val="single" w:sz="18" w:space="0" w:color="000000"/>
              <w:right w:val="single" w:sz="4" w:space="0" w:color="000000"/>
            </w:tcBorders>
            <w:hideMark/>
          </w:tcPr>
          <w:p w14:paraId="0099D29A"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260" w:type="dxa"/>
            <w:tcBorders>
              <w:top w:val="single" w:sz="4" w:space="0" w:color="000000"/>
              <w:left w:val="single" w:sz="4" w:space="0" w:color="000000"/>
              <w:bottom w:val="single" w:sz="18" w:space="0" w:color="000000"/>
              <w:right w:val="single" w:sz="4" w:space="0" w:color="000000"/>
            </w:tcBorders>
            <w:hideMark/>
          </w:tcPr>
          <w:p w14:paraId="28311312"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1350" w:type="dxa"/>
            <w:tcBorders>
              <w:top w:val="single" w:sz="4" w:space="0" w:color="000000"/>
              <w:left w:val="single" w:sz="4" w:space="0" w:color="000000"/>
              <w:bottom w:val="single" w:sz="18" w:space="0" w:color="000000"/>
              <w:right w:val="single" w:sz="4" w:space="0" w:color="000000"/>
            </w:tcBorders>
          </w:tcPr>
          <w:p w14:paraId="7DB56B0F" w14:textId="77777777" w:rsidR="00FC5C22" w:rsidRPr="00763382" w:rsidRDefault="00FC5C22" w:rsidP="009E2B1B">
            <w:pPr>
              <w:jc w:val="center"/>
              <w:rPr>
                <w:rFonts w:ascii="Arial" w:eastAsia="Times New Roman" w:hAnsi="Arial" w:cs="Arial"/>
                <w:color w:val="000000"/>
                <w:sz w:val="20"/>
                <w:szCs w:val="20"/>
              </w:rPr>
            </w:pPr>
          </w:p>
        </w:tc>
        <w:tc>
          <w:tcPr>
            <w:tcW w:w="1350" w:type="dxa"/>
            <w:tcBorders>
              <w:top w:val="single" w:sz="4" w:space="0" w:color="000000"/>
              <w:left w:val="single" w:sz="4" w:space="0" w:color="000000"/>
              <w:bottom w:val="single" w:sz="18" w:space="0" w:color="000000"/>
              <w:right w:val="single" w:sz="18" w:space="0" w:color="000000"/>
            </w:tcBorders>
            <w:hideMark/>
          </w:tcPr>
          <w:p w14:paraId="33D91BC5" w14:textId="77777777" w:rsidR="00FC5C22" w:rsidRPr="00763382" w:rsidRDefault="00FC5C22" w:rsidP="009E2B1B">
            <w:pPr>
              <w:jc w:val="center"/>
              <w:rPr>
                <w:rFonts w:ascii="Arial" w:eastAsia="Times New Roman" w:hAnsi="Arial" w:cs="Arial"/>
                <w:color w:val="000000"/>
                <w:sz w:val="20"/>
                <w:szCs w:val="20"/>
              </w:rPr>
            </w:pPr>
            <w:r w:rsidRPr="00763382">
              <w:rPr>
                <w:rFonts w:ascii="Arial" w:eastAsia="Trebuchet MS" w:hAnsi="Arial" w:cs="Arial"/>
                <w:color w:val="000000"/>
                <w:sz w:val="20"/>
                <w:szCs w:val="20"/>
              </w:rPr>
              <w:t>X</w:t>
            </w:r>
          </w:p>
        </w:tc>
        <w:tc>
          <w:tcPr>
            <w:tcW w:w="2877" w:type="dxa"/>
            <w:tcBorders>
              <w:top w:val="single" w:sz="8" w:space="0" w:color="000000"/>
              <w:left w:val="single" w:sz="18" w:space="0" w:color="000000"/>
              <w:bottom w:val="single" w:sz="18" w:space="0" w:color="000000"/>
              <w:right w:val="single" w:sz="18" w:space="0" w:color="000000"/>
            </w:tcBorders>
            <w:hideMark/>
          </w:tcPr>
          <w:p w14:paraId="2B0B136F" w14:textId="77777777" w:rsidR="00FC5C22" w:rsidRPr="00763382" w:rsidRDefault="00FC5C22" w:rsidP="009E2B1B">
            <w:pPr>
              <w:jc w:val="both"/>
              <w:rPr>
                <w:rFonts w:ascii="Arial" w:eastAsia="Times New Roman" w:hAnsi="Arial" w:cs="Arial"/>
                <w:color w:val="000000"/>
                <w:sz w:val="20"/>
                <w:szCs w:val="20"/>
              </w:rPr>
            </w:pPr>
            <w:r w:rsidRPr="00763382">
              <w:rPr>
                <w:rFonts w:ascii="Arial" w:eastAsia="Times New Roman" w:hAnsi="Arial" w:cs="Arial"/>
                <w:color w:val="000000"/>
                <w:sz w:val="20"/>
                <w:szCs w:val="20"/>
              </w:rPr>
              <w:t>Registros fotográficos, vídeos e relatório de atividades.</w:t>
            </w:r>
          </w:p>
        </w:tc>
      </w:tr>
    </w:tbl>
    <w:p w14:paraId="7771DBE3" w14:textId="77777777" w:rsidR="00FC5C22" w:rsidRPr="00763382" w:rsidRDefault="00FC5C22" w:rsidP="00FC5C22">
      <w:pPr>
        <w:widowControl w:val="0"/>
        <w:pBdr>
          <w:top w:val="nil"/>
          <w:left w:val="nil"/>
          <w:bottom w:val="nil"/>
          <w:right w:val="nil"/>
          <w:between w:val="nil"/>
        </w:pBdr>
        <w:spacing w:line="360" w:lineRule="auto"/>
        <w:jc w:val="both"/>
        <w:rPr>
          <w:rFonts w:ascii="Arial" w:eastAsia="Times New Roman" w:hAnsi="Arial" w:cs="Arial"/>
          <w:sz w:val="20"/>
          <w:szCs w:val="20"/>
        </w:rPr>
      </w:pPr>
    </w:p>
    <w:p w14:paraId="660D9AA2" w14:textId="77777777" w:rsidR="00FC5C22" w:rsidRPr="00763382" w:rsidRDefault="00FC5C22" w:rsidP="00FC5C22">
      <w:pPr>
        <w:widowControl w:val="0"/>
        <w:pBdr>
          <w:top w:val="nil"/>
          <w:left w:val="nil"/>
          <w:bottom w:val="nil"/>
          <w:right w:val="nil"/>
          <w:between w:val="nil"/>
        </w:pBdr>
        <w:spacing w:line="360" w:lineRule="auto"/>
        <w:jc w:val="both"/>
        <w:rPr>
          <w:rFonts w:ascii="Arial" w:eastAsia="Times New Roman" w:hAnsi="Arial" w:cs="Arial"/>
          <w:sz w:val="20"/>
          <w:szCs w:val="20"/>
        </w:rPr>
      </w:pPr>
    </w:p>
    <w:p w14:paraId="32F22CC4" w14:textId="77777777" w:rsidR="00FC5C22" w:rsidRPr="00763382" w:rsidRDefault="00FC5C22" w:rsidP="00FC5C22">
      <w:pPr>
        <w:widowControl w:val="0"/>
        <w:pBdr>
          <w:top w:val="nil"/>
          <w:left w:val="nil"/>
          <w:bottom w:val="nil"/>
          <w:right w:val="nil"/>
          <w:between w:val="nil"/>
        </w:pBdr>
        <w:spacing w:line="360" w:lineRule="auto"/>
        <w:jc w:val="both"/>
        <w:rPr>
          <w:rFonts w:ascii="Arial" w:eastAsia="Times New Roman" w:hAnsi="Arial" w:cs="Arial"/>
          <w:sz w:val="20"/>
          <w:szCs w:val="20"/>
        </w:rPr>
        <w:sectPr w:rsidR="00FC5C22" w:rsidRPr="00763382" w:rsidSect="00B76581">
          <w:pgSz w:w="16834" w:h="11901" w:orient="landscape"/>
          <w:pgMar w:top="1134" w:right="1418" w:bottom="1701" w:left="1701" w:header="709" w:footer="794" w:gutter="0"/>
          <w:cols w:space="720"/>
        </w:sectPr>
      </w:pPr>
    </w:p>
    <w:p w14:paraId="0FAC34F8" w14:textId="77777777" w:rsidR="00FC5C22" w:rsidRPr="00763382" w:rsidRDefault="00FC5C22" w:rsidP="00FC5C22">
      <w:pPr>
        <w:spacing w:line="360" w:lineRule="auto"/>
        <w:jc w:val="both"/>
        <w:rPr>
          <w:rFonts w:ascii="Arial" w:eastAsia="Times New Roman" w:hAnsi="Arial" w:cs="Arial"/>
          <w:b/>
          <w:sz w:val="20"/>
          <w:szCs w:val="20"/>
        </w:rPr>
      </w:pPr>
    </w:p>
    <w:p w14:paraId="5C78D8CC" w14:textId="77777777" w:rsidR="00FC5C22" w:rsidRPr="00763382" w:rsidRDefault="00FC5C22" w:rsidP="00FC5C22">
      <w:pPr>
        <w:spacing w:line="360" w:lineRule="auto"/>
        <w:jc w:val="both"/>
        <w:rPr>
          <w:rFonts w:ascii="Arial" w:eastAsia="Times New Roman" w:hAnsi="Arial" w:cs="Arial"/>
          <w:sz w:val="20"/>
          <w:szCs w:val="20"/>
        </w:rPr>
      </w:pPr>
      <w:commentRangeStart w:id="10"/>
      <w:r w:rsidRPr="00763382">
        <w:rPr>
          <w:rFonts w:ascii="Arial" w:eastAsia="Times New Roman" w:hAnsi="Arial" w:cs="Arial"/>
          <w:b/>
          <w:sz w:val="20"/>
          <w:szCs w:val="20"/>
        </w:rPr>
        <w:t>Seção 5 – METODOLOGIA</w:t>
      </w:r>
      <w:commentRangeEnd w:id="10"/>
      <w:r w:rsidRPr="00763382">
        <w:rPr>
          <w:rFonts w:ascii="Arial" w:hAnsi="Arial" w:cs="Arial"/>
          <w:sz w:val="20"/>
          <w:szCs w:val="20"/>
        </w:rPr>
        <w:commentReference w:id="10"/>
      </w:r>
    </w:p>
    <w:p w14:paraId="2321E79F" w14:textId="77777777" w:rsidR="00FC5C22" w:rsidRPr="00763382" w:rsidRDefault="00FC5C22" w:rsidP="00FC5C22">
      <w:pPr>
        <w:spacing w:line="360" w:lineRule="auto"/>
        <w:jc w:val="both"/>
        <w:rPr>
          <w:rFonts w:ascii="Arial" w:eastAsia="Times New Roman" w:hAnsi="Arial" w:cs="Arial"/>
          <w:color w:val="000000"/>
          <w:sz w:val="20"/>
          <w:szCs w:val="20"/>
        </w:rPr>
      </w:pPr>
    </w:p>
    <w:p w14:paraId="66BF8C9C" w14:textId="77777777" w:rsidR="00FC5C22" w:rsidRPr="00763382" w:rsidRDefault="00FC5C22" w:rsidP="00FC5C22">
      <w:pPr>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A metodologia será descrita de acordo com os objetivos específicos propostos na seção 4. Serão relatados as referências teóricas de cada metodologia e seus respectivos métodos de trabalho.</w:t>
      </w:r>
    </w:p>
    <w:p w14:paraId="5D82324F" w14:textId="77777777" w:rsidR="00FC5C22" w:rsidRPr="00763382" w:rsidRDefault="00FC5C22" w:rsidP="00FC5C22">
      <w:pPr>
        <w:spacing w:line="360" w:lineRule="auto"/>
        <w:jc w:val="both"/>
        <w:rPr>
          <w:rFonts w:ascii="Arial" w:eastAsia="Times New Roman" w:hAnsi="Arial" w:cs="Arial"/>
          <w:color w:val="000000"/>
          <w:sz w:val="20"/>
          <w:szCs w:val="20"/>
        </w:rPr>
      </w:pPr>
    </w:p>
    <w:p w14:paraId="66D0E148" w14:textId="77777777" w:rsidR="00FC5C22" w:rsidRPr="00FF03DD" w:rsidRDefault="00FC5C22" w:rsidP="00FC5C22">
      <w:pPr>
        <w:pBdr>
          <w:top w:val="nil"/>
          <w:left w:val="nil"/>
          <w:bottom w:val="nil"/>
          <w:right w:val="nil"/>
          <w:between w:val="nil"/>
        </w:pBdr>
        <w:spacing w:line="360" w:lineRule="auto"/>
        <w:jc w:val="both"/>
        <w:rPr>
          <w:rFonts w:ascii="Arial" w:eastAsia="Times New Roman" w:hAnsi="Arial" w:cs="Arial"/>
          <w:b/>
          <w:color w:val="000000"/>
          <w:sz w:val="20"/>
          <w:szCs w:val="20"/>
        </w:rPr>
      </w:pPr>
      <w:r w:rsidRPr="007D15C5">
        <w:rPr>
          <w:rFonts w:ascii="Arial" w:eastAsia="Times New Roman" w:hAnsi="Arial" w:cs="Arial"/>
          <w:b/>
          <w:color w:val="000000"/>
          <w:sz w:val="20"/>
          <w:szCs w:val="20"/>
        </w:rPr>
        <w:t>Objetivo 1: Fazendas</w:t>
      </w:r>
      <w:r w:rsidRPr="00763382">
        <w:rPr>
          <w:rFonts w:ascii="Arial" w:eastAsia="Times New Roman" w:hAnsi="Arial" w:cs="Arial"/>
          <w:b/>
          <w:color w:val="000000"/>
          <w:sz w:val="20"/>
          <w:szCs w:val="20"/>
        </w:rPr>
        <w:t xml:space="preserve"> de Cultivo</w:t>
      </w:r>
      <w:r w:rsidRPr="00763382">
        <w:rPr>
          <w:rFonts w:ascii="Arial" w:eastAsia="Times New Roman" w:hAnsi="Arial" w:cs="Arial"/>
          <w:color w:val="000000"/>
          <w:sz w:val="20"/>
          <w:szCs w:val="20"/>
        </w:rPr>
        <w:t xml:space="preserve"> </w:t>
      </w:r>
      <w:r w:rsidRPr="00763382">
        <w:rPr>
          <w:rFonts w:ascii="Arial" w:eastAsia="Times New Roman" w:hAnsi="Arial" w:cs="Arial"/>
          <w:b/>
          <w:color w:val="000000"/>
          <w:sz w:val="20"/>
          <w:szCs w:val="20"/>
        </w:rPr>
        <w:t>de Corais e Desenvolvimento de Probióticos Marinhos</w:t>
      </w:r>
      <w:r>
        <w:rPr>
          <w:rFonts w:ascii="Arial" w:eastAsia="Times New Roman" w:hAnsi="Arial" w:cs="Arial"/>
          <w:b/>
          <w:color w:val="000000"/>
          <w:sz w:val="20"/>
          <w:szCs w:val="20"/>
        </w:rPr>
        <w:t xml:space="preserve"> (Responsáveis: Profa. Raquel Peixoto e Dr. Gustavo Duarte)</w:t>
      </w:r>
    </w:p>
    <w:p w14:paraId="765F662A" w14:textId="77777777" w:rsidR="00FC5C22" w:rsidRPr="00763382" w:rsidRDefault="00FC5C22" w:rsidP="00FC5C22">
      <w:pPr>
        <w:widowControl w:val="0"/>
        <w:spacing w:line="360" w:lineRule="auto"/>
        <w:ind w:firstLine="720"/>
        <w:jc w:val="both"/>
        <w:rPr>
          <w:rFonts w:ascii="Arial" w:eastAsia="Times New Roman" w:hAnsi="Arial" w:cs="Arial"/>
          <w:sz w:val="20"/>
          <w:szCs w:val="20"/>
        </w:rPr>
      </w:pPr>
      <w:r w:rsidRPr="00FF03DD">
        <w:rPr>
          <w:rFonts w:ascii="Arial" w:eastAsia="Times New Roman" w:hAnsi="Arial" w:cs="Arial"/>
          <w:sz w:val="20"/>
          <w:szCs w:val="20"/>
        </w:rPr>
        <w:t>A principal ação do projeto será iniciar uma fazenda de cultivo de corais comunitária nos Municípios de Armação dos Búzios (RJ) e Prado (BA). Não há ainda referencial metodológico</w:t>
      </w:r>
      <w:r>
        <w:rPr>
          <w:rFonts w:ascii="Arial" w:eastAsia="Times New Roman" w:hAnsi="Arial" w:cs="Arial"/>
          <w:sz w:val="20"/>
          <w:szCs w:val="20"/>
        </w:rPr>
        <w:t xml:space="preserve"> publicado</w:t>
      </w:r>
      <w:r w:rsidRPr="00FF03DD">
        <w:rPr>
          <w:rFonts w:ascii="Arial" w:eastAsia="Times New Roman" w:hAnsi="Arial" w:cs="Arial"/>
          <w:sz w:val="20"/>
          <w:szCs w:val="20"/>
        </w:rPr>
        <w:t xml:space="preserve"> no Brasil para este tipo de iniciativa, portanto o Projeto pretende desenvolver as tecnologias necessárias para o cultivo de corais </w:t>
      </w:r>
      <w:r w:rsidRPr="00FF03DD">
        <w:rPr>
          <w:rFonts w:ascii="Arial" w:eastAsia="Times New Roman" w:hAnsi="Arial" w:cs="Arial"/>
          <w:i/>
          <w:sz w:val="20"/>
          <w:szCs w:val="20"/>
        </w:rPr>
        <w:t>in situ</w:t>
      </w:r>
      <w:r>
        <w:rPr>
          <w:rFonts w:ascii="Arial" w:eastAsia="Times New Roman" w:hAnsi="Arial" w:cs="Arial"/>
          <w:sz w:val="20"/>
          <w:szCs w:val="20"/>
        </w:rPr>
        <w:t>, além de contar com a experiência do Dr. Gustavo Duarte que idealizou e participou de ações de implementações de fazendas de corais em ações de outros projetos</w:t>
      </w:r>
      <w:r w:rsidRPr="00FF03DD">
        <w:rPr>
          <w:rFonts w:ascii="Arial" w:eastAsia="Times New Roman" w:hAnsi="Arial" w:cs="Arial"/>
          <w:sz w:val="20"/>
          <w:szCs w:val="20"/>
        </w:rPr>
        <w:t>. Para tal, será necessário mapear as áreas pretendidas para a instalação da fazenda, na região costeira dos municípios atendidos, para que seja definida a melhor metodologia de impl</w:t>
      </w:r>
      <w:r w:rsidRPr="00763382">
        <w:rPr>
          <w:rFonts w:ascii="Arial" w:eastAsia="Times New Roman" w:hAnsi="Arial" w:cs="Arial"/>
          <w:sz w:val="20"/>
          <w:szCs w:val="20"/>
        </w:rPr>
        <w:t>eme</w:t>
      </w:r>
      <w:r w:rsidRPr="00FF03DD">
        <w:rPr>
          <w:rFonts w:ascii="Arial" w:eastAsia="Times New Roman" w:hAnsi="Arial" w:cs="Arial"/>
          <w:sz w:val="20"/>
          <w:szCs w:val="20"/>
        </w:rPr>
        <w:t xml:space="preserve">ntação. Atualmente no mundo, são usadas diferentes abordagens de cultivo, dependendo da espécie de coral cultivada ou características oceanográficas da área. Em regiões com maior hidrodinamismo, as estruturas para sustentação dos corais precisam ser mais rígidas e resistentes </w:t>
      </w:r>
      <w:r w:rsidRPr="00763382">
        <w:rPr>
          <w:rFonts w:ascii="Arial" w:eastAsia="Times New Roman" w:hAnsi="Arial" w:cs="Arial"/>
          <w:sz w:val="20"/>
          <w:szCs w:val="20"/>
        </w:rPr>
        <w:t>à</w:t>
      </w:r>
      <w:r w:rsidRPr="00FF03DD">
        <w:rPr>
          <w:rFonts w:ascii="Arial" w:eastAsia="Times New Roman" w:hAnsi="Arial" w:cs="Arial"/>
          <w:sz w:val="20"/>
          <w:szCs w:val="20"/>
        </w:rPr>
        <w:t xml:space="preserve"> ação de correntes e ondas. Em áreas mais calmas, algumas iniciativas vem fragmentando os corais e os mantendo suspensos por fios de nylon, o que incrementa sua taxa de crescimento e</w:t>
      </w:r>
      <w:r w:rsidRPr="00763382">
        <w:rPr>
          <w:rFonts w:ascii="Arial" w:eastAsia="Times New Roman" w:hAnsi="Arial" w:cs="Arial"/>
          <w:sz w:val="20"/>
          <w:szCs w:val="20"/>
        </w:rPr>
        <w:t>,</w:t>
      </w:r>
      <w:r w:rsidRPr="00FF03DD">
        <w:rPr>
          <w:rFonts w:ascii="Arial" w:eastAsia="Times New Roman" w:hAnsi="Arial" w:cs="Arial"/>
          <w:sz w:val="20"/>
          <w:szCs w:val="20"/>
        </w:rPr>
        <w:t xml:space="preserve"> consequentemente</w:t>
      </w:r>
      <w:r w:rsidRPr="00763382">
        <w:rPr>
          <w:rFonts w:ascii="Arial" w:eastAsia="Times New Roman" w:hAnsi="Arial" w:cs="Arial"/>
          <w:sz w:val="20"/>
          <w:szCs w:val="20"/>
        </w:rPr>
        <w:t>,</w:t>
      </w:r>
      <w:r w:rsidRPr="00FF03DD">
        <w:rPr>
          <w:rFonts w:ascii="Arial" w:eastAsia="Times New Roman" w:hAnsi="Arial" w:cs="Arial"/>
          <w:sz w:val="20"/>
          <w:szCs w:val="20"/>
        </w:rPr>
        <w:t xml:space="preserve"> a eficiência do cultivo. </w:t>
      </w:r>
    </w:p>
    <w:p w14:paraId="44DF3F63" w14:textId="77777777" w:rsidR="00FC5C22" w:rsidRDefault="00FC5C22" w:rsidP="00FC5C22">
      <w:pPr>
        <w:widowControl w:val="0"/>
        <w:spacing w:line="360" w:lineRule="auto"/>
        <w:ind w:firstLine="720"/>
        <w:jc w:val="both"/>
        <w:rPr>
          <w:rFonts w:ascii="Arial" w:eastAsia="Times New Roman" w:hAnsi="Arial" w:cs="Arial"/>
          <w:sz w:val="20"/>
          <w:szCs w:val="20"/>
        </w:rPr>
      </w:pPr>
      <w:r w:rsidRPr="00FF03DD">
        <w:rPr>
          <w:rFonts w:ascii="Arial" w:eastAsia="Times New Roman" w:hAnsi="Arial" w:cs="Arial"/>
          <w:sz w:val="20"/>
          <w:szCs w:val="20"/>
        </w:rPr>
        <w:t>Nas fazendas de corais</w:t>
      </w:r>
      <w:r>
        <w:rPr>
          <w:rFonts w:ascii="Arial" w:eastAsia="Times New Roman" w:hAnsi="Arial" w:cs="Arial"/>
          <w:sz w:val="20"/>
          <w:szCs w:val="20"/>
        </w:rPr>
        <w:t>,</w:t>
      </w:r>
      <w:r w:rsidRPr="00FF03DD">
        <w:rPr>
          <w:rFonts w:ascii="Arial" w:eastAsia="Times New Roman" w:hAnsi="Arial" w:cs="Arial"/>
          <w:sz w:val="20"/>
          <w:szCs w:val="20"/>
        </w:rPr>
        <w:t xml:space="preserve"> serão desenvolvidas biotecnologias inéditas para </w:t>
      </w:r>
      <w:r>
        <w:rPr>
          <w:rFonts w:ascii="Arial" w:eastAsia="Times New Roman" w:hAnsi="Arial" w:cs="Arial"/>
          <w:sz w:val="20"/>
          <w:szCs w:val="20"/>
        </w:rPr>
        <w:t xml:space="preserve">auxiliar na </w:t>
      </w:r>
      <w:r w:rsidRPr="00FF03DD">
        <w:rPr>
          <w:rFonts w:ascii="Arial" w:eastAsia="Times New Roman" w:hAnsi="Arial" w:cs="Arial"/>
          <w:sz w:val="20"/>
          <w:szCs w:val="20"/>
        </w:rPr>
        <w:t>promo</w:t>
      </w:r>
      <w:r>
        <w:rPr>
          <w:rFonts w:ascii="Arial" w:eastAsia="Times New Roman" w:hAnsi="Arial" w:cs="Arial"/>
          <w:sz w:val="20"/>
          <w:szCs w:val="20"/>
        </w:rPr>
        <w:t>ção d</w:t>
      </w:r>
      <w:r w:rsidRPr="00FF03DD">
        <w:rPr>
          <w:rFonts w:ascii="Arial" w:eastAsia="Times New Roman" w:hAnsi="Arial" w:cs="Arial"/>
          <w:sz w:val="20"/>
          <w:szCs w:val="20"/>
        </w:rPr>
        <w:t xml:space="preserve">o crescimento e </w:t>
      </w:r>
      <w:r>
        <w:rPr>
          <w:rFonts w:ascii="Arial" w:eastAsia="Times New Roman" w:hAnsi="Arial" w:cs="Arial"/>
          <w:sz w:val="20"/>
          <w:szCs w:val="20"/>
        </w:rPr>
        <w:t>no aumento</w:t>
      </w:r>
      <w:r w:rsidRPr="00FF03DD">
        <w:rPr>
          <w:rFonts w:ascii="Arial" w:eastAsia="Times New Roman" w:hAnsi="Arial" w:cs="Arial"/>
          <w:sz w:val="20"/>
          <w:szCs w:val="20"/>
        </w:rPr>
        <w:t xml:space="preserve"> </w:t>
      </w:r>
      <w:r>
        <w:rPr>
          <w:rFonts w:ascii="Arial" w:eastAsia="Times New Roman" w:hAnsi="Arial" w:cs="Arial"/>
          <w:sz w:val="20"/>
          <w:szCs w:val="20"/>
        </w:rPr>
        <w:t>d</w:t>
      </w:r>
      <w:r w:rsidRPr="00FF03DD">
        <w:rPr>
          <w:rFonts w:ascii="Arial" w:eastAsia="Times New Roman" w:hAnsi="Arial" w:cs="Arial"/>
          <w:sz w:val="20"/>
          <w:szCs w:val="20"/>
        </w:rPr>
        <w:t xml:space="preserve">a resistência dos corais cultivados à acidificação e aumento de temperatura dos oceanos. O nosso grupo </w:t>
      </w:r>
      <w:r>
        <w:rPr>
          <w:rFonts w:ascii="Arial" w:eastAsia="Times New Roman" w:hAnsi="Arial" w:cs="Arial"/>
          <w:sz w:val="20"/>
          <w:szCs w:val="20"/>
        </w:rPr>
        <w:t>vem obtendo</w:t>
      </w:r>
      <w:r w:rsidRPr="00FF03DD">
        <w:rPr>
          <w:rFonts w:ascii="Arial" w:eastAsia="Times New Roman" w:hAnsi="Arial" w:cs="Arial"/>
          <w:sz w:val="20"/>
          <w:szCs w:val="20"/>
        </w:rPr>
        <w:t xml:space="preserve"> resultados muito promissores com probióticos promotores de crescimento e de incremento de resistência de corais a mudanças climáticas, como pode ser visto em </w:t>
      </w:r>
      <w:r w:rsidRPr="00763382">
        <w:rPr>
          <w:rFonts w:ascii="Arial" w:eastAsia="Times New Roman" w:hAnsi="Arial" w:cs="Arial"/>
          <w:sz w:val="20"/>
          <w:szCs w:val="20"/>
        </w:rPr>
        <w:t>Peixoto e colaboradores</w:t>
      </w:r>
      <w:r w:rsidRPr="00FF03DD">
        <w:rPr>
          <w:rFonts w:ascii="Arial" w:eastAsia="Times New Roman" w:hAnsi="Arial" w:cs="Arial"/>
          <w:i/>
          <w:sz w:val="20"/>
          <w:szCs w:val="20"/>
        </w:rPr>
        <w:t xml:space="preserve"> </w:t>
      </w:r>
      <w:r w:rsidRPr="00763382">
        <w:rPr>
          <w:rFonts w:ascii="Arial" w:eastAsia="Times New Roman" w:hAnsi="Arial" w:cs="Arial"/>
          <w:sz w:val="20"/>
          <w:szCs w:val="20"/>
        </w:rPr>
        <w:t xml:space="preserve">(2017) e </w:t>
      </w:r>
      <w:r w:rsidRPr="00FF03DD">
        <w:rPr>
          <w:rFonts w:ascii="Arial" w:eastAsia="Times New Roman" w:hAnsi="Arial" w:cs="Arial"/>
          <w:sz w:val="20"/>
          <w:szCs w:val="20"/>
          <w:highlight w:val="yellow"/>
        </w:rPr>
        <w:t xml:space="preserve">Rosado </w:t>
      </w:r>
      <w:r w:rsidRPr="00763382">
        <w:rPr>
          <w:rFonts w:ascii="Arial" w:eastAsia="Times New Roman" w:hAnsi="Arial" w:cs="Arial"/>
          <w:sz w:val="20"/>
          <w:szCs w:val="20"/>
          <w:highlight w:val="yellow"/>
        </w:rPr>
        <w:t>e colaboradores</w:t>
      </w:r>
      <w:r w:rsidRPr="00FF03DD">
        <w:rPr>
          <w:rFonts w:ascii="Arial" w:eastAsia="Times New Roman" w:hAnsi="Arial" w:cs="Arial"/>
          <w:sz w:val="20"/>
          <w:szCs w:val="20"/>
          <w:highlight w:val="yellow"/>
        </w:rPr>
        <w:t xml:space="preserve"> (submetido).</w:t>
      </w:r>
      <w:r w:rsidRPr="00FF03DD">
        <w:rPr>
          <w:rFonts w:ascii="Arial" w:eastAsia="Times New Roman" w:hAnsi="Arial" w:cs="Arial"/>
          <w:sz w:val="20"/>
          <w:szCs w:val="20"/>
        </w:rPr>
        <w:t xml:space="preserve"> Todo o processo de planejamento e impl</w:t>
      </w:r>
      <w:r w:rsidRPr="00763382">
        <w:rPr>
          <w:rFonts w:ascii="Arial" w:eastAsia="Times New Roman" w:hAnsi="Arial" w:cs="Arial"/>
          <w:sz w:val="20"/>
          <w:szCs w:val="20"/>
        </w:rPr>
        <w:t>eme</w:t>
      </w:r>
      <w:r w:rsidRPr="00FF03DD">
        <w:rPr>
          <w:rFonts w:ascii="Arial" w:eastAsia="Times New Roman" w:hAnsi="Arial" w:cs="Arial"/>
          <w:sz w:val="20"/>
          <w:szCs w:val="20"/>
        </w:rPr>
        <w:t>ntação das fazendas de cultivo de corais será feito com a comunidade através de constante trocas de saberes e com intuito de formular tecnologias sociais que possam ser empregadas em outras regiões recifais da costa do Brasil. Há grande consenso científico que as mudanças climáticas e acidificação dos oceanos poderão elevar o nível do mar em até 53 cm [</w:t>
      </w:r>
      <w:r w:rsidRPr="00FF03DD">
        <w:rPr>
          <w:rFonts w:ascii="Arial" w:eastAsia="Times New Roman" w:hAnsi="Arial" w:cs="Arial"/>
          <w:sz w:val="20"/>
          <w:szCs w:val="20"/>
          <w:highlight w:val="yellow"/>
        </w:rPr>
        <w:t>REFERENCIA</w:t>
      </w:r>
      <w:r w:rsidRPr="00FF03DD">
        <w:rPr>
          <w:rFonts w:ascii="Arial" w:eastAsia="Times New Roman" w:hAnsi="Arial" w:cs="Arial"/>
          <w:sz w:val="20"/>
          <w:szCs w:val="20"/>
        </w:rPr>
        <w:t>]</w:t>
      </w:r>
      <w:r>
        <w:rPr>
          <w:rFonts w:ascii="Arial" w:eastAsia="Times New Roman" w:hAnsi="Arial" w:cs="Arial"/>
          <w:sz w:val="20"/>
          <w:szCs w:val="20"/>
        </w:rPr>
        <w:t xml:space="preserve"> e</w:t>
      </w:r>
      <w:r w:rsidRPr="00FF03DD">
        <w:rPr>
          <w:rFonts w:ascii="Arial" w:eastAsia="Times New Roman" w:hAnsi="Arial" w:cs="Arial"/>
          <w:sz w:val="20"/>
          <w:szCs w:val="20"/>
        </w:rPr>
        <w:t xml:space="preserve"> reduzir drasticamente a biodiversidade coralínea nos próximos 30 anos [</w:t>
      </w:r>
      <w:r w:rsidRPr="00FF03DD">
        <w:rPr>
          <w:rFonts w:ascii="Arial" w:eastAsia="Times New Roman" w:hAnsi="Arial" w:cs="Arial"/>
          <w:sz w:val="20"/>
          <w:szCs w:val="20"/>
          <w:highlight w:val="yellow"/>
        </w:rPr>
        <w:t>REFERENCIA</w:t>
      </w:r>
      <w:r w:rsidRPr="00FF03DD">
        <w:rPr>
          <w:rFonts w:ascii="Arial" w:eastAsia="Times New Roman" w:hAnsi="Arial" w:cs="Arial"/>
          <w:sz w:val="20"/>
          <w:szCs w:val="20"/>
        </w:rPr>
        <w:t xml:space="preserve">]. Assim, é urgente a implementação de </w:t>
      </w:r>
      <w:r>
        <w:rPr>
          <w:rFonts w:ascii="Arial" w:eastAsia="Times New Roman" w:hAnsi="Arial" w:cs="Arial"/>
          <w:sz w:val="20"/>
          <w:szCs w:val="20"/>
        </w:rPr>
        <w:t>projetos que visem o desenvolvimento de tecnologias que sejam capazes de minimizar esses impactos e ajudar a preservar e recuperar áreas recifais (especialmente os que contam  com a participação comunitária no modelo de ciência cidadã), que incentivem</w:t>
      </w:r>
      <w:r w:rsidRPr="00FF03DD">
        <w:rPr>
          <w:rFonts w:ascii="Arial" w:eastAsia="Times New Roman" w:hAnsi="Arial" w:cs="Arial"/>
          <w:sz w:val="20"/>
          <w:szCs w:val="20"/>
        </w:rPr>
        <w:t xml:space="preserve"> </w:t>
      </w:r>
      <w:r>
        <w:rPr>
          <w:rFonts w:ascii="Arial" w:eastAsia="Times New Roman" w:hAnsi="Arial" w:cs="Arial"/>
          <w:sz w:val="20"/>
          <w:szCs w:val="20"/>
        </w:rPr>
        <w:t xml:space="preserve">o </w:t>
      </w:r>
      <w:r w:rsidRPr="00FF03DD">
        <w:rPr>
          <w:rFonts w:ascii="Arial" w:eastAsia="Times New Roman" w:hAnsi="Arial" w:cs="Arial"/>
          <w:sz w:val="20"/>
          <w:szCs w:val="20"/>
        </w:rPr>
        <w:t>empoderamento das comunidades tradicionais ligadas aos recifes de coral</w:t>
      </w:r>
      <w:r>
        <w:rPr>
          <w:rFonts w:ascii="Arial" w:eastAsia="Times New Roman" w:hAnsi="Arial" w:cs="Arial"/>
          <w:sz w:val="20"/>
          <w:szCs w:val="20"/>
        </w:rPr>
        <w:t xml:space="preserve"> e que trabalhem a educação ambiental de diversas maneiras. T</w:t>
      </w:r>
      <w:r w:rsidRPr="00FF03DD">
        <w:rPr>
          <w:rFonts w:ascii="Arial" w:eastAsia="Times New Roman" w:hAnsi="Arial" w:cs="Arial"/>
          <w:sz w:val="20"/>
          <w:szCs w:val="20"/>
        </w:rPr>
        <w:t xml:space="preserve">ais procedimentos são fundamentais para que a sociedade possa enfrentar os desafios em decorrência das mudanças climáticas nas próximas décadas. </w:t>
      </w:r>
      <w:r>
        <w:rPr>
          <w:rFonts w:ascii="Arial" w:eastAsia="Times New Roman" w:hAnsi="Arial" w:cs="Arial"/>
          <w:sz w:val="20"/>
          <w:szCs w:val="20"/>
        </w:rPr>
        <w:t xml:space="preserve">Nosso país, apesar de ter uma grande biodiversidade de espécies e ambientes coralíneos e uma comunidade tradicional pesqueira e/ou indígena altamente dependente dos insumos oferecidos pelos recifes, ainda não possui projetos com tais vertentes e nem tecnologias de cultivo eficientes para </w:t>
      </w:r>
      <w:r>
        <w:rPr>
          <w:rFonts w:ascii="Arial" w:eastAsia="Times New Roman" w:hAnsi="Arial" w:cs="Arial"/>
          <w:sz w:val="20"/>
          <w:szCs w:val="20"/>
        </w:rPr>
        <w:lastRenderedPageBreak/>
        <w:t xml:space="preserve">que possamos contar com uma refaunação, caso seja necessário. </w:t>
      </w:r>
    </w:p>
    <w:p w14:paraId="438F829F" w14:textId="77777777" w:rsidR="00FC5C22" w:rsidRPr="00FF03DD" w:rsidRDefault="00FC5C22" w:rsidP="00FC5C22">
      <w:pPr>
        <w:widowControl w:val="0"/>
        <w:spacing w:line="360" w:lineRule="auto"/>
        <w:ind w:firstLine="720"/>
        <w:jc w:val="both"/>
        <w:rPr>
          <w:rFonts w:ascii="Arial" w:eastAsia="Times New Roman" w:hAnsi="Arial" w:cs="Arial"/>
          <w:sz w:val="20"/>
          <w:szCs w:val="20"/>
        </w:rPr>
      </w:pPr>
      <w:r>
        <w:rPr>
          <w:rFonts w:ascii="Arial" w:eastAsia="Times New Roman" w:hAnsi="Arial" w:cs="Arial"/>
          <w:sz w:val="20"/>
          <w:szCs w:val="20"/>
        </w:rPr>
        <w:t>Neste contexto, o</w:t>
      </w:r>
      <w:r w:rsidRPr="00763382">
        <w:rPr>
          <w:rFonts w:ascii="Arial" w:eastAsia="Times New Roman" w:hAnsi="Arial" w:cs="Arial"/>
          <w:sz w:val="20"/>
          <w:szCs w:val="20"/>
        </w:rPr>
        <w:t xml:space="preserve"> </w:t>
      </w:r>
      <w:r>
        <w:rPr>
          <w:rFonts w:ascii="Arial" w:eastAsia="Times New Roman" w:hAnsi="Arial" w:cs="Arial"/>
          <w:color w:val="000000"/>
          <w:sz w:val="20"/>
          <w:szCs w:val="20"/>
        </w:rPr>
        <w:t>P</w:t>
      </w:r>
      <w:r w:rsidRPr="00763382">
        <w:rPr>
          <w:rFonts w:ascii="Arial" w:eastAsia="Times New Roman" w:hAnsi="Arial" w:cs="Arial"/>
          <w:color w:val="000000"/>
          <w:sz w:val="20"/>
          <w:szCs w:val="20"/>
        </w:rPr>
        <w:t xml:space="preserve">rojeto visa o desenvolvimento e manutenção de fazendas de corais na costa Brasileira, com a finalidade de garantir o cultivo e, se futuramente necessária, a reconstituição da fauna coralínea local, incluindo as espécies endêmicas. Além disso, visamos também </w:t>
      </w:r>
      <w:r>
        <w:rPr>
          <w:rFonts w:ascii="Arial" w:eastAsia="Times New Roman" w:hAnsi="Arial" w:cs="Arial"/>
          <w:color w:val="000000"/>
          <w:sz w:val="20"/>
          <w:szCs w:val="20"/>
        </w:rPr>
        <w:t>o desenvolvimento</w:t>
      </w:r>
      <w:r w:rsidRPr="00763382">
        <w:rPr>
          <w:rFonts w:ascii="Arial" w:eastAsia="Times New Roman" w:hAnsi="Arial" w:cs="Arial"/>
          <w:color w:val="000000"/>
          <w:sz w:val="20"/>
          <w:szCs w:val="20"/>
        </w:rPr>
        <w:t xml:space="preserve"> de novas tecnologias, como a utilização de probióticos que serão testados em experimentos em mesocosmos, em conjunto com as tecnologias de cultivo de corais já existentes, auxiliando no processo de calcificação do esqueleto e fortalecimento da saúde dos corais</w:t>
      </w:r>
      <w:r>
        <w:rPr>
          <w:rFonts w:ascii="Arial" w:eastAsia="Times New Roman" w:hAnsi="Arial" w:cs="Arial"/>
          <w:color w:val="000000"/>
          <w:sz w:val="20"/>
          <w:szCs w:val="20"/>
        </w:rPr>
        <w:t xml:space="preserve">. Com issom pretendemos </w:t>
      </w:r>
      <w:r w:rsidRPr="00763382">
        <w:rPr>
          <w:rFonts w:ascii="Arial" w:eastAsia="Times New Roman" w:hAnsi="Arial" w:cs="Arial"/>
          <w:color w:val="000000"/>
          <w:sz w:val="20"/>
          <w:szCs w:val="20"/>
        </w:rPr>
        <w:t xml:space="preserve">avaliar a real contribuição da calcificação de corais </w:t>
      </w:r>
      <w:r>
        <w:rPr>
          <w:rFonts w:ascii="Arial" w:eastAsia="Times New Roman" w:hAnsi="Arial" w:cs="Arial"/>
          <w:color w:val="000000"/>
          <w:sz w:val="20"/>
          <w:szCs w:val="20"/>
        </w:rPr>
        <w:t>para o</w:t>
      </w:r>
      <w:r w:rsidRPr="00763382">
        <w:rPr>
          <w:rFonts w:ascii="Arial" w:eastAsia="Times New Roman" w:hAnsi="Arial" w:cs="Arial"/>
          <w:color w:val="000000"/>
          <w:sz w:val="20"/>
          <w:szCs w:val="20"/>
        </w:rPr>
        <w:t xml:space="preserve"> “carbono azul” e se essa contribuição pode ser otimizada pelo uso de probióticos “promotores de crescimento de corais”. Esse desenvolvimento tecnológico pode, futuramente, beneficiar não apenas o estabelecimento e sucesso de fazendas de corais no Brasil, mas também no mundo. Por esse motivo, nosso grupo firmou parcerias com diversas iniciativas </w:t>
      </w:r>
      <w:r w:rsidRPr="00763382">
        <w:rPr>
          <w:rFonts w:ascii="Arial" w:eastAsia="Times New Roman" w:hAnsi="Arial" w:cs="Arial"/>
          <w:sz w:val="20"/>
          <w:szCs w:val="20"/>
        </w:rPr>
        <w:t>internacionais</w:t>
      </w:r>
      <w:r w:rsidRPr="00763382">
        <w:rPr>
          <w:rFonts w:ascii="Arial" w:eastAsia="Times New Roman" w:hAnsi="Arial" w:cs="Arial"/>
          <w:color w:val="000000"/>
          <w:sz w:val="20"/>
          <w:szCs w:val="20"/>
        </w:rPr>
        <w:t>, a fim de fazer a troca de conhecimento, em duas vias, de recebimento de informações e protocolos para o melhor desenvolvimento de nossas fazendas. Assim, como legado, deixaremos nossa futura contribuição com as pesquisas de probióticos, com um esforço global, inovador e unido em prol desses ecossistemas que estão declinando em distribuição e abundância de forma alarmante. Todas essas ações serão desenvolvidas em conjunto com as comunidades locais e amplamente divulgadas nacional e internacionalmente.</w:t>
      </w:r>
    </w:p>
    <w:p w14:paraId="7392D670" w14:textId="77777777" w:rsidR="00FC5C22" w:rsidRPr="00FF03DD" w:rsidRDefault="00FC5C22" w:rsidP="00FC5C22">
      <w:pPr>
        <w:spacing w:line="360" w:lineRule="auto"/>
        <w:jc w:val="both"/>
        <w:rPr>
          <w:rFonts w:ascii="Arial" w:eastAsia="Times New Roman" w:hAnsi="Arial" w:cs="Arial"/>
          <w:sz w:val="20"/>
          <w:szCs w:val="20"/>
        </w:rPr>
      </w:pPr>
    </w:p>
    <w:p w14:paraId="63398E3B" w14:textId="77777777" w:rsidR="00FC5C22" w:rsidRPr="00FF03DD" w:rsidRDefault="00FC5C22" w:rsidP="00FC5C22">
      <w:pPr>
        <w:spacing w:line="360" w:lineRule="auto"/>
        <w:jc w:val="both"/>
        <w:rPr>
          <w:rFonts w:ascii="Arial" w:eastAsia="Times New Roman" w:hAnsi="Arial" w:cs="Arial"/>
          <w:sz w:val="20"/>
          <w:szCs w:val="20"/>
          <w:highlight w:val="yellow"/>
        </w:rPr>
      </w:pPr>
      <w:r>
        <w:rPr>
          <w:rFonts w:ascii="Arial" w:eastAsia="Times New Roman" w:hAnsi="Arial" w:cs="Arial"/>
          <w:b/>
          <w:color w:val="000000"/>
          <w:sz w:val="20"/>
          <w:szCs w:val="20"/>
          <w:highlight w:val="yellow"/>
        </w:rPr>
        <w:t>Ação</w:t>
      </w:r>
      <w:r w:rsidRPr="00D6785E">
        <w:rPr>
          <w:rFonts w:ascii="Arial" w:eastAsia="Times New Roman" w:hAnsi="Arial" w:cs="Arial"/>
          <w:b/>
          <w:color w:val="000000"/>
          <w:sz w:val="20"/>
          <w:szCs w:val="20"/>
          <w:highlight w:val="yellow"/>
        </w:rPr>
        <w:t xml:space="preserve"> 1</w:t>
      </w:r>
      <w:r>
        <w:rPr>
          <w:rFonts w:ascii="Arial" w:eastAsia="Times New Roman" w:hAnsi="Arial" w:cs="Arial"/>
          <w:b/>
          <w:color w:val="000000"/>
          <w:sz w:val="20"/>
          <w:szCs w:val="20"/>
          <w:highlight w:val="yellow"/>
        </w:rPr>
        <w:t>.1</w:t>
      </w:r>
      <w:r w:rsidRPr="00D6785E">
        <w:rPr>
          <w:rFonts w:ascii="Arial" w:eastAsia="Times New Roman" w:hAnsi="Arial" w:cs="Arial"/>
          <w:b/>
          <w:color w:val="000000"/>
          <w:sz w:val="20"/>
          <w:szCs w:val="20"/>
          <w:highlight w:val="yellow"/>
        </w:rPr>
        <w:t xml:space="preserve"> –</w:t>
      </w:r>
      <w:r w:rsidRPr="00FF03DD">
        <w:rPr>
          <w:rFonts w:ascii="Arial" w:eastAsia="Times New Roman" w:hAnsi="Arial" w:cs="Arial"/>
          <w:color w:val="000000"/>
          <w:sz w:val="20"/>
          <w:szCs w:val="20"/>
          <w:highlight w:val="yellow"/>
        </w:rPr>
        <w:t xml:space="preserve"> Mapeamento físico das áreas pretendidas, através de imagens de satélite e mapeamento </w:t>
      </w:r>
      <w:commentRangeStart w:id="11"/>
      <w:r w:rsidRPr="00FF03DD">
        <w:rPr>
          <w:rFonts w:ascii="Arial" w:eastAsia="Times New Roman" w:hAnsi="Arial" w:cs="Arial"/>
          <w:color w:val="000000"/>
          <w:sz w:val="20"/>
          <w:szCs w:val="20"/>
          <w:highlight w:val="yellow"/>
        </w:rPr>
        <w:t>3D</w:t>
      </w:r>
      <w:commentRangeEnd w:id="11"/>
      <w:r w:rsidRPr="00FF03DD">
        <w:rPr>
          <w:rFonts w:ascii="Arial" w:hAnsi="Arial" w:cs="Arial"/>
          <w:sz w:val="20"/>
          <w:szCs w:val="20"/>
          <w:highlight w:val="yellow"/>
        </w:rPr>
        <w:commentReference w:id="11"/>
      </w:r>
    </w:p>
    <w:p w14:paraId="32125DE7" w14:textId="77777777" w:rsidR="00FC5C22" w:rsidRPr="00FF03DD" w:rsidRDefault="00FC5C22" w:rsidP="00FC5C22">
      <w:pPr>
        <w:spacing w:line="360" w:lineRule="auto"/>
        <w:jc w:val="both"/>
        <w:rPr>
          <w:rFonts w:ascii="Arial" w:eastAsia="Times New Roman" w:hAnsi="Arial" w:cs="Arial"/>
          <w:sz w:val="20"/>
          <w:szCs w:val="20"/>
          <w:highlight w:val="yellow"/>
        </w:rPr>
      </w:pPr>
    </w:p>
    <w:p w14:paraId="05A9330D" w14:textId="77777777" w:rsidR="00FC5C22" w:rsidRPr="00763382" w:rsidRDefault="00FC5C22" w:rsidP="00FC5C22">
      <w:pPr>
        <w:spacing w:line="360" w:lineRule="auto"/>
        <w:jc w:val="both"/>
        <w:rPr>
          <w:rFonts w:ascii="Arial" w:eastAsia="Times New Roman" w:hAnsi="Arial" w:cs="Arial"/>
          <w:sz w:val="20"/>
          <w:szCs w:val="20"/>
        </w:rPr>
      </w:pPr>
      <w:r w:rsidRPr="00FF03DD">
        <w:rPr>
          <w:rFonts w:ascii="Arial" w:eastAsia="Times New Roman" w:hAnsi="Arial" w:cs="Arial"/>
          <w:color w:val="000000"/>
          <w:sz w:val="20"/>
          <w:szCs w:val="20"/>
          <w:highlight w:val="yellow"/>
        </w:rPr>
        <w:t>[Metodologia resumida Cainho]</w:t>
      </w:r>
    </w:p>
    <w:p w14:paraId="47181BD1" w14:textId="77777777" w:rsidR="00FC5C22" w:rsidRPr="00763382" w:rsidRDefault="00FC5C22" w:rsidP="00FC5C22">
      <w:pPr>
        <w:spacing w:line="360" w:lineRule="auto"/>
        <w:jc w:val="both"/>
        <w:rPr>
          <w:rFonts w:ascii="Arial" w:eastAsia="Times New Roman" w:hAnsi="Arial" w:cs="Arial"/>
          <w:sz w:val="20"/>
          <w:szCs w:val="20"/>
        </w:rPr>
      </w:pPr>
    </w:p>
    <w:p w14:paraId="02EFED35" w14:textId="77777777" w:rsidR="00FC5C22" w:rsidRPr="00763382" w:rsidRDefault="00FC5C22" w:rsidP="00FC5C22">
      <w:pPr>
        <w:shd w:val="clear" w:color="auto" w:fill="FFFFFF"/>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w:t>
      </w:r>
      <w:r w:rsidRPr="00D6785E">
        <w:rPr>
          <w:rFonts w:ascii="Arial" w:eastAsia="Times New Roman" w:hAnsi="Arial" w:cs="Arial"/>
          <w:b/>
          <w:color w:val="000000"/>
          <w:sz w:val="20"/>
          <w:szCs w:val="20"/>
        </w:rPr>
        <w:t xml:space="preserve"> </w:t>
      </w:r>
      <w:r>
        <w:rPr>
          <w:rFonts w:ascii="Arial" w:eastAsia="Times New Roman" w:hAnsi="Arial" w:cs="Arial"/>
          <w:b/>
          <w:color w:val="000000"/>
          <w:sz w:val="20"/>
          <w:szCs w:val="20"/>
        </w:rPr>
        <w:t>1.2</w:t>
      </w:r>
      <w:r w:rsidRPr="00D6785E">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Seleção (exceto Búzios) e licenciamento das áreas de implantação </w:t>
      </w:r>
    </w:p>
    <w:p w14:paraId="496BBA48" w14:textId="77777777" w:rsidR="00FC5C22" w:rsidRPr="00763382" w:rsidRDefault="00FC5C22" w:rsidP="00FC5C22">
      <w:pPr>
        <w:shd w:val="clear" w:color="auto" w:fill="FFFFFF"/>
        <w:spacing w:line="360" w:lineRule="auto"/>
        <w:ind w:firstLine="720"/>
        <w:jc w:val="both"/>
        <w:rPr>
          <w:rFonts w:ascii="Arial" w:eastAsia="Times New Roman" w:hAnsi="Arial" w:cs="Arial"/>
          <w:sz w:val="20"/>
          <w:szCs w:val="20"/>
        </w:rPr>
      </w:pPr>
      <w:r w:rsidRPr="00763382">
        <w:rPr>
          <w:rFonts w:ascii="Arial" w:eastAsia="Times New Roman" w:hAnsi="Arial" w:cs="Arial"/>
          <w:color w:val="000000"/>
          <w:sz w:val="20"/>
          <w:szCs w:val="20"/>
        </w:rPr>
        <w:t xml:space="preserve">O Projeto conta com a Coordenação Técnica de Raquel Silva Peixoto, que coordena o Projeto PROCORAIS, desenvolvido em pareceria com o CENPES/Petrobras </w:t>
      </w:r>
      <w:r>
        <w:rPr>
          <w:rFonts w:ascii="Arial" w:eastAsia="Times New Roman" w:hAnsi="Arial" w:cs="Arial"/>
          <w:color w:val="000000"/>
          <w:sz w:val="20"/>
          <w:szCs w:val="20"/>
        </w:rPr>
        <w:t xml:space="preserve">(CENPES/PDISO/BIO-Biotecnologia, coordenadora no Cenpes Dra. Adriana Soriano), </w:t>
      </w:r>
      <w:r w:rsidRPr="00763382">
        <w:rPr>
          <w:rFonts w:ascii="Arial" w:eastAsia="Times New Roman" w:hAnsi="Arial" w:cs="Arial"/>
          <w:color w:val="000000"/>
          <w:sz w:val="20"/>
          <w:szCs w:val="20"/>
        </w:rPr>
        <w:t xml:space="preserve">no Município de Armação dos Búzios, RJ. Para este projeto foi </w:t>
      </w:r>
      <w:r>
        <w:rPr>
          <w:rFonts w:ascii="Arial" w:eastAsia="Times New Roman" w:hAnsi="Arial" w:cs="Arial"/>
          <w:color w:val="000000"/>
          <w:sz w:val="20"/>
          <w:szCs w:val="20"/>
        </w:rPr>
        <w:t>recriada</w:t>
      </w:r>
      <w:r w:rsidRPr="00763382">
        <w:rPr>
          <w:rFonts w:ascii="Arial" w:eastAsia="Times New Roman" w:hAnsi="Arial" w:cs="Arial"/>
          <w:color w:val="000000"/>
          <w:sz w:val="20"/>
          <w:szCs w:val="20"/>
        </w:rPr>
        <w:t xml:space="preserve"> uma pequena fazenda do coral </w:t>
      </w:r>
      <w:r w:rsidRPr="00763382">
        <w:rPr>
          <w:rFonts w:ascii="Arial" w:eastAsia="Times New Roman" w:hAnsi="Arial" w:cs="Arial"/>
          <w:i/>
          <w:color w:val="000000"/>
          <w:sz w:val="20"/>
          <w:szCs w:val="20"/>
        </w:rPr>
        <w:t>Millepora alcicornis</w:t>
      </w:r>
      <w:r w:rsidRPr="00763382">
        <w:rPr>
          <w:rFonts w:ascii="Arial" w:eastAsia="Times New Roman" w:hAnsi="Arial" w:cs="Arial"/>
          <w:color w:val="000000"/>
          <w:sz w:val="20"/>
          <w:szCs w:val="20"/>
        </w:rPr>
        <w:t xml:space="preserve"> no núcleo João Fernandes do Parque dos Corais de Búzios, com a autorização das Secretarias de Meio Ambiente e Pesca de Búzios. Essa pequena fazenda foi fundamental para atender </w:t>
      </w:r>
      <w:r>
        <w:rPr>
          <w:rFonts w:ascii="Arial" w:eastAsia="Times New Roman" w:hAnsi="Arial" w:cs="Arial"/>
          <w:color w:val="000000"/>
          <w:sz w:val="20"/>
          <w:szCs w:val="20"/>
        </w:rPr>
        <w:t>à</w:t>
      </w:r>
      <w:r w:rsidRPr="00763382">
        <w:rPr>
          <w:rFonts w:ascii="Arial" w:eastAsia="Times New Roman" w:hAnsi="Arial" w:cs="Arial"/>
          <w:color w:val="000000"/>
          <w:sz w:val="20"/>
          <w:szCs w:val="20"/>
        </w:rPr>
        <w:t>s necessidades do projeto, e atrai visitas de turistas guiados por operadoras de mergulho. A id</w:t>
      </w:r>
      <w:r>
        <w:rPr>
          <w:rFonts w:ascii="Arial" w:eastAsia="Times New Roman" w:hAnsi="Arial" w:cs="Arial"/>
          <w:color w:val="000000"/>
          <w:sz w:val="20"/>
          <w:szCs w:val="20"/>
        </w:rPr>
        <w:t>e</w:t>
      </w:r>
      <w:r w:rsidRPr="00763382">
        <w:rPr>
          <w:rFonts w:ascii="Arial" w:eastAsia="Times New Roman" w:hAnsi="Arial" w:cs="Arial"/>
          <w:color w:val="000000"/>
          <w:sz w:val="20"/>
          <w:szCs w:val="20"/>
        </w:rPr>
        <w:t xml:space="preserve">ia </w:t>
      </w:r>
      <w:r>
        <w:rPr>
          <w:rFonts w:ascii="Arial" w:eastAsia="Times New Roman" w:hAnsi="Arial" w:cs="Arial"/>
          <w:color w:val="000000"/>
          <w:sz w:val="20"/>
          <w:szCs w:val="20"/>
        </w:rPr>
        <w:t>é</w:t>
      </w:r>
      <w:r w:rsidRPr="00763382">
        <w:rPr>
          <w:rFonts w:ascii="Arial" w:eastAsia="Times New Roman" w:hAnsi="Arial" w:cs="Arial"/>
          <w:color w:val="000000"/>
          <w:sz w:val="20"/>
          <w:szCs w:val="20"/>
        </w:rPr>
        <w:t xml:space="preserve"> ampliar essa fazenda já existente</w:t>
      </w:r>
      <w:r>
        <w:rPr>
          <w:rFonts w:ascii="Arial" w:eastAsia="Times New Roman" w:hAnsi="Arial" w:cs="Arial"/>
          <w:color w:val="000000"/>
          <w:sz w:val="20"/>
          <w:szCs w:val="20"/>
        </w:rPr>
        <w:t xml:space="preserve">, com uso e desenvolvimento de tecnologias de manejo que aumentem sua produtividade, com foco em refaunação. A fazenda realizada no projeto PROCORAIS foi idealizada pelo mesmo idealizador das fazendas propostas e descontinuadas pelo projeto Coral Vivo, Dr. Gustavo Duarte, porém, não conta com nenhuma estratégia de otimização de cultivo, além de não serem idealizadas para possível refaunação, como é o caso do projeto Tanto Mar. </w:t>
      </w:r>
    </w:p>
    <w:p w14:paraId="44D6468F" w14:textId="77777777" w:rsidR="00FC5C22" w:rsidRPr="0015315D" w:rsidRDefault="00FC5C22" w:rsidP="00FC5C22">
      <w:pPr>
        <w:spacing w:line="360" w:lineRule="auto"/>
        <w:ind w:firstLine="720"/>
        <w:jc w:val="both"/>
        <w:rPr>
          <w:rFonts w:ascii="Arial" w:eastAsia="Times New Roman" w:hAnsi="Arial" w:cs="Arial"/>
          <w:sz w:val="20"/>
          <w:szCs w:val="20"/>
        </w:rPr>
      </w:pPr>
      <w:r w:rsidRPr="00763382">
        <w:rPr>
          <w:rFonts w:ascii="Arial" w:eastAsia="Times New Roman" w:hAnsi="Arial" w:cs="Arial"/>
          <w:color w:val="000000"/>
          <w:sz w:val="20"/>
          <w:szCs w:val="20"/>
        </w:rPr>
        <w:t>Na região do Prado (BA), será realizado um levantamento das espécies do recife contemplado. Este levantamento será feito</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 xml:space="preserve">com o auxílio de estratégias de mapeamento das áreas pretendidas para </w:t>
      </w:r>
      <w:r>
        <w:rPr>
          <w:rFonts w:ascii="Arial" w:eastAsia="Times New Roman" w:hAnsi="Arial" w:cs="Arial"/>
          <w:color w:val="000000"/>
          <w:sz w:val="20"/>
          <w:szCs w:val="20"/>
        </w:rPr>
        <w:t>conhecimento da</w:t>
      </w:r>
      <w:r w:rsidRPr="00763382">
        <w:rPr>
          <w:rFonts w:ascii="Arial" w:eastAsia="Times New Roman" w:hAnsi="Arial" w:cs="Arial"/>
          <w:color w:val="000000"/>
          <w:sz w:val="20"/>
          <w:szCs w:val="20"/>
        </w:rPr>
        <w:t xml:space="preserve"> geologia e características oceanográficas dos respectivos pontos </w:t>
      </w:r>
      <w:r>
        <w:rPr>
          <w:rFonts w:ascii="Arial" w:eastAsia="Times New Roman" w:hAnsi="Arial" w:cs="Arial"/>
          <w:color w:val="000000"/>
          <w:sz w:val="20"/>
          <w:szCs w:val="20"/>
        </w:rPr>
        <w:t>aonde</w:t>
      </w:r>
      <w:r w:rsidRPr="00763382">
        <w:rPr>
          <w:rFonts w:ascii="Arial" w:eastAsia="Times New Roman" w:hAnsi="Arial" w:cs="Arial"/>
          <w:color w:val="000000"/>
          <w:sz w:val="20"/>
          <w:szCs w:val="20"/>
        </w:rPr>
        <w:t xml:space="preserve">, posteriormente, </w:t>
      </w:r>
      <w:r>
        <w:rPr>
          <w:rFonts w:ascii="Arial" w:eastAsia="Times New Roman" w:hAnsi="Arial" w:cs="Arial"/>
          <w:color w:val="000000"/>
          <w:sz w:val="20"/>
          <w:szCs w:val="20"/>
        </w:rPr>
        <w:t>será escolhida a</w:t>
      </w:r>
      <w:r w:rsidRPr="00763382">
        <w:rPr>
          <w:rFonts w:ascii="Arial" w:eastAsia="Times New Roman" w:hAnsi="Arial" w:cs="Arial"/>
          <w:color w:val="000000"/>
          <w:sz w:val="20"/>
          <w:szCs w:val="20"/>
        </w:rPr>
        <w:t xml:space="preserve"> melhor metodologia de fixação dos fragmentos de corais. Além disso, </w:t>
      </w:r>
      <w:r w:rsidRPr="00763382">
        <w:rPr>
          <w:rFonts w:ascii="Arial" w:eastAsia="Times New Roman" w:hAnsi="Arial" w:cs="Arial"/>
          <w:color w:val="000000"/>
          <w:sz w:val="20"/>
          <w:szCs w:val="20"/>
        </w:rPr>
        <w:lastRenderedPageBreak/>
        <w:t xml:space="preserve">serão realizados mergulhos para complementar a análise territorial, através </w:t>
      </w:r>
      <w:r w:rsidRPr="0015315D">
        <w:rPr>
          <w:rFonts w:ascii="Arial" w:eastAsia="Times New Roman" w:hAnsi="Arial" w:cs="Arial"/>
          <w:sz w:val="20"/>
          <w:szCs w:val="20"/>
        </w:rPr>
        <w:t xml:space="preserve">da identificação das espécies, marcação territorial das fazendas e coleta de materiais para as respectivas análises de parâmetros fisíco-quimicos da água, como salinidade, pH e temperatura. </w:t>
      </w:r>
    </w:p>
    <w:p w14:paraId="6B5DA3BA" w14:textId="77777777" w:rsidR="00FC5C22" w:rsidRPr="0015315D" w:rsidRDefault="00FC5C22" w:rsidP="00FC5C22">
      <w:pPr>
        <w:shd w:val="clear" w:color="auto" w:fill="FFFFFF"/>
        <w:spacing w:line="360" w:lineRule="auto"/>
        <w:ind w:firstLine="720"/>
        <w:jc w:val="both"/>
        <w:rPr>
          <w:rFonts w:ascii="Arial" w:eastAsia="Times New Roman" w:hAnsi="Arial" w:cs="Arial"/>
          <w:color w:val="000000"/>
          <w:sz w:val="20"/>
          <w:szCs w:val="20"/>
        </w:rPr>
      </w:pPr>
      <w:r w:rsidRPr="0015315D">
        <w:rPr>
          <w:rFonts w:ascii="Arial" w:eastAsia="Times New Roman" w:hAnsi="Arial" w:cs="Arial"/>
          <w:sz w:val="20"/>
          <w:szCs w:val="20"/>
        </w:rPr>
        <w:t>Para ambas as regiões, será requisitado licenciamento aos orgãos competentes, principalmente ICMBio (</w:t>
      </w:r>
      <w:r w:rsidRPr="0015315D">
        <w:rPr>
          <w:rFonts w:ascii="Arial" w:hAnsi="Arial" w:cs="Arial"/>
          <w:sz w:val="20"/>
          <w:szCs w:val="20"/>
          <w:shd w:val="clear" w:color="auto" w:fill="FFFFFF"/>
        </w:rPr>
        <w:t>Instituto Chico Mendes de Conservação da Biodiversidade)</w:t>
      </w:r>
      <w:r w:rsidRPr="0015315D">
        <w:rPr>
          <w:rFonts w:ascii="Arial" w:eastAsia="Times New Roman" w:hAnsi="Arial" w:cs="Arial"/>
          <w:sz w:val="20"/>
          <w:szCs w:val="20"/>
        </w:rPr>
        <w:t xml:space="preserve"> e Secretarias Municipais de Meio Ambiente. Para a região de Búzios já possuímos a autorização concedida pelas Secretarias de Meio Ambiente e Pesca. Também possuímos </w:t>
      </w:r>
      <w:r w:rsidRPr="00763382">
        <w:rPr>
          <w:rFonts w:ascii="Arial" w:eastAsia="Times New Roman" w:hAnsi="Arial" w:cs="Arial"/>
          <w:color w:val="000000"/>
          <w:sz w:val="20"/>
          <w:szCs w:val="20"/>
        </w:rPr>
        <w:t xml:space="preserve">licença do SISGEN para estudos relacionados ao acesso ao patrimônio genético associado aos corais de ambas as regiões (registro número </w:t>
      </w:r>
      <w:r w:rsidRPr="00763382">
        <w:rPr>
          <w:rFonts w:ascii="Arial" w:eastAsia="Times New Roman" w:hAnsi="Arial" w:cs="Arial"/>
          <w:sz w:val="20"/>
          <w:szCs w:val="20"/>
        </w:rPr>
        <w:t>A620FE5).</w:t>
      </w:r>
    </w:p>
    <w:p w14:paraId="025F173A" w14:textId="77777777" w:rsidR="00FC5C22" w:rsidRDefault="00FC5C22" w:rsidP="00FC5C22">
      <w:pPr>
        <w:shd w:val="clear" w:color="auto" w:fill="FFFFFF"/>
        <w:spacing w:line="360" w:lineRule="auto"/>
        <w:jc w:val="both"/>
        <w:rPr>
          <w:rFonts w:ascii="Arial" w:eastAsia="Times New Roman" w:hAnsi="Arial" w:cs="Arial"/>
          <w:b/>
          <w:color w:val="000000"/>
          <w:sz w:val="20"/>
          <w:szCs w:val="20"/>
        </w:rPr>
      </w:pPr>
    </w:p>
    <w:p w14:paraId="150ABAE7" w14:textId="77777777" w:rsidR="00FC5C22" w:rsidRPr="00763382" w:rsidRDefault="00FC5C22" w:rsidP="00FC5C22">
      <w:pPr>
        <w:shd w:val="clear" w:color="auto" w:fill="FFFFFF"/>
        <w:spacing w:line="360" w:lineRule="auto"/>
        <w:jc w:val="both"/>
        <w:rPr>
          <w:rFonts w:ascii="Arial" w:eastAsia="Times New Roman" w:hAnsi="Arial" w:cs="Arial"/>
          <w:sz w:val="20"/>
          <w:szCs w:val="20"/>
        </w:rPr>
      </w:pPr>
      <w:r>
        <w:rPr>
          <w:rFonts w:ascii="Arial" w:eastAsia="Times New Roman" w:hAnsi="Arial" w:cs="Arial"/>
          <w:b/>
          <w:color w:val="000000"/>
          <w:sz w:val="20"/>
          <w:szCs w:val="20"/>
        </w:rPr>
        <w:t>Ação</w:t>
      </w:r>
      <w:r w:rsidRPr="00D6785E">
        <w:rPr>
          <w:rFonts w:ascii="Arial" w:eastAsia="Times New Roman" w:hAnsi="Arial" w:cs="Arial"/>
          <w:b/>
          <w:color w:val="000000"/>
          <w:sz w:val="20"/>
          <w:szCs w:val="20"/>
        </w:rPr>
        <w:t xml:space="preserve"> </w:t>
      </w:r>
      <w:r>
        <w:rPr>
          <w:rFonts w:ascii="Arial" w:eastAsia="Times New Roman" w:hAnsi="Arial" w:cs="Arial"/>
          <w:b/>
          <w:color w:val="000000"/>
          <w:sz w:val="20"/>
          <w:szCs w:val="20"/>
        </w:rPr>
        <w:t>1.</w:t>
      </w:r>
      <w:r w:rsidRPr="00D6785E">
        <w:rPr>
          <w:rFonts w:ascii="Arial" w:eastAsia="Times New Roman" w:hAnsi="Arial" w:cs="Arial"/>
          <w:b/>
          <w:color w:val="000000"/>
          <w:sz w:val="20"/>
          <w:szCs w:val="20"/>
        </w:rPr>
        <w:t>3 –</w:t>
      </w:r>
      <w:r w:rsidRPr="00763382">
        <w:rPr>
          <w:rFonts w:ascii="Arial" w:eastAsia="Times New Roman" w:hAnsi="Arial" w:cs="Arial"/>
          <w:color w:val="000000"/>
          <w:sz w:val="20"/>
          <w:szCs w:val="20"/>
        </w:rPr>
        <w:t xml:space="preserve"> Instalação das estruturas de cultivo</w:t>
      </w:r>
      <w:r w:rsidRPr="0015315D">
        <w:rPr>
          <w:rFonts w:ascii="Arial" w:eastAsia="Times New Roman" w:hAnsi="Arial" w:cs="Arial"/>
          <w:i/>
          <w:sz w:val="20"/>
          <w:szCs w:val="20"/>
        </w:rPr>
        <w:t xml:space="preserve"> in situ</w:t>
      </w:r>
    </w:p>
    <w:p w14:paraId="57B0F78D" w14:textId="77777777" w:rsidR="00FC5C22" w:rsidRPr="00763382" w:rsidRDefault="00FC5C22" w:rsidP="00FC5C22">
      <w:pPr>
        <w:shd w:val="clear" w:color="auto" w:fill="FFFFFF"/>
        <w:spacing w:line="360" w:lineRule="auto"/>
        <w:ind w:firstLine="720"/>
        <w:jc w:val="both"/>
        <w:rPr>
          <w:rFonts w:ascii="Arial" w:eastAsia="Times New Roman" w:hAnsi="Arial" w:cs="Arial"/>
          <w:sz w:val="20"/>
          <w:szCs w:val="20"/>
        </w:rPr>
      </w:pPr>
      <w:r w:rsidRPr="00763382">
        <w:rPr>
          <w:rFonts w:ascii="Arial" w:eastAsia="Times New Roman" w:hAnsi="Arial" w:cs="Arial"/>
          <w:sz w:val="20"/>
          <w:szCs w:val="20"/>
        </w:rPr>
        <w:t xml:space="preserve">Diversas inciativas relacionadas </w:t>
      </w:r>
      <w:r>
        <w:rPr>
          <w:rFonts w:ascii="Arial" w:eastAsia="Times New Roman" w:hAnsi="Arial" w:cs="Arial"/>
          <w:sz w:val="20"/>
          <w:szCs w:val="20"/>
        </w:rPr>
        <w:t>à</w:t>
      </w:r>
      <w:r w:rsidRPr="00763382">
        <w:rPr>
          <w:rFonts w:ascii="Arial" w:eastAsia="Times New Roman" w:hAnsi="Arial" w:cs="Arial"/>
          <w:sz w:val="20"/>
          <w:szCs w:val="20"/>
        </w:rPr>
        <w:t xml:space="preserve"> refaunação de corais e implementação de cultivo desses organismos </w:t>
      </w:r>
      <w:r w:rsidRPr="0015315D">
        <w:rPr>
          <w:rFonts w:ascii="Arial" w:eastAsia="Times New Roman" w:hAnsi="Arial" w:cs="Arial"/>
          <w:i/>
          <w:sz w:val="20"/>
          <w:szCs w:val="20"/>
        </w:rPr>
        <w:t>in situ</w:t>
      </w:r>
      <w:r w:rsidRPr="00763382">
        <w:rPr>
          <w:rFonts w:ascii="Arial" w:eastAsia="Times New Roman" w:hAnsi="Arial" w:cs="Arial"/>
          <w:sz w:val="20"/>
          <w:szCs w:val="20"/>
        </w:rPr>
        <w:t xml:space="preserve"> vem sendo tomadas ao redor do mundo. Dentre essas iniciativas destacamos as lideradas por agências governamentais, como NOAA (</w:t>
      </w:r>
      <w:r w:rsidRPr="009E2B1B">
        <w:rPr>
          <w:rFonts w:ascii="Arial" w:eastAsia="Times New Roman" w:hAnsi="Arial" w:cs="Arial"/>
          <w:i/>
          <w:sz w:val="20"/>
          <w:szCs w:val="20"/>
        </w:rPr>
        <w:t>US National Oceanic Atmosferic Adminstration</w:t>
      </w:r>
      <w:r w:rsidRPr="00763382">
        <w:rPr>
          <w:rFonts w:ascii="Arial" w:eastAsia="Times New Roman" w:hAnsi="Arial" w:cs="Arial"/>
          <w:sz w:val="20"/>
          <w:szCs w:val="20"/>
        </w:rPr>
        <w:t xml:space="preserve"> – Administração Nacional Ocêanica e Atmosférica dos Estados Unidos) e AIMS (</w:t>
      </w:r>
      <w:r w:rsidRPr="009E2B1B">
        <w:rPr>
          <w:rFonts w:ascii="Arial" w:eastAsia="Times New Roman" w:hAnsi="Arial" w:cs="Arial"/>
          <w:i/>
          <w:sz w:val="20"/>
          <w:szCs w:val="20"/>
        </w:rPr>
        <w:t>Australian Institute of Marine Sciences</w:t>
      </w:r>
      <w:r w:rsidRPr="00763382">
        <w:rPr>
          <w:rFonts w:ascii="Arial" w:eastAsia="Times New Roman" w:hAnsi="Arial" w:cs="Arial"/>
          <w:sz w:val="20"/>
          <w:szCs w:val="20"/>
        </w:rPr>
        <w:t xml:space="preserve">), e não governamentais, como </w:t>
      </w:r>
      <w:r w:rsidRPr="009E2B1B">
        <w:rPr>
          <w:rFonts w:ascii="Arial" w:eastAsia="Times New Roman" w:hAnsi="Arial" w:cs="Arial"/>
          <w:i/>
          <w:sz w:val="20"/>
          <w:szCs w:val="20"/>
        </w:rPr>
        <w:t>Coral Restoration Foundation</w:t>
      </w:r>
      <w:r w:rsidRPr="00763382">
        <w:rPr>
          <w:rFonts w:ascii="Arial" w:eastAsia="Times New Roman" w:hAnsi="Arial" w:cs="Arial"/>
          <w:sz w:val="20"/>
          <w:szCs w:val="20"/>
        </w:rPr>
        <w:t xml:space="preserve"> (Fundação de refaunação de corais), </w:t>
      </w:r>
      <w:r w:rsidRPr="009E2B1B">
        <w:rPr>
          <w:rFonts w:ascii="Arial" w:eastAsia="Times New Roman" w:hAnsi="Arial" w:cs="Arial"/>
          <w:i/>
          <w:sz w:val="20"/>
          <w:szCs w:val="20"/>
        </w:rPr>
        <w:t>The Nature Conservancy</w:t>
      </w:r>
      <w:r w:rsidRPr="00763382">
        <w:rPr>
          <w:rFonts w:ascii="Arial" w:eastAsia="Times New Roman" w:hAnsi="Arial" w:cs="Arial"/>
          <w:sz w:val="20"/>
          <w:szCs w:val="20"/>
        </w:rPr>
        <w:t xml:space="preserve"> (Conservação da Natureza) que lidera a rede </w:t>
      </w:r>
      <w:r w:rsidRPr="009E2B1B">
        <w:rPr>
          <w:rFonts w:ascii="Arial" w:eastAsia="Times New Roman" w:hAnsi="Arial" w:cs="Arial"/>
          <w:i/>
          <w:sz w:val="20"/>
          <w:szCs w:val="20"/>
        </w:rPr>
        <w:t>Reef Resilience Network</w:t>
      </w:r>
      <w:r w:rsidRPr="00763382">
        <w:rPr>
          <w:rFonts w:ascii="Arial" w:eastAsia="Times New Roman" w:hAnsi="Arial" w:cs="Arial"/>
          <w:sz w:val="20"/>
          <w:szCs w:val="20"/>
        </w:rPr>
        <w:t xml:space="preserve"> (Rede de Resiliência de Recifes), </w:t>
      </w:r>
      <w:r w:rsidRPr="009E2B1B">
        <w:rPr>
          <w:rFonts w:ascii="Arial" w:eastAsia="Times New Roman" w:hAnsi="Arial" w:cs="Arial"/>
          <w:i/>
          <w:sz w:val="20"/>
          <w:szCs w:val="20"/>
        </w:rPr>
        <w:t>Global Coral Reef Alliance</w:t>
      </w:r>
      <w:r w:rsidRPr="00763382">
        <w:rPr>
          <w:rFonts w:ascii="Arial" w:eastAsia="Times New Roman" w:hAnsi="Arial" w:cs="Arial"/>
          <w:sz w:val="20"/>
          <w:szCs w:val="20"/>
        </w:rPr>
        <w:t xml:space="preserve"> (Aliança Global de Recifes de Coral) e diversas Universidades que, em conjunto tomaram iniciativas para realizar a refaunação de  milhares de corais nos recifes. Na contra-mão desses esforços, o Brasil não conta com iniciativas</w:t>
      </w:r>
      <w:r>
        <w:rPr>
          <w:rFonts w:ascii="Arial" w:eastAsia="Times New Roman" w:hAnsi="Arial" w:cs="Arial"/>
          <w:sz w:val="20"/>
          <w:szCs w:val="20"/>
        </w:rPr>
        <w:t xml:space="preserve"> focadas n</w:t>
      </w:r>
      <w:r w:rsidRPr="00763382">
        <w:rPr>
          <w:rFonts w:ascii="Arial" w:eastAsia="Times New Roman" w:hAnsi="Arial" w:cs="Arial"/>
          <w:sz w:val="20"/>
          <w:szCs w:val="20"/>
        </w:rPr>
        <w:t xml:space="preserve">o estabelecimento de fazendas de corais </w:t>
      </w:r>
      <w:r>
        <w:rPr>
          <w:rFonts w:ascii="Arial" w:eastAsia="Times New Roman" w:hAnsi="Arial" w:cs="Arial"/>
          <w:sz w:val="20"/>
          <w:szCs w:val="20"/>
        </w:rPr>
        <w:t>para refaunação</w:t>
      </w:r>
      <w:r w:rsidRPr="00763382">
        <w:rPr>
          <w:rFonts w:ascii="Arial" w:eastAsia="Times New Roman" w:hAnsi="Arial" w:cs="Arial"/>
          <w:sz w:val="20"/>
          <w:szCs w:val="20"/>
        </w:rPr>
        <w:t>, e, tampouco, com o aprimoramento e adaptação das estratégias para esse cultivo em águas Brasileiras. O processo de impl</w:t>
      </w:r>
      <w:r>
        <w:rPr>
          <w:rFonts w:ascii="Arial" w:eastAsia="Times New Roman" w:hAnsi="Arial" w:cs="Arial"/>
          <w:sz w:val="20"/>
          <w:szCs w:val="20"/>
        </w:rPr>
        <w:t>eme</w:t>
      </w:r>
      <w:r w:rsidRPr="00763382">
        <w:rPr>
          <w:rFonts w:ascii="Arial" w:eastAsia="Times New Roman" w:hAnsi="Arial" w:cs="Arial"/>
          <w:sz w:val="20"/>
          <w:szCs w:val="20"/>
        </w:rPr>
        <w:t>ntação depende d</w:t>
      </w:r>
      <w:r>
        <w:rPr>
          <w:rFonts w:ascii="Arial" w:eastAsia="Times New Roman" w:hAnsi="Arial" w:cs="Arial"/>
          <w:sz w:val="20"/>
          <w:szCs w:val="20"/>
        </w:rPr>
        <w:t>o</w:t>
      </w:r>
      <w:r w:rsidRPr="00763382">
        <w:rPr>
          <w:rFonts w:ascii="Arial" w:eastAsia="Times New Roman" w:hAnsi="Arial" w:cs="Arial"/>
          <w:sz w:val="20"/>
          <w:szCs w:val="20"/>
        </w:rPr>
        <w:t xml:space="preserve"> ambiente e das características do recife, e di</w:t>
      </w:r>
      <w:r>
        <w:rPr>
          <w:rFonts w:ascii="Arial" w:eastAsia="Times New Roman" w:hAnsi="Arial" w:cs="Arial"/>
          <w:sz w:val="20"/>
          <w:szCs w:val="20"/>
        </w:rPr>
        <w:t>ferentes</w:t>
      </w:r>
      <w:r w:rsidRPr="00763382">
        <w:rPr>
          <w:rFonts w:ascii="Arial" w:eastAsia="Times New Roman" w:hAnsi="Arial" w:cs="Arial"/>
          <w:sz w:val="20"/>
          <w:szCs w:val="20"/>
        </w:rPr>
        <w:t xml:space="preserve"> metodologias podem ser utilizadas dependendo das condições ambientais. No Brasil, não houve o registro de perdas significativas das espécies de corais no último evento massivo de branqueamento, ocorrido em 2016. Entretanto, além de não haver atualmente um plano de monitoramento</w:t>
      </w:r>
      <w:r>
        <w:rPr>
          <w:rFonts w:ascii="Arial" w:eastAsia="Times New Roman" w:hAnsi="Arial" w:cs="Arial"/>
          <w:sz w:val="20"/>
          <w:szCs w:val="20"/>
        </w:rPr>
        <w:t xml:space="preserve"> de âmbito nacional </w:t>
      </w:r>
      <w:r w:rsidRPr="00763382">
        <w:rPr>
          <w:rFonts w:ascii="Arial" w:eastAsia="Times New Roman" w:hAnsi="Arial" w:cs="Arial"/>
          <w:sz w:val="20"/>
          <w:szCs w:val="20"/>
        </w:rPr>
        <w:t xml:space="preserve">desses eventos de branqueamento, de </w:t>
      </w:r>
      <w:r>
        <w:rPr>
          <w:rFonts w:ascii="Arial" w:eastAsia="Times New Roman" w:hAnsi="Arial" w:cs="Arial"/>
          <w:sz w:val="20"/>
          <w:szCs w:val="20"/>
        </w:rPr>
        <w:t>forma</w:t>
      </w:r>
      <w:r w:rsidRPr="00763382">
        <w:rPr>
          <w:rFonts w:ascii="Arial" w:eastAsia="Times New Roman" w:hAnsi="Arial" w:cs="Arial"/>
          <w:sz w:val="20"/>
          <w:szCs w:val="20"/>
        </w:rPr>
        <w:t xml:space="preserve"> que se possa </w:t>
      </w:r>
      <w:r>
        <w:rPr>
          <w:rFonts w:ascii="Arial" w:eastAsia="Times New Roman" w:hAnsi="Arial" w:cs="Arial"/>
          <w:sz w:val="20"/>
          <w:szCs w:val="20"/>
        </w:rPr>
        <w:t>compilar</w:t>
      </w:r>
      <w:r w:rsidRPr="00763382">
        <w:rPr>
          <w:rFonts w:ascii="Arial" w:eastAsia="Times New Roman" w:hAnsi="Arial" w:cs="Arial"/>
          <w:sz w:val="20"/>
          <w:szCs w:val="20"/>
        </w:rPr>
        <w:t xml:space="preserve"> e </w:t>
      </w:r>
      <w:r>
        <w:rPr>
          <w:rFonts w:ascii="Arial" w:eastAsia="Times New Roman" w:hAnsi="Arial" w:cs="Arial"/>
          <w:sz w:val="20"/>
          <w:szCs w:val="20"/>
        </w:rPr>
        <w:t>trocar</w:t>
      </w:r>
      <w:r w:rsidRPr="00763382">
        <w:rPr>
          <w:rFonts w:ascii="Arial" w:eastAsia="Times New Roman" w:hAnsi="Arial" w:cs="Arial"/>
          <w:sz w:val="20"/>
          <w:szCs w:val="20"/>
        </w:rPr>
        <w:t xml:space="preserve"> relatos de diferentes regiões, e considerando as previsões de que esses eventos </w:t>
      </w:r>
      <w:r>
        <w:rPr>
          <w:rFonts w:ascii="Arial" w:eastAsia="Times New Roman" w:hAnsi="Arial" w:cs="Arial"/>
          <w:sz w:val="20"/>
          <w:szCs w:val="20"/>
        </w:rPr>
        <w:t>passem a ocorrer</w:t>
      </w:r>
      <w:r w:rsidRPr="00763382">
        <w:rPr>
          <w:rFonts w:ascii="Arial" w:eastAsia="Times New Roman" w:hAnsi="Arial" w:cs="Arial"/>
          <w:sz w:val="20"/>
          <w:szCs w:val="20"/>
        </w:rPr>
        <w:t xml:space="preserve"> de maneira mais agressiva e regular, não há como prevermos </w:t>
      </w:r>
      <w:r>
        <w:rPr>
          <w:rFonts w:ascii="Arial" w:eastAsia="Times New Roman" w:hAnsi="Arial" w:cs="Arial"/>
          <w:sz w:val="20"/>
          <w:szCs w:val="20"/>
        </w:rPr>
        <w:t>o impacto que eles podem causar aos nossos corais</w:t>
      </w:r>
      <w:r w:rsidRPr="00763382">
        <w:rPr>
          <w:rFonts w:ascii="Arial" w:eastAsia="Times New Roman" w:hAnsi="Arial" w:cs="Arial"/>
          <w:sz w:val="20"/>
          <w:szCs w:val="20"/>
        </w:rPr>
        <w:t>. Por esse motivo</w:t>
      </w:r>
      <w:r>
        <w:rPr>
          <w:rFonts w:ascii="Arial" w:eastAsia="Times New Roman" w:hAnsi="Arial" w:cs="Arial"/>
          <w:sz w:val="20"/>
          <w:szCs w:val="20"/>
        </w:rPr>
        <w:t>,</w:t>
      </w:r>
      <w:r w:rsidRPr="00763382">
        <w:rPr>
          <w:rFonts w:ascii="Arial" w:eastAsia="Times New Roman" w:hAnsi="Arial" w:cs="Arial"/>
          <w:sz w:val="20"/>
          <w:szCs w:val="20"/>
        </w:rPr>
        <w:t xml:space="preserve"> é urgente que medidas </w:t>
      </w:r>
      <w:r>
        <w:rPr>
          <w:rFonts w:ascii="Arial" w:eastAsia="Times New Roman" w:hAnsi="Arial" w:cs="Arial"/>
          <w:sz w:val="20"/>
          <w:szCs w:val="20"/>
        </w:rPr>
        <w:t>preventivas sejam criadas para que possamos ser aptos a realizar</w:t>
      </w:r>
      <w:r w:rsidRPr="00763382">
        <w:rPr>
          <w:rFonts w:ascii="Arial" w:eastAsia="Times New Roman" w:hAnsi="Arial" w:cs="Arial"/>
          <w:sz w:val="20"/>
          <w:szCs w:val="20"/>
        </w:rPr>
        <w:t xml:space="preserve"> cultivo </w:t>
      </w:r>
      <w:r>
        <w:rPr>
          <w:rFonts w:ascii="Arial" w:eastAsia="Times New Roman" w:hAnsi="Arial" w:cs="Arial"/>
          <w:sz w:val="20"/>
          <w:szCs w:val="20"/>
        </w:rPr>
        <w:t>eficiente de corais</w:t>
      </w:r>
      <w:r w:rsidRPr="00763382">
        <w:rPr>
          <w:rFonts w:ascii="Arial" w:eastAsia="Times New Roman" w:hAnsi="Arial" w:cs="Arial"/>
          <w:sz w:val="20"/>
          <w:szCs w:val="20"/>
        </w:rPr>
        <w:t xml:space="preserve"> na costa Brasileira, </w:t>
      </w:r>
      <w:r>
        <w:rPr>
          <w:rFonts w:ascii="Arial" w:eastAsia="Times New Roman" w:hAnsi="Arial" w:cs="Arial"/>
          <w:sz w:val="20"/>
          <w:szCs w:val="20"/>
        </w:rPr>
        <w:t xml:space="preserve">e que essas metodologias </w:t>
      </w:r>
      <w:r w:rsidRPr="00763382">
        <w:rPr>
          <w:rFonts w:ascii="Arial" w:eastAsia="Times New Roman" w:hAnsi="Arial" w:cs="Arial"/>
          <w:sz w:val="20"/>
          <w:szCs w:val="20"/>
        </w:rPr>
        <w:t>sejam estabelecidas</w:t>
      </w:r>
      <w:r>
        <w:rPr>
          <w:rFonts w:ascii="Arial" w:eastAsia="Times New Roman" w:hAnsi="Arial" w:cs="Arial"/>
          <w:sz w:val="20"/>
          <w:szCs w:val="20"/>
        </w:rPr>
        <w:t xml:space="preserve"> e estudadas</w:t>
      </w:r>
      <w:r w:rsidRPr="00763382">
        <w:rPr>
          <w:rFonts w:ascii="Arial" w:eastAsia="Times New Roman" w:hAnsi="Arial" w:cs="Arial"/>
          <w:sz w:val="20"/>
          <w:szCs w:val="20"/>
        </w:rPr>
        <w:t xml:space="preserve">, para que possam ser selecionadas </w:t>
      </w:r>
      <w:r>
        <w:rPr>
          <w:rFonts w:ascii="Arial" w:eastAsia="Times New Roman" w:hAnsi="Arial" w:cs="Arial"/>
          <w:sz w:val="20"/>
          <w:szCs w:val="20"/>
        </w:rPr>
        <w:t>estratégias específicas</w:t>
      </w:r>
      <w:r w:rsidRPr="00763382">
        <w:rPr>
          <w:rFonts w:ascii="Arial" w:eastAsia="Times New Roman" w:hAnsi="Arial" w:cs="Arial"/>
          <w:sz w:val="20"/>
          <w:szCs w:val="20"/>
        </w:rPr>
        <w:t xml:space="preserve"> para nossas condições ambientais</w:t>
      </w:r>
      <w:r>
        <w:rPr>
          <w:rFonts w:ascii="Arial" w:eastAsia="Times New Roman" w:hAnsi="Arial" w:cs="Arial"/>
          <w:sz w:val="20"/>
          <w:szCs w:val="20"/>
        </w:rPr>
        <w:t>.</w:t>
      </w:r>
      <w:r w:rsidRPr="00763382">
        <w:rPr>
          <w:rFonts w:ascii="Arial" w:eastAsia="Times New Roman" w:hAnsi="Arial" w:cs="Arial"/>
          <w:sz w:val="20"/>
          <w:szCs w:val="20"/>
        </w:rPr>
        <w:t xml:space="preserve"> </w:t>
      </w:r>
      <w:r>
        <w:rPr>
          <w:rFonts w:ascii="Arial" w:eastAsia="Times New Roman" w:hAnsi="Arial" w:cs="Arial"/>
          <w:sz w:val="20"/>
          <w:szCs w:val="20"/>
        </w:rPr>
        <w:t>Além disso é importante avaliar estratégias capazes de conferir resiliência ou resistência a corais Brasileiros e o mecanismo responsável por isso.</w:t>
      </w:r>
    </w:p>
    <w:p w14:paraId="3B15BF94" w14:textId="77777777" w:rsidR="00FC5C22" w:rsidRPr="00763382" w:rsidRDefault="00FC5C22" w:rsidP="00FC5C22">
      <w:pPr>
        <w:shd w:val="clear" w:color="auto" w:fill="FFFFFF"/>
        <w:spacing w:line="360" w:lineRule="auto"/>
        <w:ind w:firstLine="720"/>
        <w:jc w:val="both"/>
        <w:rPr>
          <w:rFonts w:ascii="Arial" w:hAnsi="Arial" w:cs="Arial"/>
          <w:sz w:val="20"/>
          <w:szCs w:val="20"/>
          <w:highlight w:val="white"/>
        </w:rPr>
      </w:pPr>
      <w:r w:rsidRPr="00763382">
        <w:rPr>
          <w:rFonts w:ascii="Arial" w:eastAsia="Times New Roman" w:hAnsi="Arial" w:cs="Arial"/>
          <w:color w:val="000000"/>
          <w:sz w:val="20"/>
          <w:szCs w:val="20"/>
        </w:rPr>
        <w:t>A partir do mapeamento físico e das principais características oceanográficas das áreas pretendidas, será possível identificar o local que melhor abrigar</w:t>
      </w:r>
      <w:r>
        <w:rPr>
          <w:rFonts w:ascii="Arial" w:eastAsia="Times New Roman" w:hAnsi="Arial" w:cs="Arial"/>
          <w:color w:val="000000"/>
          <w:sz w:val="20"/>
          <w:szCs w:val="20"/>
        </w:rPr>
        <w:t>á</w:t>
      </w:r>
      <w:r w:rsidRPr="00763382">
        <w:rPr>
          <w:rFonts w:ascii="Arial" w:eastAsia="Times New Roman" w:hAnsi="Arial" w:cs="Arial"/>
          <w:color w:val="000000"/>
          <w:sz w:val="20"/>
          <w:szCs w:val="20"/>
        </w:rPr>
        <w:t xml:space="preserve"> a fazenda. </w:t>
      </w:r>
      <w:r w:rsidRPr="00763382">
        <w:rPr>
          <w:rFonts w:ascii="Arial" w:eastAsia="Times New Roman" w:hAnsi="Arial" w:cs="Arial"/>
          <w:sz w:val="20"/>
          <w:szCs w:val="20"/>
          <w:highlight w:val="white"/>
        </w:rPr>
        <w:t xml:space="preserve">Existem muitas metodologias que podem ser utilizadas para o cultivo de corais que serão utilizados para futura refaunação do ambiente coralíneo.  </w:t>
      </w:r>
      <w:r w:rsidRPr="00763382">
        <w:rPr>
          <w:rFonts w:ascii="Arial" w:eastAsia="Times New Roman" w:hAnsi="Arial" w:cs="Arial"/>
          <w:sz w:val="20"/>
          <w:szCs w:val="20"/>
        </w:rPr>
        <w:t xml:space="preserve">A maioria das metodologias de cultivo dos fragmentos de corais baseia-se na  técnica de </w:t>
      </w:r>
      <w:r>
        <w:rPr>
          <w:rFonts w:ascii="Arial" w:eastAsia="Times New Roman" w:hAnsi="Arial" w:cs="Arial"/>
          <w:sz w:val="20"/>
          <w:szCs w:val="20"/>
        </w:rPr>
        <w:t>“</w:t>
      </w:r>
      <w:r w:rsidRPr="00763382">
        <w:rPr>
          <w:rFonts w:ascii="Arial" w:eastAsia="Times New Roman" w:hAnsi="Arial" w:cs="Arial"/>
          <w:sz w:val="20"/>
          <w:szCs w:val="20"/>
        </w:rPr>
        <w:t>jardinagem de corais</w:t>
      </w:r>
      <w:r>
        <w:rPr>
          <w:rFonts w:ascii="Arial" w:eastAsia="Times New Roman" w:hAnsi="Arial" w:cs="Arial"/>
          <w:sz w:val="20"/>
          <w:szCs w:val="20"/>
        </w:rPr>
        <w:t>”</w:t>
      </w:r>
      <w:r w:rsidRPr="00763382">
        <w:rPr>
          <w:rFonts w:ascii="Arial" w:eastAsia="Times New Roman" w:hAnsi="Arial" w:cs="Arial"/>
          <w:sz w:val="20"/>
          <w:szCs w:val="20"/>
        </w:rPr>
        <w:t xml:space="preserve"> (</w:t>
      </w:r>
      <w:r w:rsidRPr="00763382">
        <w:rPr>
          <w:rFonts w:ascii="Arial" w:eastAsia="Times New Roman" w:hAnsi="Arial" w:cs="Arial"/>
          <w:color w:val="212121"/>
          <w:sz w:val="20"/>
          <w:szCs w:val="20"/>
        </w:rPr>
        <w:t>Rinkevich, et al, 2004)</w:t>
      </w:r>
      <w:r>
        <w:rPr>
          <w:rFonts w:ascii="Arial" w:eastAsia="Times New Roman" w:hAnsi="Arial" w:cs="Arial"/>
          <w:color w:val="212121"/>
          <w:sz w:val="20"/>
          <w:szCs w:val="20"/>
        </w:rPr>
        <w:t>,</w:t>
      </w:r>
      <w:r w:rsidRPr="00763382">
        <w:rPr>
          <w:rFonts w:ascii="Arial" w:eastAsia="Times New Roman" w:hAnsi="Arial" w:cs="Arial"/>
          <w:sz w:val="20"/>
          <w:szCs w:val="20"/>
        </w:rPr>
        <w:t xml:space="preserve"> que é o processo de fixação de corais (chamado também de transplante) </w:t>
      </w:r>
      <w:r>
        <w:rPr>
          <w:rFonts w:ascii="Arial" w:eastAsia="Times New Roman" w:hAnsi="Arial" w:cs="Arial"/>
          <w:sz w:val="20"/>
          <w:szCs w:val="20"/>
        </w:rPr>
        <w:t>que utiliza</w:t>
      </w:r>
      <w:r w:rsidRPr="00763382">
        <w:rPr>
          <w:rFonts w:ascii="Arial" w:eastAsia="Times New Roman" w:hAnsi="Arial" w:cs="Arial"/>
          <w:sz w:val="20"/>
          <w:szCs w:val="20"/>
        </w:rPr>
        <w:t xml:space="preserve"> um substrato </w:t>
      </w:r>
      <w:r>
        <w:rPr>
          <w:rFonts w:ascii="Arial" w:eastAsia="Times New Roman" w:hAnsi="Arial" w:cs="Arial"/>
          <w:sz w:val="20"/>
          <w:szCs w:val="20"/>
        </w:rPr>
        <w:t>para a fixação dos</w:t>
      </w:r>
      <w:r w:rsidRPr="00763382">
        <w:rPr>
          <w:rFonts w:ascii="Arial" w:eastAsia="Times New Roman" w:hAnsi="Arial" w:cs="Arial"/>
          <w:sz w:val="20"/>
          <w:szCs w:val="20"/>
        </w:rPr>
        <w:t xml:space="preserve"> fragmentos </w:t>
      </w:r>
      <w:r w:rsidRPr="00763382">
        <w:rPr>
          <w:rFonts w:ascii="Arial" w:eastAsia="Times New Roman" w:hAnsi="Arial" w:cs="Arial"/>
          <w:sz w:val="20"/>
          <w:szCs w:val="20"/>
        </w:rPr>
        <w:lastRenderedPageBreak/>
        <w:t>obtidos através de colônias-mãe em uma pequena distância dos recifes</w:t>
      </w:r>
      <w:r>
        <w:rPr>
          <w:rFonts w:ascii="Arial" w:eastAsia="Times New Roman" w:hAnsi="Arial" w:cs="Arial"/>
          <w:sz w:val="20"/>
          <w:szCs w:val="20"/>
        </w:rPr>
        <w:t xml:space="preserve"> (</w:t>
      </w:r>
      <w:r w:rsidRPr="00763382">
        <w:rPr>
          <w:rFonts w:ascii="Arial" w:eastAsia="Times New Roman" w:hAnsi="Arial" w:cs="Arial"/>
          <w:sz w:val="20"/>
          <w:szCs w:val="20"/>
        </w:rPr>
        <w:t>alternativamente poderão ser fixados no próprio recife</w:t>
      </w:r>
      <w:r>
        <w:rPr>
          <w:rFonts w:ascii="Arial" w:eastAsia="Times New Roman" w:hAnsi="Arial" w:cs="Arial"/>
          <w:sz w:val="20"/>
          <w:szCs w:val="20"/>
        </w:rPr>
        <w:t>)</w:t>
      </w:r>
      <w:r w:rsidRPr="00763382">
        <w:rPr>
          <w:rFonts w:ascii="Arial" w:eastAsia="Times New Roman" w:hAnsi="Arial" w:cs="Arial"/>
          <w:sz w:val="20"/>
          <w:szCs w:val="20"/>
        </w:rPr>
        <w:t xml:space="preserve">. </w:t>
      </w:r>
      <w:r>
        <w:rPr>
          <w:rFonts w:ascii="Arial" w:eastAsia="Times New Roman" w:hAnsi="Arial" w:cs="Arial"/>
          <w:color w:val="000000"/>
          <w:sz w:val="20"/>
          <w:szCs w:val="20"/>
        </w:rPr>
        <w:t>Além desta, outras</w:t>
      </w:r>
      <w:r w:rsidRPr="00763382">
        <w:rPr>
          <w:rFonts w:ascii="Arial" w:eastAsia="Times New Roman" w:hAnsi="Arial" w:cs="Arial"/>
          <w:color w:val="000000"/>
          <w:sz w:val="20"/>
          <w:szCs w:val="20"/>
        </w:rPr>
        <w:t xml:space="preserve"> técnicas </w:t>
      </w:r>
      <w:r>
        <w:rPr>
          <w:rFonts w:ascii="Arial" w:eastAsia="Times New Roman" w:hAnsi="Arial" w:cs="Arial"/>
          <w:color w:val="000000"/>
          <w:sz w:val="20"/>
          <w:szCs w:val="20"/>
        </w:rPr>
        <w:t>já foram</w:t>
      </w:r>
      <w:r w:rsidRPr="00763382">
        <w:rPr>
          <w:rFonts w:ascii="Arial" w:eastAsia="Times New Roman" w:hAnsi="Arial" w:cs="Arial"/>
          <w:color w:val="000000"/>
          <w:sz w:val="20"/>
          <w:szCs w:val="20"/>
        </w:rPr>
        <w:t xml:space="preserve"> utilizadas com sucesso</w:t>
      </w:r>
      <w:r>
        <w:rPr>
          <w:rFonts w:ascii="Arial" w:eastAsia="Times New Roman" w:hAnsi="Arial" w:cs="Arial"/>
          <w:color w:val="000000"/>
          <w:sz w:val="20"/>
          <w:szCs w:val="20"/>
        </w:rPr>
        <w:t xml:space="preserve"> em outras partes do mundo</w:t>
      </w:r>
      <w:r w:rsidRPr="00763382">
        <w:rPr>
          <w:rFonts w:ascii="Arial" w:eastAsia="Times New Roman" w:hAnsi="Arial" w:cs="Arial"/>
          <w:color w:val="000000"/>
          <w:sz w:val="20"/>
          <w:szCs w:val="20"/>
        </w:rPr>
        <w:t>. Nedimeyer e colaboradores (2011)</w:t>
      </w:r>
      <w:r>
        <w:rPr>
          <w:rFonts w:ascii="Arial" w:eastAsia="Times New Roman" w:hAnsi="Arial" w:cs="Arial"/>
          <w:color w:val="000000"/>
          <w:sz w:val="20"/>
          <w:szCs w:val="20"/>
        </w:rPr>
        <w:t>, p</w:t>
      </w:r>
      <w:r w:rsidRPr="00763382">
        <w:rPr>
          <w:rFonts w:ascii="Arial" w:eastAsia="Times New Roman" w:hAnsi="Arial" w:cs="Arial"/>
          <w:color w:val="000000"/>
          <w:sz w:val="20"/>
          <w:szCs w:val="20"/>
        </w:rPr>
        <w:t xml:space="preserve">or exemplo, empregaram uma </w:t>
      </w:r>
      <w:r w:rsidRPr="00D6785E">
        <w:rPr>
          <w:rFonts w:ascii="Arial" w:eastAsia="Times New Roman" w:hAnsi="Arial" w:cs="Arial"/>
          <w:sz w:val="20"/>
          <w:szCs w:val="20"/>
        </w:rPr>
        <w:t>metodologia</w:t>
      </w:r>
      <w:r w:rsidRPr="00763382">
        <w:rPr>
          <w:rFonts w:ascii="Arial" w:eastAsia="Times New Roman" w:hAnsi="Arial" w:cs="Arial"/>
          <w:color w:val="000000"/>
          <w:sz w:val="20"/>
          <w:szCs w:val="20"/>
        </w:rPr>
        <w:t xml:space="preserve"> desenvolvid</w:t>
      </w:r>
      <w:r w:rsidRPr="00D6785E">
        <w:rPr>
          <w:rFonts w:ascii="Arial" w:eastAsia="Times New Roman" w:hAnsi="Arial" w:cs="Arial"/>
          <w:sz w:val="20"/>
          <w:szCs w:val="20"/>
        </w:rPr>
        <w:t>a</w:t>
      </w:r>
      <w:r w:rsidRPr="00763382">
        <w:rPr>
          <w:rFonts w:ascii="Arial" w:eastAsia="Times New Roman" w:hAnsi="Arial" w:cs="Arial"/>
          <w:color w:val="000000"/>
          <w:sz w:val="20"/>
          <w:szCs w:val="20"/>
        </w:rPr>
        <w:t xml:space="preserve"> pel</w:t>
      </w:r>
      <w:r>
        <w:rPr>
          <w:rFonts w:ascii="Arial" w:eastAsia="Times New Roman" w:hAnsi="Arial" w:cs="Arial"/>
          <w:color w:val="000000"/>
          <w:sz w:val="20"/>
          <w:szCs w:val="20"/>
        </w:rPr>
        <w:t>o</w:t>
      </w:r>
      <w:r w:rsidRPr="00763382">
        <w:rPr>
          <w:rFonts w:ascii="Arial" w:eastAsia="Times New Roman" w:hAnsi="Arial" w:cs="Arial"/>
          <w:color w:val="000000"/>
          <w:sz w:val="20"/>
          <w:szCs w:val="20"/>
        </w:rPr>
        <w:t xml:space="preserve"> </w:t>
      </w:r>
      <w:r w:rsidRPr="009E2B1B">
        <w:rPr>
          <w:rFonts w:ascii="Arial" w:eastAsia="Times New Roman" w:hAnsi="Arial" w:cs="Arial"/>
          <w:i/>
          <w:sz w:val="20"/>
          <w:szCs w:val="20"/>
          <w:highlight w:val="white"/>
        </w:rPr>
        <w:t>Coral Reef Foundation</w:t>
      </w:r>
      <w:r w:rsidRPr="00763382">
        <w:rPr>
          <w:rFonts w:ascii="Arial" w:eastAsia="Times New Roman" w:hAnsi="Arial" w:cs="Arial"/>
          <w:sz w:val="20"/>
          <w:szCs w:val="20"/>
          <w:highlight w:val="white"/>
        </w:rPr>
        <w:t>,</w:t>
      </w:r>
      <w:r>
        <w:rPr>
          <w:rFonts w:ascii="Arial" w:eastAsia="Times New Roman" w:hAnsi="Arial" w:cs="Arial"/>
          <w:sz w:val="20"/>
          <w:szCs w:val="20"/>
          <w:highlight w:val="white"/>
        </w:rPr>
        <w:t xml:space="preserve"> </w:t>
      </w:r>
      <w:r w:rsidRPr="00763382">
        <w:rPr>
          <w:rFonts w:ascii="Arial" w:eastAsia="Times New Roman" w:hAnsi="Arial" w:cs="Arial"/>
          <w:color w:val="000000"/>
          <w:sz w:val="20"/>
          <w:szCs w:val="20"/>
        </w:rPr>
        <w:t>na Flórida</w:t>
      </w:r>
      <w:r w:rsidRPr="00763382">
        <w:rPr>
          <w:rFonts w:ascii="Arial" w:eastAsia="Times New Roman" w:hAnsi="Arial" w:cs="Arial"/>
          <w:sz w:val="20"/>
          <w:szCs w:val="20"/>
          <w:highlight w:val="white"/>
        </w:rPr>
        <w:t>. Essa metodologia consiste no uso de uma estrutura feita de PVC (</w:t>
      </w:r>
      <w:r w:rsidRPr="009E2B1B">
        <w:rPr>
          <w:rFonts w:ascii="Arial" w:eastAsia="Times New Roman" w:hAnsi="Arial" w:cs="Arial"/>
          <w:i/>
          <w:sz w:val="20"/>
          <w:szCs w:val="20"/>
          <w:highlight w:val="white"/>
        </w:rPr>
        <w:t>Coral Tree Nursery</w:t>
      </w:r>
      <w:r w:rsidRPr="00763382">
        <w:rPr>
          <w:rFonts w:ascii="Arial" w:eastAsia="Times New Roman" w:hAnsi="Arial" w:cs="Arial"/>
          <w:sz w:val="20"/>
          <w:szCs w:val="20"/>
          <w:highlight w:val="white"/>
        </w:rPr>
        <w:t>), que se assemelha ao formato de uma árvore. Esta fazenda é amarrada ao fundo do oceano e permanece na vertical com o auxílio de um flutuador e ancoragem. Os fragmentos de coral são pendurados nos galhos da árvore de PVC por meio de linha de monofilamento de nylon.</w:t>
      </w:r>
      <w:r>
        <w:rPr>
          <w:rFonts w:ascii="Arial" w:eastAsia="Times New Roman" w:hAnsi="Arial" w:cs="Arial"/>
          <w:sz w:val="20"/>
          <w:szCs w:val="20"/>
        </w:rPr>
        <w:t xml:space="preserve"> Uma outra alternativa já descrita utiliza</w:t>
      </w:r>
      <w:r w:rsidRPr="00763382">
        <w:rPr>
          <w:rFonts w:ascii="Arial" w:eastAsia="Times New Roman" w:hAnsi="Arial" w:cs="Arial"/>
          <w:sz w:val="20"/>
          <w:szCs w:val="20"/>
        </w:rPr>
        <w:t xml:space="preserve"> cimento e pedras calcárias próximos ao recife para construir a base do aparato (fazenda)</w:t>
      </w:r>
      <w:r>
        <w:rPr>
          <w:rFonts w:ascii="Arial" w:eastAsia="Times New Roman" w:hAnsi="Arial" w:cs="Arial"/>
          <w:sz w:val="20"/>
          <w:szCs w:val="20"/>
        </w:rPr>
        <w:t>,</w:t>
      </w:r>
      <w:r w:rsidRPr="00763382">
        <w:rPr>
          <w:rFonts w:ascii="Arial" w:eastAsia="Times New Roman" w:hAnsi="Arial" w:cs="Arial"/>
          <w:sz w:val="20"/>
          <w:szCs w:val="20"/>
        </w:rPr>
        <w:t xml:space="preserve"> e nele</w:t>
      </w:r>
      <w:r>
        <w:rPr>
          <w:rFonts w:ascii="Arial" w:eastAsia="Times New Roman" w:hAnsi="Arial" w:cs="Arial"/>
          <w:sz w:val="20"/>
          <w:szCs w:val="20"/>
        </w:rPr>
        <w:t>,</w:t>
      </w:r>
      <w:r w:rsidRPr="00763382">
        <w:rPr>
          <w:rFonts w:ascii="Arial" w:eastAsia="Times New Roman" w:hAnsi="Arial" w:cs="Arial"/>
          <w:sz w:val="20"/>
          <w:szCs w:val="20"/>
        </w:rPr>
        <w:t xml:space="preserve"> realizar a fixação dos corais (Wapnick &amp; McCarthy, 2006). Esses substratos podem ser estruturas sustentáveis elaborad</w:t>
      </w:r>
      <w:r>
        <w:rPr>
          <w:rFonts w:ascii="Arial" w:eastAsia="Times New Roman" w:hAnsi="Arial" w:cs="Arial"/>
          <w:sz w:val="20"/>
          <w:szCs w:val="20"/>
        </w:rPr>
        <w:t>a</w:t>
      </w:r>
      <w:r w:rsidRPr="00763382">
        <w:rPr>
          <w:rFonts w:ascii="Arial" w:eastAsia="Times New Roman" w:hAnsi="Arial" w:cs="Arial"/>
          <w:sz w:val="20"/>
          <w:szCs w:val="20"/>
        </w:rPr>
        <w:t xml:space="preserve">s por empresas que visam o desenvolvimento </w:t>
      </w:r>
      <w:r>
        <w:rPr>
          <w:rFonts w:ascii="Arial" w:eastAsia="Times New Roman" w:hAnsi="Arial" w:cs="Arial"/>
          <w:sz w:val="20"/>
          <w:szCs w:val="20"/>
        </w:rPr>
        <w:t>responsável</w:t>
      </w:r>
      <w:r w:rsidRPr="00763382">
        <w:rPr>
          <w:rFonts w:ascii="Arial" w:eastAsia="Times New Roman" w:hAnsi="Arial" w:cs="Arial"/>
          <w:sz w:val="20"/>
          <w:szCs w:val="20"/>
        </w:rPr>
        <w:t xml:space="preserve"> do ambiente marinho. </w:t>
      </w:r>
      <w:r w:rsidRPr="00763382">
        <w:rPr>
          <w:rFonts w:ascii="Arial" w:eastAsia="Times New Roman" w:hAnsi="Arial" w:cs="Arial"/>
          <w:color w:val="000000"/>
          <w:sz w:val="20"/>
          <w:szCs w:val="20"/>
        </w:rPr>
        <w:t xml:space="preserve">A escolha da melhor metodologia, dependerá dos resultados levantados no estudo preliminar e levantamento  do mapeamento oceonográfico em 3D que será realizado </w:t>
      </w:r>
      <w:r w:rsidRPr="00763382">
        <w:rPr>
          <w:rFonts w:ascii="Arial" w:eastAsia="Times New Roman" w:hAnsi="Arial" w:cs="Arial"/>
          <w:sz w:val="20"/>
          <w:szCs w:val="20"/>
          <w:highlight w:val="white"/>
        </w:rPr>
        <w:t>em conjunto com o Departamento de Geoquímica da Universidade Federal do Rio de Janeiro (UFRJ)</w:t>
      </w:r>
      <w:r w:rsidRPr="00763382">
        <w:rPr>
          <w:rFonts w:ascii="Arial" w:eastAsia="Times New Roman" w:hAnsi="Arial" w:cs="Arial"/>
          <w:color w:val="000000"/>
          <w:sz w:val="20"/>
          <w:szCs w:val="20"/>
        </w:rPr>
        <w:t xml:space="preserve">. </w:t>
      </w:r>
      <w:r>
        <w:rPr>
          <w:rFonts w:ascii="Arial" w:eastAsia="Times New Roman" w:hAnsi="Arial" w:cs="Arial"/>
          <w:color w:val="000000"/>
          <w:sz w:val="20"/>
          <w:szCs w:val="20"/>
        </w:rPr>
        <w:t>Independente da técnica escolhida</w:t>
      </w:r>
      <w:r w:rsidRPr="00763382">
        <w:rPr>
          <w:rFonts w:ascii="Arial" w:eastAsia="Times New Roman" w:hAnsi="Arial" w:cs="Arial"/>
          <w:color w:val="000000"/>
          <w:sz w:val="20"/>
          <w:szCs w:val="20"/>
        </w:rPr>
        <w:t xml:space="preserve">, </w:t>
      </w:r>
      <w:r>
        <w:rPr>
          <w:rFonts w:ascii="Arial" w:eastAsia="Times New Roman" w:hAnsi="Arial" w:cs="Arial"/>
          <w:color w:val="000000"/>
          <w:sz w:val="20"/>
          <w:szCs w:val="20"/>
        </w:rPr>
        <w:t>nós nos propomos a</w:t>
      </w:r>
      <w:r w:rsidRPr="00763382">
        <w:rPr>
          <w:rFonts w:ascii="Arial" w:eastAsia="Times New Roman" w:hAnsi="Arial" w:cs="Arial"/>
          <w:color w:val="000000"/>
          <w:sz w:val="20"/>
          <w:szCs w:val="20"/>
        </w:rPr>
        <w:t xml:space="preserve"> </w:t>
      </w:r>
      <w:r>
        <w:rPr>
          <w:rFonts w:ascii="Arial" w:eastAsia="Times New Roman" w:hAnsi="Arial" w:cs="Arial"/>
          <w:color w:val="000000"/>
          <w:sz w:val="20"/>
          <w:szCs w:val="20"/>
        </w:rPr>
        <w:t>prouzir e replantar</w:t>
      </w:r>
      <w:r w:rsidRPr="00763382">
        <w:rPr>
          <w:rFonts w:ascii="Arial" w:eastAsia="Times New Roman" w:hAnsi="Arial" w:cs="Arial"/>
          <w:color w:val="000000"/>
          <w:sz w:val="20"/>
          <w:szCs w:val="20"/>
        </w:rPr>
        <w:t xml:space="preserve"> </w:t>
      </w:r>
      <w:r w:rsidRPr="00D6785E">
        <w:rPr>
          <w:rFonts w:ascii="Arial" w:eastAsia="Times New Roman" w:hAnsi="Arial" w:cs="Arial"/>
          <w:sz w:val="20"/>
          <w:szCs w:val="20"/>
        </w:rPr>
        <w:t>5</w:t>
      </w:r>
      <w:r w:rsidRPr="00763382">
        <w:rPr>
          <w:rFonts w:ascii="Arial" w:eastAsia="Times New Roman" w:hAnsi="Arial" w:cs="Arial"/>
          <w:color w:val="000000"/>
          <w:sz w:val="20"/>
          <w:szCs w:val="20"/>
        </w:rPr>
        <w:t>00 mudas (fragmentos) de corais na Região de Prado (B</w:t>
      </w:r>
      <w:r w:rsidRPr="00D6785E">
        <w:rPr>
          <w:rFonts w:ascii="Arial" w:eastAsia="Times New Roman" w:hAnsi="Arial" w:cs="Arial"/>
          <w:sz w:val="20"/>
          <w:szCs w:val="20"/>
        </w:rPr>
        <w:t>A</w:t>
      </w:r>
      <w:r w:rsidRPr="00763382">
        <w:rPr>
          <w:rFonts w:ascii="Arial" w:eastAsia="Times New Roman" w:hAnsi="Arial" w:cs="Arial"/>
          <w:color w:val="000000"/>
          <w:sz w:val="20"/>
          <w:szCs w:val="20"/>
        </w:rPr>
        <w:t xml:space="preserve">) de </w:t>
      </w:r>
      <w:r>
        <w:rPr>
          <w:rFonts w:ascii="Arial" w:eastAsia="Times New Roman" w:hAnsi="Arial" w:cs="Arial"/>
          <w:color w:val="000000"/>
          <w:sz w:val="20"/>
          <w:szCs w:val="20"/>
        </w:rPr>
        <w:t>variadas</w:t>
      </w:r>
      <w:r w:rsidRPr="00D6785E">
        <w:rPr>
          <w:rFonts w:ascii="Arial" w:eastAsia="Times New Roman" w:hAnsi="Arial" w:cs="Arial"/>
          <w:sz w:val="20"/>
          <w:szCs w:val="20"/>
        </w:rPr>
        <w:t xml:space="preserve"> espécies de coral nativas</w:t>
      </w:r>
      <w:r>
        <w:rPr>
          <w:rFonts w:ascii="Arial" w:eastAsia="Times New Roman" w:hAnsi="Arial" w:cs="Arial"/>
          <w:sz w:val="20"/>
          <w:szCs w:val="20"/>
        </w:rPr>
        <w:t>. Já n</w:t>
      </w:r>
      <w:r w:rsidRPr="00763382">
        <w:rPr>
          <w:rFonts w:ascii="Arial" w:eastAsia="Times New Roman" w:hAnsi="Arial" w:cs="Arial"/>
          <w:color w:val="000000"/>
          <w:sz w:val="20"/>
          <w:szCs w:val="20"/>
        </w:rPr>
        <w:t xml:space="preserve">a região de Armação dos Búzios (RJ) serão </w:t>
      </w:r>
      <w:r>
        <w:rPr>
          <w:rFonts w:ascii="Arial" w:eastAsia="Times New Roman" w:hAnsi="Arial" w:cs="Arial"/>
          <w:color w:val="000000"/>
          <w:sz w:val="20"/>
          <w:szCs w:val="20"/>
        </w:rPr>
        <w:t>produzidas</w:t>
      </w:r>
      <w:r w:rsidRPr="00763382">
        <w:rPr>
          <w:rFonts w:ascii="Arial" w:eastAsia="Times New Roman" w:hAnsi="Arial" w:cs="Arial"/>
          <w:color w:val="000000"/>
          <w:sz w:val="20"/>
          <w:szCs w:val="20"/>
        </w:rPr>
        <w:t xml:space="preserve"> 400 mudas (fragmentos) d</w:t>
      </w:r>
      <w:r w:rsidRPr="00D6785E">
        <w:rPr>
          <w:rFonts w:ascii="Arial" w:eastAsia="Times New Roman" w:hAnsi="Arial" w:cs="Arial"/>
          <w:sz w:val="20"/>
          <w:szCs w:val="20"/>
        </w:rPr>
        <w:t xml:space="preserve">o coral </w:t>
      </w:r>
      <w:r w:rsidRPr="009E2B1B">
        <w:rPr>
          <w:rFonts w:ascii="Arial" w:eastAsia="Times New Roman" w:hAnsi="Arial" w:cs="Arial"/>
          <w:i/>
          <w:sz w:val="20"/>
          <w:szCs w:val="20"/>
        </w:rPr>
        <w:t>Millepora alcicornis</w:t>
      </w:r>
      <w:r w:rsidRPr="00D6785E">
        <w:rPr>
          <w:rFonts w:ascii="Arial" w:eastAsia="Times New Roman" w:hAnsi="Arial" w:cs="Arial"/>
          <w:sz w:val="20"/>
          <w:szCs w:val="20"/>
        </w:rPr>
        <w:t xml:space="preserve">, a partir de fragmentos já </w:t>
      </w:r>
      <w:r>
        <w:rPr>
          <w:rFonts w:ascii="Arial" w:eastAsia="Times New Roman" w:hAnsi="Arial" w:cs="Arial"/>
          <w:sz w:val="20"/>
          <w:szCs w:val="20"/>
        </w:rPr>
        <w:t xml:space="preserve">naturalmente fragmentados </w:t>
      </w:r>
      <w:r w:rsidRPr="00D6785E">
        <w:rPr>
          <w:rFonts w:ascii="Arial" w:eastAsia="Times New Roman" w:hAnsi="Arial" w:cs="Arial"/>
          <w:sz w:val="20"/>
          <w:szCs w:val="20"/>
        </w:rPr>
        <w:t xml:space="preserve">da colônia mãe </w:t>
      </w:r>
      <w:r>
        <w:rPr>
          <w:rFonts w:ascii="Arial" w:eastAsia="Times New Roman" w:hAnsi="Arial" w:cs="Arial"/>
          <w:sz w:val="20"/>
          <w:szCs w:val="20"/>
        </w:rPr>
        <w:t xml:space="preserve">e </w:t>
      </w:r>
      <w:r w:rsidRPr="00D6785E">
        <w:rPr>
          <w:rFonts w:ascii="Arial" w:eastAsia="Times New Roman" w:hAnsi="Arial" w:cs="Arial"/>
          <w:sz w:val="20"/>
          <w:szCs w:val="20"/>
        </w:rPr>
        <w:t xml:space="preserve">recolhidos </w:t>
      </w:r>
      <w:r>
        <w:rPr>
          <w:rFonts w:ascii="Arial" w:eastAsia="Times New Roman" w:hAnsi="Arial" w:cs="Arial"/>
          <w:sz w:val="20"/>
          <w:szCs w:val="20"/>
        </w:rPr>
        <w:t>d</w:t>
      </w:r>
      <w:r w:rsidRPr="00D6785E">
        <w:rPr>
          <w:rFonts w:ascii="Arial" w:eastAsia="Times New Roman" w:hAnsi="Arial" w:cs="Arial"/>
          <w:sz w:val="20"/>
          <w:szCs w:val="20"/>
        </w:rPr>
        <w:t>o fundo</w:t>
      </w:r>
      <w:r>
        <w:rPr>
          <w:rFonts w:ascii="Arial" w:eastAsia="Times New Roman" w:hAnsi="Arial" w:cs="Arial"/>
          <w:sz w:val="20"/>
          <w:szCs w:val="20"/>
        </w:rPr>
        <w:t xml:space="preserve"> (que provavelmente não iriam resistir se permanecessem nessas condições)</w:t>
      </w:r>
      <w:r w:rsidRPr="00763382">
        <w:rPr>
          <w:rFonts w:ascii="Arial" w:eastAsia="Times New Roman" w:hAnsi="Arial" w:cs="Arial"/>
          <w:color w:val="000000"/>
          <w:sz w:val="20"/>
          <w:szCs w:val="20"/>
        </w:rPr>
        <w:t xml:space="preserve">. Com essas ações, a fazenda de </w:t>
      </w:r>
      <w:r>
        <w:rPr>
          <w:rFonts w:ascii="Arial" w:eastAsia="Times New Roman" w:hAnsi="Arial" w:cs="Arial"/>
          <w:color w:val="000000"/>
          <w:sz w:val="20"/>
          <w:szCs w:val="20"/>
        </w:rPr>
        <w:t>B</w:t>
      </w:r>
      <w:r w:rsidRPr="00D6785E">
        <w:rPr>
          <w:rFonts w:ascii="Arial" w:eastAsia="Times New Roman" w:hAnsi="Arial" w:cs="Arial"/>
          <w:sz w:val="20"/>
          <w:szCs w:val="20"/>
        </w:rPr>
        <w:t xml:space="preserve">úzios </w:t>
      </w:r>
      <w:r w:rsidRPr="00763382">
        <w:rPr>
          <w:rFonts w:ascii="Arial" w:eastAsia="Times New Roman" w:hAnsi="Arial" w:cs="Arial"/>
          <w:sz w:val="20"/>
          <w:szCs w:val="20"/>
        </w:rPr>
        <w:t>s</w:t>
      </w:r>
      <w:r w:rsidRPr="00D6785E">
        <w:rPr>
          <w:rFonts w:ascii="Arial" w:eastAsia="Times New Roman" w:hAnsi="Arial" w:cs="Arial"/>
          <w:sz w:val="20"/>
          <w:szCs w:val="20"/>
        </w:rPr>
        <w:t xml:space="preserve">erá ampliada </w:t>
      </w:r>
      <w:r>
        <w:rPr>
          <w:rFonts w:ascii="Arial" w:eastAsia="Times New Roman" w:hAnsi="Arial" w:cs="Arial"/>
          <w:sz w:val="20"/>
          <w:szCs w:val="20"/>
        </w:rPr>
        <w:t xml:space="preserve">e adaptada para que seja capaz de atender ações de maior produtividade e refaunação, </w:t>
      </w:r>
      <w:r w:rsidRPr="00D6785E">
        <w:rPr>
          <w:rFonts w:ascii="Arial" w:eastAsia="Times New Roman" w:hAnsi="Arial" w:cs="Arial"/>
          <w:sz w:val="20"/>
          <w:szCs w:val="20"/>
        </w:rPr>
        <w:t>e uma nova fazenda</w:t>
      </w:r>
      <w:r w:rsidRPr="00763382">
        <w:rPr>
          <w:rFonts w:ascii="Arial" w:eastAsia="Times New Roman" w:hAnsi="Arial" w:cs="Arial"/>
          <w:sz w:val="20"/>
          <w:szCs w:val="20"/>
        </w:rPr>
        <w:t xml:space="preserve"> será estabelecida</w:t>
      </w:r>
      <w:r w:rsidRPr="00D6785E">
        <w:rPr>
          <w:rFonts w:ascii="Arial" w:eastAsia="Times New Roman" w:hAnsi="Arial" w:cs="Arial"/>
          <w:sz w:val="20"/>
          <w:szCs w:val="20"/>
        </w:rPr>
        <w:t xml:space="preserve"> n</w:t>
      </w:r>
      <w:r>
        <w:rPr>
          <w:rFonts w:ascii="Arial" w:eastAsia="Times New Roman" w:hAnsi="Arial" w:cs="Arial"/>
          <w:sz w:val="20"/>
          <w:szCs w:val="20"/>
        </w:rPr>
        <w:t>o</w:t>
      </w:r>
      <w:r w:rsidRPr="00D6785E">
        <w:rPr>
          <w:rFonts w:ascii="Arial" w:eastAsia="Times New Roman" w:hAnsi="Arial" w:cs="Arial"/>
          <w:sz w:val="20"/>
          <w:szCs w:val="20"/>
        </w:rPr>
        <w:t xml:space="preserve"> município do Prado </w:t>
      </w:r>
      <w:r>
        <w:rPr>
          <w:rFonts w:ascii="Arial" w:eastAsia="Times New Roman" w:hAnsi="Arial" w:cs="Arial"/>
          <w:sz w:val="20"/>
          <w:szCs w:val="20"/>
        </w:rPr>
        <w:t>–</w:t>
      </w:r>
      <w:r w:rsidRPr="00D6785E">
        <w:rPr>
          <w:rFonts w:ascii="Arial" w:eastAsia="Times New Roman" w:hAnsi="Arial" w:cs="Arial"/>
          <w:sz w:val="20"/>
          <w:szCs w:val="20"/>
        </w:rPr>
        <w:t xml:space="preserve"> BA</w:t>
      </w:r>
      <w:r>
        <w:rPr>
          <w:rFonts w:ascii="Arial" w:eastAsia="Times New Roman" w:hAnsi="Arial" w:cs="Arial"/>
          <w:sz w:val="20"/>
          <w:szCs w:val="20"/>
        </w:rPr>
        <w:t xml:space="preserve">, próximo ao Banco dos Abrolhos. </w:t>
      </w:r>
      <w:r w:rsidRPr="00763382">
        <w:rPr>
          <w:rFonts w:ascii="Arial" w:eastAsia="Times New Roman" w:hAnsi="Arial" w:cs="Arial"/>
          <w:color w:val="000000"/>
          <w:sz w:val="20"/>
          <w:szCs w:val="20"/>
        </w:rPr>
        <w:t xml:space="preserve">  </w:t>
      </w:r>
    </w:p>
    <w:p w14:paraId="4C63650F" w14:textId="77777777" w:rsidR="00FC5C22" w:rsidRPr="00D6785E" w:rsidRDefault="00FC5C22" w:rsidP="00FC5C22">
      <w:pPr>
        <w:spacing w:line="360" w:lineRule="auto"/>
        <w:jc w:val="both"/>
        <w:rPr>
          <w:rFonts w:ascii="Arial" w:eastAsia="Times New Roman" w:hAnsi="Arial" w:cs="Arial"/>
          <w:sz w:val="20"/>
          <w:szCs w:val="20"/>
        </w:rPr>
      </w:pPr>
      <w:r>
        <w:rPr>
          <w:rFonts w:ascii="Arial" w:eastAsia="Times New Roman" w:hAnsi="Arial" w:cs="Arial"/>
          <w:color w:val="000000"/>
          <w:sz w:val="20"/>
          <w:szCs w:val="20"/>
        </w:rPr>
        <w:tab/>
      </w:r>
      <w:commentRangeStart w:id="12"/>
      <w:r w:rsidRPr="009E2B1B">
        <w:rPr>
          <w:rFonts w:ascii="Arial" w:eastAsia="Times New Roman" w:hAnsi="Arial" w:cs="Arial"/>
          <w:color w:val="000000"/>
          <w:sz w:val="20"/>
          <w:szCs w:val="20"/>
          <w:highlight w:val="yellow"/>
        </w:rPr>
        <w:t>A metodologia definida na Meta 1 será desenvolvida através de mergulho autônomo. Os corais serão recolhidos junto às colônias já naturalmente fragmentadas, e colados n</w:t>
      </w:r>
      <w:r w:rsidRPr="009E2B1B">
        <w:rPr>
          <w:rFonts w:ascii="Arial" w:eastAsia="Times New Roman" w:hAnsi="Arial" w:cs="Arial"/>
          <w:sz w:val="20"/>
          <w:szCs w:val="20"/>
          <w:highlight w:val="yellow"/>
        </w:rPr>
        <w:t>a base de fixação</w:t>
      </w:r>
      <w:r w:rsidRPr="009E2B1B">
        <w:rPr>
          <w:rFonts w:ascii="Arial" w:eastAsia="Times New Roman" w:hAnsi="Arial" w:cs="Arial"/>
          <w:color w:val="000000"/>
          <w:sz w:val="20"/>
          <w:szCs w:val="20"/>
          <w:highlight w:val="yellow"/>
        </w:rPr>
        <w:t xml:space="preserve"> escolhida conforme a </w:t>
      </w:r>
      <w:r w:rsidRPr="009E2B1B">
        <w:rPr>
          <w:rFonts w:ascii="Arial" w:eastAsia="Times New Roman" w:hAnsi="Arial" w:cs="Arial"/>
          <w:sz w:val="20"/>
          <w:szCs w:val="20"/>
          <w:highlight w:val="yellow"/>
        </w:rPr>
        <w:t>M</w:t>
      </w:r>
      <w:r w:rsidRPr="009E2B1B">
        <w:rPr>
          <w:rFonts w:ascii="Arial" w:eastAsia="Times New Roman" w:hAnsi="Arial" w:cs="Arial"/>
          <w:color w:val="000000"/>
          <w:sz w:val="20"/>
          <w:szCs w:val="20"/>
          <w:highlight w:val="yellow"/>
        </w:rPr>
        <w:t>eta 1</w:t>
      </w:r>
      <w:commentRangeEnd w:id="12"/>
      <w:r w:rsidRPr="009E2B1B">
        <w:rPr>
          <w:rStyle w:val="Refdecomentrio"/>
          <w:rFonts w:ascii="Arial" w:hAnsi="Arial" w:cs="Arial"/>
          <w:highlight w:val="yellow"/>
        </w:rPr>
        <w:commentReference w:id="12"/>
      </w:r>
      <w:r w:rsidRPr="009E2B1B">
        <w:rPr>
          <w:rFonts w:ascii="Arial" w:eastAsia="Times New Roman" w:hAnsi="Arial" w:cs="Arial"/>
          <w:color w:val="000000"/>
          <w:sz w:val="20"/>
          <w:szCs w:val="20"/>
          <w:highlight w:val="yellow"/>
        </w:rPr>
        <w:t>.</w:t>
      </w:r>
      <w:r w:rsidRPr="00763382">
        <w:rPr>
          <w:rFonts w:ascii="Arial" w:eastAsia="Times New Roman" w:hAnsi="Arial" w:cs="Arial"/>
          <w:color w:val="000000"/>
          <w:sz w:val="20"/>
          <w:szCs w:val="20"/>
        </w:rPr>
        <w:t xml:space="preserve"> </w:t>
      </w:r>
      <w:r w:rsidRPr="00763382">
        <w:rPr>
          <w:rFonts w:ascii="Arial" w:eastAsia="Times New Roman" w:hAnsi="Arial" w:cs="Arial"/>
          <w:sz w:val="20"/>
          <w:szCs w:val="20"/>
        </w:rPr>
        <w:t xml:space="preserve">Nesta meta, será necessária a obtenção de equipamentos de mergulho para os mergulhadores profissionais, pesquisadores e alguns membros da comunidade. A quantidade de pessoas que serão envolvidas nesta meta será de 09 participantes na região de Prado </w:t>
      </w:r>
      <w:r>
        <w:rPr>
          <w:rFonts w:ascii="Arial" w:eastAsia="Times New Roman" w:hAnsi="Arial" w:cs="Arial"/>
          <w:sz w:val="20"/>
          <w:szCs w:val="20"/>
        </w:rPr>
        <w:t>(BA)</w:t>
      </w:r>
      <w:r w:rsidRPr="00763382">
        <w:rPr>
          <w:rFonts w:ascii="Arial" w:eastAsia="Times New Roman" w:hAnsi="Arial" w:cs="Arial"/>
          <w:sz w:val="20"/>
          <w:szCs w:val="20"/>
        </w:rPr>
        <w:t>, incluindo a equipe de apoio que ficará em</w:t>
      </w:r>
      <w:r>
        <w:rPr>
          <w:rFonts w:ascii="Arial" w:eastAsia="Times New Roman" w:hAnsi="Arial" w:cs="Arial"/>
          <w:sz w:val="20"/>
          <w:szCs w:val="20"/>
        </w:rPr>
        <w:t xml:space="preserve"> </w:t>
      </w:r>
      <w:r w:rsidRPr="00763382">
        <w:rPr>
          <w:rFonts w:ascii="Arial" w:eastAsia="Times New Roman" w:hAnsi="Arial" w:cs="Arial"/>
          <w:sz w:val="20"/>
          <w:szCs w:val="20"/>
        </w:rPr>
        <w:t xml:space="preserve">um barco (3 participantes) e 06 participantes realizando mergulho para a construção da fazenda. Na região de Búzios, nesta ação serão envolvidos 04 mergulhadores e </w:t>
      </w:r>
      <w:r>
        <w:rPr>
          <w:rFonts w:ascii="Arial" w:eastAsia="Times New Roman" w:hAnsi="Arial" w:cs="Arial"/>
          <w:sz w:val="20"/>
          <w:szCs w:val="20"/>
        </w:rPr>
        <w:t>0</w:t>
      </w:r>
      <w:r w:rsidRPr="00763382">
        <w:rPr>
          <w:rFonts w:ascii="Arial" w:eastAsia="Times New Roman" w:hAnsi="Arial" w:cs="Arial"/>
          <w:sz w:val="20"/>
          <w:szCs w:val="20"/>
        </w:rPr>
        <w:t xml:space="preserve">2 participantes da equipe no barco. </w:t>
      </w:r>
    </w:p>
    <w:p w14:paraId="1C28D78E" w14:textId="77777777" w:rsidR="00FC5C22" w:rsidRPr="00763382" w:rsidRDefault="00FC5C22" w:rsidP="00FC5C22">
      <w:pPr>
        <w:tabs>
          <w:tab w:val="left" w:pos="7230"/>
        </w:tabs>
        <w:spacing w:line="360" w:lineRule="auto"/>
        <w:jc w:val="both"/>
        <w:rPr>
          <w:rFonts w:ascii="Arial" w:eastAsia="Times New Roman" w:hAnsi="Arial" w:cs="Arial"/>
          <w:sz w:val="20"/>
          <w:szCs w:val="20"/>
        </w:rPr>
      </w:pPr>
      <w:r>
        <w:rPr>
          <w:rFonts w:ascii="Arial" w:eastAsia="Times New Roman" w:hAnsi="Arial" w:cs="Arial"/>
          <w:b/>
          <w:color w:val="000000"/>
          <w:sz w:val="20"/>
          <w:szCs w:val="20"/>
        </w:rPr>
        <w:t>Ação</w:t>
      </w:r>
      <w:r w:rsidRPr="00D6785E">
        <w:rPr>
          <w:rFonts w:ascii="Arial" w:eastAsia="Times New Roman" w:hAnsi="Arial" w:cs="Arial"/>
          <w:b/>
          <w:color w:val="000000"/>
          <w:sz w:val="20"/>
          <w:szCs w:val="20"/>
        </w:rPr>
        <w:t xml:space="preserve"> </w:t>
      </w:r>
      <w:r>
        <w:rPr>
          <w:rFonts w:ascii="Arial" w:eastAsia="Times New Roman" w:hAnsi="Arial" w:cs="Arial"/>
          <w:b/>
          <w:color w:val="000000"/>
          <w:sz w:val="20"/>
          <w:szCs w:val="20"/>
        </w:rPr>
        <w:t>1.4</w:t>
      </w:r>
      <w:r w:rsidRPr="00D6785E">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Desenvolvimento de tecnologia social para o cultivo de corais</w:t>
      </w:r>
      <w:r w:rsidRPr="00763382">
        <w:rPr>
          <w:rFonts w:ascii="Arial" w:eastAsia="Times New Roman" w:hAnsi="Arial" w:cs="Arial"/>
          <w:i/>
          <w:color w:val="000000"/>
          <w:sz w:val="20"/>
          <w:szCs w:val="20"/>
        </w:rPr>
        <w:t xml:space="preserve"> in situ</w:t>
      </w:r>
      <w:r w:rsidRPr="00763382">
        <w:rPr>
          <w:rFonts w:ascii="Arial" w:eastAsia="Times New Roman" w:hAnsi="Arial" w:cs="Arial"/>
          <w:color w:val="000000"/>
          <w:sz w:val="20"/>
          <w:szCs w:val="20"/>
        </w:rPr>
        <w:t>. Treinamento</w:t>
      </w:r>
      <w:r>
        <w:rPr>
          <w:rFonts w:ascii="Arial" w:eastAsia="Times New Roman" w:hAnsi="Arial" w:cs="Arial"/>
          <w:color w:val="000000"/>
          <w:sz w:val="20"/>
          <w:szCs w:val="20"/>
        </w:rPr>
        <w:t xml:space="preserve"> da </w:t>
      </w:r>
      <w:r w:rsidRPr="00763382">
        <w:rPr>
          <w:rFonts w:ascii="Arial" w:eastAsia="Times New Roman" w:hAnsi="Arial" w:cs="Arial"/>
          <w:color w:val="000000"/>
          <w:sz w:val="20"/>
          <w:szCs w:val="20"/>
        </w:rPr>
        <w:t>população</w:t>
      </w:r>
      <w:r w:rsidRPr="00763382">
        <w:rPr>
          <w:rFonts w:ascii="Arial" w:eastAsia="Times New Roman" w:hAnsi="Arial" w:cs="Arial"/>
          <w:sz w:val="20"/>
          <w:szCs w:val="20"/>
        </w:rPr>
        <w:t xml:space="preserve"> sobre o cultivo, monitoramento do crescimento e avaliação da saúde dos corai</w:t>
      </w:r>
      <w:r>
        <w:rPr>
          <w:rFonts w:ascii="Arial" w:eastAsia="Times New Roman" w:hAnsi="Arial" w:cs="Arial"/>
          <w:sz w:val="20"/>
          <w:szCs w:val="20"/>
        </w:rPr>
        <w:t>s.</w:t>
      </w:r>
    </w:p>
    <w:p w14:paraId="65E213A9" w14:textId="77777777" w:rsidR="00FC5C22" w:rsidRDefault="00FC5C22" w:rsidP="00FC5C22">
      <w:pPr>
        <w:spacing w:line="360" w:lineRule="auto"/>
        <w:ind w:firstLine="437"/>
        <w:jc w:val="both"/>
        <w:rPr>
          <w:rFonts w:ascii="Arial" w:eastAsia="Times New Roman" w:hAnsi="Arial" w:cs="Arial"/>
          <w:sz w:val="20"/>
          <w:szCs w:val="20"/>
        </w:rPr>
      </w:pPr>
      <w:r w:rsidRPr="00D6785E">
        <w:rPr>
          <w:rFonts w:ascii="Arial" w:eastAsia="Times New Roman" w:hAnsi="Arial" w:cs="Arial"/>
          <w:sz w:val="20"/>
          <w:szCs w:val="20"/>
        </w:rPr>
        <w:t xml:space="preserve">A ação de cultivo de corais </w:t>
      </w:r>
      <w:r w:rsidRPr="00D6785E">
        <w:rPr>
          <w:rFonts w:ascii="Arial" w:eastAsia="Times New Roman" w:hAnsi="Arial" w:cs="Arial"/>
          <w:i/>
          <w:sz w:val="20"/>
          <w:szCs w:val="20"/>
        </w:rPr>
        <w:t>in situ</w:t>
      </w:r>
      <w:r w:rsidRPr="00D6785E">
        <w:rPr>
          <w:rFonts w:ascii="Arial" w:eastAsia="Times New Roman" w:hAnsi="Arial" w:cs="Arial"/>
          <w:sz w:val="20"/>
          <w:szCs w:val="20"/>
        </w:rPr>
        <w:t xml:space="preserve"> será desenvolvida com a comunidade, de forma que haja transferência de saberes entre a</w:t>
      </w:r>
      <w:r>
        <w:rPr>
          <w:rFonts w:ascii="Arial" w:eastAsia="Times New Roman" w:hAnsi="Arial" w:cs="Arial"/>
          <w:sz w:val="20"/>
          <w:szCs w:val="20"/>
        </w:rPr>
        <w:t>s</w:t>
      </w:r>
      <w:r w:rsidRPr="00D6785E">
        <w:rPr>
          <w:rFonts w:ascii="Arial" w:eastAsia="Times New Roman" w:hAnsi="Arial" w:cs="Arial"/>
          <w:sz w:val="20"/>
          <w:szCs w:val="20"/>
        </w:rPr>
        <w:t xml:space="preserve"> comunidade</w:t>
      </w:r>
      <w:r>
        <w:rPr>
          <w:rFonts w:ascii="Arial" w:eastAsia="Times New Roman" w:hAnsi="Arial" w:cs="Arial"/>
          <w:sz w:val="20"/>
          <w:szCs w:val="20"/>
        </w:rPr>
        <w:t>s</w:t>
      </w:r>
      <w:r w:rsidRPr="00D6785E">
        <w:rPr>
          <w:rFonts w:ascii="Arial" w:eastAsia="Times New Roman" w:hAnsi="Arial" w:cs="Arial"/>
          <w:sz w:val="20"/>
          <w:szCs w:val="20"/>
        </w:rPr>
        <w:t xml:space="preserve"> acadêmica</w:t>
      </w:r>
      <w:r w:rsidRPr="00763382">
        <w:rPr>
          <w:rFonts w:ascii="Arial" w:eastAsia="Times New Roman" w:hAnsi="Arial" w:cs="Arial"/>
          <w:sz w:val="20"/>
          <w:szCs w:val="20"/>
        </w:rPr>
        <w:t xml:space="preserve">, local </w:t>
      </w:r>
      <w:r w:rsidRPr="00D6785E">
        <w:rPr>
          <w:rFonts w:ascii="Arial" w:eastAsia="Times New Roman" w:hAnsi="Arial" w:cs="Arial"/>
          <w:sz w:val="20"/>
          <w:szCs w:val="20"/>
        </w:rPr>
        <w:t xml:space="preserve">e tradicional ligadas </w:t>
      </w:r>
      <w:r>
        <w:rPr>
          <w:rFonts w:ascii="Arial" w:eastAsia="Times New Roman" w:hAnsi="Arial" w:cs="Arial"/>
          <w:sz w:val="20"/>
          <w:szCs w:val="20"/>
        </w:rPr>
        <w:t>à</w:t>
      </w:r>
      <w:r w:rsidRPr="00D6785E">
        <w:rPr>
          <w:rFonts w:ascii="Arial" w:eastAsia="Times New Roman" w:hAnsi="Arial" w:cs="Arial"/>
          <w:sz w:val="20"/>
          <w:szCs w:val="20"/>
        </w:rPr>
        <w:t xml:space="preserve"> pesca, </w:t>
      </w:r>
      <w:r w:rsidRPr="00D6785E" w:rsidDel="000E26E8">
        <w:rPr>
          <w:rFonts w:ascii="Arial" w:eastAsia="Times New Roman" w:hAnsi="Arial" w:cs="Arial"/>
          <w:sz w:val="20"/>
          <w:szCs w:val="20"/>
        </w:rPr>
        <w:t xml:space="preserve">para que se dê autonomia às comunidades no desenvolvimento de ações comunitárias de cultivo de corais </w:t>
      </w:r>
      <w:r w:rsidRPr="00D6785E" w:rsidDel="000E26E8">
        <w:rPr>
          <w:rFonts w:ascii="Arial" w:eastAsia="Times New Roman" w:hAnsi="Arial" w:cs="Arial"/>
          <w:i/>
          <w:sz w:val="20"/>
          <w:szCs w:val="20"/>
        </w:rPr>
        <w:t>in situ</w:t>
      </w:r>
      <w:r w:rsidRPr="00D6785E" w:rsidDel="000E26E8">
        <w:rPr>
          <w:rFonts w:ascii="Arial" w:eastAsia="Times New Roman" w:hAnsi="Arial" w:cs="Arial"/>
          <w:sz w:val="20"/>
          <w:szCs w:val="20"/>
        </w:rPr>
        <w:t xml:space="preserve">. As metodologias serão desenvolvidas e aprimoradas em reuniões com a comunidade ligada ao mergulho e à caça submarina, que já tem afinidade com o </w:t>
      </w:r>
      <w:r>
        <w:rPr>
          <w:rFonts w:ascii="Arial" w:eastAsia="Times New Roman" w:hAnsi="Arial" w:cs="Arial"/>
          <w:sz w:val="20"/>
          <w:szCs w:val="20"/>
        </w:rPr>
        <w:t>ambiente</w:t>
      </w:r>
      <w:r w:rsidRPr="00D6785E" w:rsidDel="000E26E8">
        <w:rPr>
          <w:rFonts w:ascii="Arial" w:eastAsia="Times New Roman" w:hAnsi="Arial" w:cs="Arial"/>
          <w:sz w:val="20"/>
          <w:szCs w:val="20"/>
        </w:rPr>
        <w:t xml:space="preserve"> e a capacidade técnica de manter e ampliar as iniciativas de cultivo de coral e restauração recifal i</w:t>
      </w:r>
      <w:r>
        <w:rPr>
          <w:rFonts w:ascii="Arial" w:eastAsia="Times New Roman" w:hAnsi="Arial" w:cs="Arial"/>
          <w:sz w:val="20"/>
          <w:szCs w:val="20"/>
        </w:rPr>
        <w:t>niciadas pelo Projeto Tanto Mar.</w:t>
      </w:r>
    </w:p>
    <w:p w14:paraId="2D1939A0" w14:textId="77777777" w:rsidR="00FC5C22" w:rsidRPr="00D6785E" w:rsidRDefault="00FC5C22" w:rsidP="00FC5C22">
      <w:pPr>
        <w:spacing w:line="360" w:lineRule="auto"/>
        <w:jc w:val="both"/>
        <w:rPr>
          <w:rFonts w:ascii="Arial" w:eastAsia="Times New Roman" w:hAnsi="Arial" w:cs="Arial"/>
          <w:sz w:val="20"/>
          <w:szCs w:val="20"/>
        </w:rPr>
      </w:pPr>
      <w:r>
        <w:rPr>
          <w:rFonts w:ascii="Arial" w:eastAsia="Times New Roman" w:hAnsi="Arial" w:cs="Arial"/>
          <w:b/>
          <w:color w:val="000000"/>
          <w:sz w:val="20"/>
          <w:szCs w:val="20"/>
        </w:rPr>
        <w:t>Ação</w:t>
      </w:r>
      <w:r w:rsidRPr="00D6785E">
        <w:rPr>
          <w:rFonts w:ascii="Arial" w:eastAsia="Times New Roman" w:hAnsi="Arial" w:cs="Arial"/>
          <w:b/>
          <w:color w:val="000000"/>
          <w:sz w:val="20"/>
          <w:szCs w:val="20"/>
        </w:rPr>
        <w:t xml:space="preserve"> </w:t>
      </w:r>
      <w:r>
        <w:rPr>
          <w:rFonts w:ascii="Arial" w:eastAsia="Times New Roman" w:hAnsi="Arial" w:cs="Arial"/>
          <w:b/>
          <w:color w:val="000000"/>
          <w:sz w:val="20"/>
          <w:szCs w:val="20"/>
        </w:rPr>
        <w:t>1.5 -</w:t>
      </w:r>
      <w:r w:rsidRPr="00763382">
        <w:rPr>
          <w:rFonts w:ascii="Arial" w:eastAsia="Times New Roman" w:hAnsi="Arial" w:cs="Arial"/>
          <w:color w:val="000000"/>
          <w:sz w:val="20"/>
          <w:szCs w:val="20"/>
        </w:rPr>
        <w:t xml:space="preserve"> Desenvolvimento de pesquisa com probióticos calcificadores promotores de crescimento em corais e avaliação do sequestro de carbono por corais Brasileiros, com e sem probióticos;</w:t>
      </w:r>
    </w:p>
    <w:p w14:paraId="3BC472F0" w14:textId="77777777" w:rsidR="00FC5C22" w:rsidRPr="00763382" w:rsidRDefault="00FC5C22" w:rsidP="00FC5C22">
      <w:pPr>
        <w:pBdr>
          <w:top w:val="nil"/>
          <w:left w:val="nil"/>
          <w:bottom w:val="nil"/>
          <w:right w:val="nil"/>
          <w:between w:val="nil"/>
        </w:pBdr>
        <w:tabs>
          <w:tab w:val="left" w:pos="7230"/>
        </w:tabs>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lastRenderedPageBreak/>
        <w:t xml:space="preserve">Esta estratégia é considerada revolucionária no ambiente recifal. Vale ressaltar que </w:t>
      </w:r>
      <w:r>
        <w:rPr>
          <w:rFonts w:ascii="Arial" w:eastAsia="Times New Roman" w:hAnsi="Arial" w:cs="Arial"/>
          <w:color w:val="000000"/>
          <w:sz w:val="20"/>
          <w:szCs w:val="20"/>
        </w:rPr>
        <w:t>noss</w:t>
      </w:r>
      <w:r w:rsidRPr="00763382">
        <w:rPr>
          <w:rFonts w:ascii="Arial" w:eastAsia="Times New Roman" w:hAnsi="Arial" w:cs="Arial"/>
          <w:color w:val="000000"/>
          <w:sz w:val="20"/>
          <w:szCs w:val="20"/>
        </w:rPr>
        <w:t>o grupo de estudo é pioneiro no assunto e possui alguns estudo, com êxito, sobre aplicação de consórcios microbianos com ações benéficas como em ambientes marinhos contaminados por petróleo (</w:t>
      </w:r>
      <w:r w:rsidRPr="00D6785E">
        <w:rPr>
          <w:rFonts w:ascii="Arial" w:eastAsia="Times New Roman" w:hAnsi="Arial" w:cs="Arial"/>
          <w:color w:val="000000"/>
          <w:sz w:val="20"/>
          <w:szCs w:val="20"/>
          <w:highlight w:val="green"/>
        </w:rPr>
        <w:t>Santos, et al</w:t>
      </w:r>
      <w:r w:rsidRPr="00763382">
        <w:rPr>
          <w:rFonts w:ascii="Arial" w:eastAsia="Times New Roman" w:hAnsi="Arial" w:cs="Arial"/>
          <w:color w:val="000000"/>
          <w:sz w:val="20"/>
          <w:szCs w:val="20"/>
        </w:rPr>
        <w:t xml:space="preserve"> 2015). Além disso</w:t>
      </w:r>
      <w:r>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um dos últimos artigos </w:t>
      </w:r>
      <w:r>
        <w:rPr>
          <w:rFonts w:ascii="Arial" w:eastAsia="Times New Roman" w:hAnsi="Arial" w:cs="Arial"/>
          <w:color w:val="000000"/>
          <w:sz w:val="20"/>
          <w:szCs w:val="20"/>
        </w:rPr>
        <w:t>publicados por nosso grupo</w:t>
      </w:r>
      <w:r w:rsidRPr="00763382">
        <w:rPr>
          <w:rFonts w:ascii="Arial" w:eastAsia="Times New Roman" w:hAnsi="Arial" w:cs="Arial"/>
          <w:color w:val="000000"/>
          <w:sz w:val="20"/>
          <w:szCs w:val="20"/>
        </w:rPr>
        <w:t xml:space="preserve"> (</w:t>
      </w:r>
      <w:r w:rsidRPr="00D6785E">
        <w:rPr>
          <w:rFonts w:ascii="Arial" w:eastAsia="Times New Roman" w:hAnsi="Arial" w:cs="Arial"/>
          <w:color w:val="000000"/>
          <w:sz w:val="20"/>
          <w:szCs w:val="20"/>
          <w:highlight w:val="green"/>
        </w:rPr>
        <w:t>Peixoto et al,</w:t>
      </w:r>
      <w:r w:rsidRPr="00763382">
        <w:rPr>
          <w:rFonts w:ascii="Arial" w:eastAsia="Times New Roman" w:hAnsi="Arial" w:cs="Arial"/>
          <w:color w:val="000000"/>
          <w:sz w:val="20"/>
          <w:szCs w:val="20"/>
        </w:rPr>
        <w:t xml:space="preserve"> 2017) indica</w:t>
      </w:r>
      <w:r>
        <w:rPr>
          <w:rFonts w:ascii="Arial" w:eastAsia="Times New Roman" w:hAnsi="Arial" w:cs="Arial"/>
          <w:color w:val="000000"/>
          <w:sz w:val="20"/>
          <w:szCs w:val="20"/>
        </w:rPr>
        <w:t xml:space="preserve"> a utilização de probióticos</w:t>
      </w:r>
      <w:r w:rsidRPr="00763382">
        <w:rPr>
          <w:rFonts w:ascii="Arial" w:eastAsia="Times New Roman" w:hAnsi="Arial" w:cs="Arial"/>
          <w:color w:val="000000"/>
          <w:sz w:val="20"/>
          <w:szCs w:val="20"/>
        </w:rPr>
        <w:t xml:space="preserve"> como estratégia de melhoramento da resistência do coral perante à </w:t>
      </w:r>
      <w:r>
        <w:rPr>
          <w:rFonts w:ascii="Arial" w:eastAsia="Times New Roman" w:hAnsi="Arial" w:cs="Arial"/>
          <w:color w:val="000000"/>
          <w:sz w:val="20"/>
          <w:szCs w:val="20"/>
        </w:rPr>
        <w:t xml:space="preserve">agentes capazes de causar </w:t>
      </w:r>
      <w:r w:rsidRPr="00763382">
        <w:rPr>
          <w:rFonts w:ascii="Arial" w:eastAsia="Times New Roman" w:hAnsi="Arial" w:cs="Arial"/>
          <w:color w:val="000000"/>
          <w:sz w:val="20"/>
          <w:szCs w:val="20"/>
        </w:rPr>
        <w:t>branqueamento</w:t>
      </w:r>
      <w:r>
        <w:rPr>
          <w:rFonts w:ascii="Arial" w:eastAsia="Times New Roman" w:hAnsi="Arial" w:cs="Arial"/>
          <w:color w:val="000000"/>
          <w:sz w:val="20"/>
          <w:szCs w:val="20"/>
        </w:rPr>
        <w:t>/doença</w:t>
      </w:r>
      <w:r w:rsidRPr="00763382">
        <w:rPr>
          <w:rFonts w:ascii="Arial" w:eastAsia="Times New Roman" w:hAnsi="Arial" w:cs="Arial"/>
          <w:color w:val="000000"/>
          <w:sz w:val="20"/>
          <w:szCs w:val="20"/>
        </w:rPr>
        <w:t xml:space="preserve"> </w:t>
      </w:r>
      <w:r>
        <w:rPr>
          <w:rFonts w:ascii="Arial" w:eastAsia="Times New Roman" w:hAnsi="Arial" w:cs="Arial"/>
          <w:color w:val="000000"/>
          <w:sz w:val="20"/>
          <w:szCs w:val="20"/>
        </w:rPr>
        <w:t>em</w:t>
      </w:r>
      <w:r w:rsidRPr="00763382">
        <w:rPr>
          <w:rFonts w:ascii="Arial" w:eastAsia="Times New Roman" w:hAnsi="Arial" w:cs="Arial"/>
          <w:color w:val="000000"/>
          <w:sz w:val="20"/>
          <w:szCs w:val="20"/>
        </w:rPr>
        <w:t xml:space="preserve"> corais.</w:t>
      </w:r>
    </w:p>
    <w:p w14:paraId="7A7A236C" w14:textId="77777777" w:rsidR="00FC5C22" w:rsidRPr="00763382" w:rsidRDefault="00FC5C22" w:rsidP="00FC5C22">
      <w:pPr>
        <w:pBdr>
          <w:top w:val="nil"/>
          <w:left w:val="nil"/>
          <w:bottom w:val="nil"/>
          <w:right w:val="nil"/>
          <w:between w:val="nil"/>
        </w:pBdr>
        <w:spacing w:line="360" w:lineRule="auto"/>
        <w:ind w:firstLine="720"/>
        <w:jc w:val="both"/>
        <w:rPr>
          <w:rFonts w:ascii="Arial" w:eastAsia="Times New Roman" w:hAnsi="Arial" w:cs="Arial"/>
          <w:sz w:val="20"/>
          <w:szCs w:val="20"/>
        </w:rPr>
      </w:pPr>
      <w:r w:rsidRPr="00763382">
        <w:rPr>
          <w:rFonts w:ascii="Arial" w:eastAsia="Times New Roman" w:hAnsi="Arial" w:cs="Arial"/>
          <w:color w:val="000000"/>
          <w:sz w:val="20"/>
          <w:szCs w:val="20"/>
        </w:rPr>
        <w:t>A refaunação poderá futuramente ter o auxílio de pesquisas tecnológicas utilizando consórcio microbiano com potencial probiótico. Este consórcio poderá prop</w:t>
      </w:r>
      <w:r>
        <w:rPr>
          <w:rFonts w:ascii="Arial" w:eastAsia="Times New Roman" w:hAnsi="Arial" w:cs="Arial"/>
          <w:color w:val="000000"/>
          <w:sz w:val="20"/>
          <w:szCs w:val="20"/>
        </w:rPr>
        <w:t>orcionar vantagem em diversas características como:</w:t>
      </w:r>
      <w:r w:rsidRPr="00763382">
        <w:rPr>
          <w:rFonts w:ascii="Arial" w:eastAsia="Times New Roman" w:hAnsi="Arial" w:cs="Arial"/>
          <w:color w:val="000000"/>
          <w:sz w:val="20"/>
          <w:szCs w:val="20"/>
        </w:rPr>
        <w:t xml:space="preserve"> no desenvolvimento da calcificação fornecendo um crescimento rápido</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na remoção de espécies reativas de oxigênio (ROS)</w:t>
      </w:r>
      <w:r>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na utilização devida de nutrientes</w:t>
      </w:r>
      <w:r>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entre </w:t>
      </w:r>
      <w:r>
        <w:rPr>
          <w:rFonts w:ascii="Arial" w:eastAsia="Times New Roman" w:hAnsi="Arial" w:cs="Arial"/>
          <w:color w:val="000000"/>
          <w:sz w:val="20"/>
          <w:szCs w:val="20"/>
        </w:rPr>
        <w:t>outras características</w:t>
      </w:r>
      <w:r w:rsidRPr="00763382">
        <w:rPr>
          <w:rFonts w:ascii="Arial" w:eastAsia="Times New Roman" w:hAnsi="Arial" w:cs="Arial"/>
          <w:color w:val="000000"/>
          <w:sz w:val="20"/>
          <w:szCs w:val="20"/>
        </w:rPr>
        <w:t xml:space="preserve"> ben</w:t>
      </w:r>
      <w:r>
        <w:rPr>
          <w:rFonts w:ascii="Arial" w:eastAsia="Times New Roman" w:hAnsi="Arial" w:cs="Arial"/>
          <w:color w:val="000000"/>
          <w:sz w:val="20"/>
          <w:szCs w:val="20"/>
        </w:rPr>
        <w:t>éfica</w:t>
      </w:r>
      <w:r w:rsidRPr="00763382">
        <w:rPr>
          <w:rFonts w:ascii="Arial" w:eastAsia="Times New Roman" w:hAnsi="Arial" w:cs="Arial"/>
          <w:color w:val="000000"/>
          <w:sz w:val="20"/>
          <w:szCs w:val="20"/>
        </w:rPr>
        <w:t>s.</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Durant</w:t>
      </w:r>
      <w:r w:rsidRPr="00D6785E">
        <w:rPr>
          <w:rFonts w:ascii="Arial" w:eastAsia="Times New Roman" w:hAnsi="Arial" w:cs="Arial"/>
          <w:sz w:val="20"/>
          <w:szCs w:val="20"/>
        </w:rPr>
        <w:t>e</w:t>
      </w:r>
      <w:r w:rsidRPr="00763382">
        <w:rPr>
          <w:rFonts w:ascii="Arial" w:eastAsia="Times New Roman" w:hAnsi="Arial" w:cs="Arial"/>
          <w:color w:val="000000"/>
          <w:sz w:val="20"/>
          <w:szCs w:val="20"/>
        </w:rPr>
        <w:t xml:space="preserve"> o projeto Tanto Mar, esta estratégia será </w:t>
      </w:r>
      <w:r>
        <w:rPr>
          <w:rFonts w:ascii="Arial" w:eastAsia="Times New Roman" w:hAnsi="Arial" w:cs="Arial"/>
          <w:color w:val="000000"/>
          <w:sz w:val="20"/>
          <w:szCs w:val="20"/>
        </w:rPr>
        <w:t>testada</w:t>
      </w:r>
      <w:r w:rsidRPr="00763382">
        <w:rPr>
          <w:rFonts w:ascii="Arial" w:eastAsia="Times New Roman" w:hAnsi="Arial" w:cs="Arial"/>
          <w:color w:val="000000"/>
          <w:sz w:val="20"/>
          <w:szCs w:val="20"/>
        </w:rPr>
        <w:t xml:space="preserve"> </w:t>
      </w:r>
      <w:r w:rsidRPr="00D6785E">
        <w:rPr>
          <w:rFonts w:ascii="Arial" w:eastAsia="Times New Roman" w:hAnsi="Arial" w:cs="Arial"/>
          <w:sz w:val="20"/>
          <w:szCs w:val="20"/>
        </w:rPr>
        <w:t>no mesocosmo construído pelo nosso grupo no AquaRio</w:t>
      </w:r>
      <w:r w:rsidRPr="00763382">
        <w:rPr>
          <w:rFonts w:ascii="Arial" w:eastAsia="Times New Roman" w:hAnsi="Arial" w:cs="Arial"/>
          <w:color w:val="000000"/>
          <w:sz w:val="20"/>
          <w:szCs w:val="20"/>
        </w:rPr>
        <w:t xml:space="preserve"> para </w:t>
      </w:r>
      <w:r w:rsidRPr="00D6785E">
        <w:rPr>
          <w:rFonts w:ascii="Arial" w:eastAsia="Times New Roman" w:hAnsi="Arial" w:cs="Arial"/>
          <w:sz w:val="20"/>
          <w:szCs w:val="20"/>
        </w:rPr>
        <w:t>a</w:t>
      </w:r>
      <w:r w:rsidRPr="00763382">
        <w:rPr>
          <w:rFonts w:ascii="Arial" w:eastAsia="Times New Roman" w:hAnsi="Arial" w:cs="Arial"/>
          <w:color w:val="000000"/>
          <w:sz w:val="20"/>
          <w:szCs w:val="20"/>
        </w:rPr>
        <w:t xml:space="preserve"> validação d</w:t>
      </w:r>
      <w:r>
        <w:rPr>
          <w:rFonts w:ascii="Arial" w:eastAsia="Times New Roman" w:hAnsi="Arial" w:cs="Arial"/>
          <w:color w:val="000000"/>
          <w:sz w:val="20"/>
          <w:szCs w:val="20"/>
        </w:rPr>
        <w:t>a estratégia</w:t>
      </w:r>
      <w:r w:rsidRPr="00763382">
        <w:rPr>
          <w:rFonts w:ascii="Arial" w:eastAsia="Times New Roman" w:hAnsi="Arial" w:cs="Arial"/>
          <w:color w:val="000000"/>
          <w:sz w:val="20"/>
          <w:szCs w:val="20"/>
        </w:rPr>
        <w:t xml:space="preserve">. </w:t>
      </w:r>
      <w:r w:rsidRPr="00D6785E">
        <w:rPr>
          <w:rFonts w:ascii="Arial" w:eastAsia="Times New Roman" w:hAnsi="Arial" w:cs="Arial"/>
          <w:sz w:val="20"/>
          <w:szCs w:val="20"/>
        </w:rPr>
        <w:t>O processo tem início com</w:t>
      </w:r>
      <w:r w:rsidRPr="00763382">
        <w:rPr>
          <w:rFonts w:ascii="Arial" w:eastAsia="Times New Roman" w:hAnsi="Arial" w:cs="Arial"/>
          <w:color w:val="000000"/>
          <w:sz w:val="20"/>
          <w:szCs w:val="20"/>
        </w:rPr>
        <w:t xml:space="preserve"> coleta fragmentos de corais (</w:t>
      </w:r>
      <w:r w:rsidRPr="00D6785E">
        <w:rPr>
          <w:rFonts w:ascii="Arial" w:eastAsia="Times New Roman" w:hAnsi="Arial" w:cs="Arial"/>
          <w:sz w:val="20"/>
          <w:szCs w:val="20"/>
        </w:rPr>
        <w:t>em ambas as localidades trabalhadas</w:t>
      </w:r>
      <w:r w:rsidRPr="0037283A">
        <w:rPr>
          <w:rFonts w:ascii="Arial" w:eastAsia="Times New Roman" w:hAnsi="Arial" w:cs="Arial"/>
          <w:sz w:val="20"/>
          <w:szCs w:val="20"/>
        </w:rPr>
        <w:t>)</w:t>
      </w:r>
      <w:r w:rsidRPr="00763382">
        <w:rPr>
          <w:rFonts w:ascii="Arial" w:eastAsia="Times New Roman" w:hAnsi="Arial" w:cs="Arial"/>
          <w:color w:val="000000"/>
          <w:sz w:val="20"/>
          <w:szCs w:val="20"/>
        </w:rPr>
        <w:t xml:space="preserve"> que serão transportados em recipiente </w:t>
      </w:r>
      <w:r>
        <w:rPr>
          <w:rFonts w:ascii="Arial" w:eastAsia="Times New Roman" w:hAnsi="Arial" w:cs="Arial"/>
          <w:color w:val="000000"/>
          <w:sz w:val="20"/>
          <w:szCs w:val="20"/>
        </w:rPr>
        <w:t xml:space="preserve">estéril e com temperatura controlada </w:t>
      </w:r>
      <w:r w:rsidRPr="00763382">
        <w:rPr>
          <w:rFonts w:ascii="Arial" w:eastAsia="Times New Roman" w:hAnsi="Arial" w:cs="Arial"/>
          <w:color w:val="000000"/>
          <w:sz w:val="20"/>
          <w:szCs w:val="20"/>
        </w:rPr>
        <w:t>para o Laboratório de Ecologia Microbiana Molecular (LEMM) – UFRJ para a realização do processamento para o desenvolvimento do consórcio microbiano. No laboratório, os corais serão macerados</w:t>
      </w:r>
      <w:r w:rsidRPr="0037283A">
        <w:rPr>
          <w:rFonts w:ascii="Arial" w:eastAsia="Times New Roman" w:hAnsi="Arial" w:cs="Arial"/>
          <w:sz w:val="20"/>
          <w:szCs w:val="20"/>
        </w:rPr>
        <w:t xml:space="preserve"> e</w:t>
      </w:r>
      <w:r w:rsidRPr="00763382">
        <w:rPr>
          <w:rFonts w:ascii="Arial" w:eastAsia="Times New Roman" w:hAnsi="Arial" w:cs="Arial"/>
          <w:color w:val="000000"/>
          <w:sz w:val="20"/>
          <w:szCs w:val="20"/>
        </w:rPr>
        <w:t xml:space="preserve"> </w:t>
      </w:r>
      <w:r w:rsidRPr="0037283A">
        <w:rPr>
          <w:rFonts w:ascii="Arial" w:eastAsia="Times New Roman" w:hAnsi="Arial" w:cs="Arial"/>
          <w:sz w:val="20"/>
          <w:szCs w:val="20"/>
        </w:rPr>
        <w:t>u</w:t>
      </w:r>
      <w:r w:rsidRPr="00763382">
        <w:rPr>
          <w:rFonts w:ascii="Arial" w:eastAsia="Times New Roman" w:hAnsi="Arial" w:cs="Arial"/>
          <w:color w:val="000000"/>
          <w:sz w:val="20"/>
          <w:szCs w:val="20"/>
        </w:rPr>
        <w:t>ma alíquota deste macerado será plaquead</w:t>
      </w:r>
      <w:r w:rsidRPr="0037283A">
        <w:rPr>
          <w:rFonts w:ascii="Arial" w:eastAsia="Times New Roman" w:hAnsi="Arial" w:cs="Arial"/>
          <w:sz w:val="20"/>
          <w:szCs w:val="20"/>
        </w:rPr>
        <w:t>a</w:t>
      </w:r>
      <w:r w:rsidRPr="00763382">
        <w:rPr>
          <w:rFonts w:ascii="Arial" w:eastAsia="Times New Roman" w:hAnsi="Arial" w:cs="Arial"/>
          <w:color w:val="000000"/>
          <w:sz w:val="20"/>
          <w:szCs w:val="20"/>
        </w:rPr>
        <w:t xml:space="preserve"> em meios de cultura específicos como o Luria Bertani LB</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w:t>
      </w:r>
      <w:r w:rsidRPr="0037283A">
        <w:rPr>
          <w:rFonts w:ascii="Arial" w:eastAsia="Times New Roman" w:hAnsi="Arial" w:cs="Arial"/>
          <w:color w:val="000000"/>
          <w:sz w:val="20"/>
          <w:szCs w:val="20"/>
          <w:highlight w:val="green"/>
        </w:rPr>
        <w:t>S</w:t>
      </w:r>
      <w:r w:rsidRPr="00763382">
        <w:rPr>
          <w:rFonts w:ascii="Arial" w:eastAsia="Times New Roman" w:hAnsi="Arial" w:cs="Arial"/>
          <w:color w:val="000000"/>
          <w:sz w:val="20"/>
          <w:szCs w:val="20"/>
          <w:highlight w:val="green"/>
        </w:rPr>
        <w:t>chleif</w:t>
      </w:r>
      <w:r w:rsidRPr="0037283A">
        <w:rPr>
          <w:rFonts w:ascii="Arial" w:eastAsia="Times New Roman" w:hAnsi="Arial" w:cs="Arial"/>
          <w:color w:val="000000"/>
          <w:sz w:val="20"/>
          <w:szCs w:val="20"/>
          <w:highlight w:val="green"/>
        </w:rPr>
        <w:t>&amp; W</w:t>
      </w:r>
      <w:r w:rsidRPr="00763382">
        <w:rPr>
          <w:rFonts w:ascii="Arial" w:eastAsia="Times New Roman" w:hAnsi="Arial" w:cs="Arial"/>
          <w:color w:val="000000"/>
          <w:sz w:val="20"/>
          <w:szCs w:val="20"/>
          <w:highlight w:val="green"/>
        </w:rPr>
        <w:t>ensink</w:t>
      </w:r>
      <w:r w:rsidRPr="00763382">
        <w:rPr>
          <w:rFonts w:ascii="Arial" w:eastAsia="Times New Roman" w:hAnsi="Arial" w:cs="Arial"/>
          <w:color w:val="000000"/>
          <w:sz w:val="20"/>
          <w:szCs w:val="20"/>
        </w:rPr>
        <w:t xml:space="preserve">1981) </w:t>
      </w:r>
      <w:r>
        <w:rPr>
          <w:rFonts w:ascii="Arial" w:eastAsia="Times New Roman" w:hAnsi="Arial" w:cs="Arial"/>
          <w:color w:val="000000"/>
          <w:sz w:val="20"/>
          <w:szCs w:val="20"/>
        </w:rPr>
        <w:t>acrescido de 3% NaCl</w:t>
      </w:r>
      <w:r w:rsidRPr="00763382">
        <w:rPr>
          <w:rFonts w:ascii="Arial" w:eastAsia="Times New Roman" w:hAnsi="Arial" w:cs="Arial"/>
          <w:color w:val="000000"/>
          <w:sz w:val="20"/>
          <w:szCs w:val="20"/>
        </w:rPr>
        <w:t xml:space="preserve"> e o Marine Ágar Zobell (HIMEDIA). Este plaqueamento será realizado até obter-se culturas de bactérias </w:t>
      </w:r>
      <w:r>
        <w:rPr>
          <w:rFonts w:ascii="Arial" w:eastAsia="Times New Roman" w:hAnsi="Arial" w:cs="Arial"/>
          <w:color w:val="000000"/>
          <w:sz w:val="20"/>
          <w:szCs w:val="20"/>
        </w:rPr>
        <w:t>puras.</w:t>
      </w:r>
      <w:r w:rsidRPr="00763382">
        <w:rPr>
          <w:rFonts w:ascii="Arial" w:eastAsia="Times New Roman" w:hAnsi="Arial" w:cs="Arial"/>
          <w:color w:val="000000"/>
          <w:sz w:val="20"/>
          <w:szCs w:val="20"/>
        </w:rPr>
        <w:t xml:space="preserve"> Após </w:t>
      </w:r>
      <w:r>
        <w:rPr>
          <w:rFonts w:ascii="Arial" w:eastAsia="Times New Roman" w:hAnsi="Arial" w:cs="Arial"/>
          <w:color w:val="000000"/>
          <w:sz w:val="20"/>
          <w:szCs w:val="20"/>
        </w:rPr>
        <w:t>a obtenção dos</w:t>
      </w:r>
      <w:r w:rsidRPr="00763382">
        <w:rPr>
          <w:rFonts w:ascii="Arial" w:eastAsia="Times New Roman" w:hAnsi="Arial" w:cs="Arial"/>
          <w:color w:val="000000"/>
          <w:sz w:val="20"/>
          <w:szCs w:val="20"/>
        </w:rPr>
        <w:t xml:space="preserve"> microrganismos isolados, ser</w:t>
      </w:r>
      <w:r>
        <w:rPr>
          <w:rFonts w:ascii="Arial" w:eastAsia="Times New Roman" w:hAnsi="Arial" w:cs="Arial"/>
          <w:color w:val="000000"/>
          <w:sz w:val="20"/>
          <w:szCs w:val="20"/>
        </w:rPr>
        <w:t>ão</w:t>
      </w:r>
      <w:r w:rsidRPr="00763382">
        <w:rPr>
          <w:rFonts w:ascii="Arial" w:eastAsia="Times New Roman" w:hAnsi="Arial" w:cs="Arial"/>
          <w:color w:val="000000"/>
          <w:sz w:val="20"/>
          <w:szCs w:val="20"/>
        </w:rPr>
        <w:t xml:space="preserve"> realizado</w:t>
      </w:r>
      <w:r>
        <w:rPr>
          <w:rFonts w:ascii="Arial" w:eastAsia="Times New Roman" w:hAnsi="Arial" w:cs="Arial"/>
          <w:color w:val="000000"/>
          <w:sz w:val="20"/>
          <w:szCs w:val="20"/>
        </w:rPr>
        <w:t>s</w:t>
      </w:r>
      <w:r w:rsidRPr="00763382">
        <w:rPr>
          <w:rFonts w:ascii="Arial" w:eastAsia="Times New Roman" w:hAnsi="Arial" w:cs="Arial"/>
          <w:color w:val="000000"/>
          <w:sz w:val="20"/>
          <w:szCs w:val="20"/>
        </w:rPr>
        <w:t xml:space="preserve"> testes que poderão selecionar os microrganismos </w:t>
      </w:r>
      <w:r>
        <w:rPr>
          <w:rFonts w:ascii="Arial" w:eastAsia="Times New Roman" w:hAnsi="Arial" w:cs="Arial"/>
          <w:color w:val="000000"/>
          <w:sz w:val="20"/>
          <w:szCs w:val="20"/>
        </w:rPr>
        <w:t xml:space="preserve">com características potencialmente </w:t>
      </w:r>
      <w:r w:rsidRPr="00763382">
        <w:rPr>
          <w:rFonts w:ascii="Arial" w:eastAsia="Times New Roman" w:hAnsi="Arial" w:cs="Arial"/>
          <w:color w:val="000000"/>
          <w:sz w:val="20"/>
          <w:szCs w:val="20"/>
        </w:rPr>
        <w:t>benéfic</w:t>
      </w:r>
      <w:r>
        <w:rPr>
          <w:rFonts w:ascii="Arial" w:eastAsia="Times New Roman" w:hAnsi="Arial" w:cs="Arial"/>
          <w:color w:val="000000"/>
          <w:sz w:val="20"/>
          <w:szCs w:val="20"/>
        </w:rPr>
        <w:t>a</w:t>
      </w:r>
      <w:r w:rsidRPr="00763382">
        <w:rPr>
          <w:rFonts w:ascii="Arial" w:eastAsia="Times New Roman" w:hAnsi="Arial" w:cs="Arial"/>
          <w:color w:val="000000"/>
          <w:sz w:val="20"/>
          <w:szCs w:val="20"/>
        </w:rPr>
        <w:t xml:space="preserve">s aos corais.  O primeiro a ser realizado será o teste de substâncias antimicrobianas contra patógenos </w:t>
      </w:r>
      <w:r>
        <w:rPr>
          <w:rFonts w:ascii="Arial" w:eastAsia="Times New Roman" w:hAnsi="Arial" w:cs="Arial"/>
          <w:color w:val="000000"/>
          <w:sz w:val="20"/>
          <w:szCs w:val="20"/>
        </w:rPr>
        <w:t>conhecidos e descritos na literatura (organismos modelo)</w:t>
      </w:r>
      <w:r w:rsidRPr="00763382">
        <w:rPr>
          <w:rFonts w:ascii="Arial" w:eastAsia="Times New Roman" w:hAnsi="Arial" w:cs="Arial"/>
          <w:color w:val="000000"/>
          <w:sz w:val="20"/>
          <w:szCs w:val="20"/>
        </w:rPr>
        <w:t xml:space="preserve">. A técnica será realizada conforme descrita por </w:t>
      </w:r>
      <w:r w:rsidRPr="0037283A">
        <w:rPr>
          <w:rFonts w:ascii="Arial" w:eastAsia="Times New Roman" w:hAnsi="Arial" w:cs="Arial"/>
          <w:color w:val="000000"/>
          <w:sz w:val="20"/>
          <w:szCs w:val="20"/>
          <w:highlight w:val="green"/>
        </w:rPr>
        <w:t>Giambiagi-deMarval e colaboradores</w:t>
      </w:r>
      <w:r w:rsidRPr="00763382">
        <w:rPr>
          <w:rFonts w:ascii="Arial" w:eastAsia="Times New Roman" w:hAnsi="Arial" w:cs="Arial"/>
          <w:color w:val="000000"/>
          <w:sz w:val="20"/>
          <w:szCs w:val="20"/>
        </w:rPr>
        <w:t xml:space="preserve"> (1990). </w:t>
      </w:r>
      <w:r w:rsidRPr="0037283A">
        <w:rPr>
          <w:rFonts w:ascii="Arial" w:eastAsia="Times New Roman" w:hAnsi="Arial" w:cs="Arial"/>
          <w:sz w:val="20"/>
          <w:szCs w:val="20"/>
        </w:rPr>
        <w:t>Por esta</w:t>
      </w:r>
      <w:r w:rsidRPr="00763382">
        <w:rPr>
          <w:rFonts w:ascii="Arial" w:eastAsia="Times New Roman" w:hAnsi="Arial" w:cs="Arial"/>
          <w:color w:val="000000"/>
          <w:sz w:val="20"/>
          <w:szCs w:val="20"/>
        </w:rPr>
        <w:t xml:space="preserve"> técnica será poss</w:t>
      </w:r>
      <w:r w:rsidRPr="0037283A">
        <w:rPr>
          <w:rFonts w:ascii="Arial" w:eastAsia="Times New Roman" w:hAnsi="Arial" w:cs="Arial"/>
          <w:sz w:val="20"/>
          <w:szCs w:val="20"/>
        </w:rPr>
        <w:t>í</w:t>
      </w:r>
      <w:r w:rsidRPr="00763382">
        <w:rPr>
          <w:rFonts w:ascii="Arial" w:eastAsia="Times New Roman" w:hAnsi="Arial" w:cs="Arial"/>
          <w:color w:val="000000"/>
          <w:sz w:val="20"/>
          <w:szCs w:val="20"/>
        </w:rPr>
        <w:t xml:space="preserve">vel observar através de halos de  inibição, o potencial  dos isolados </w:t>
      </w:r>
      <w:r>
        <w:rPr>
          <w:rFonts w:ascii="Arial" w:eastAsia="Times New Roman" w:hAnsi="Arial" w:cs="Arial"/>
          <w:color w:val="000000"/>
          <w:sz w:val="20"/>
          <w:szCs w:val="20"/>
        </w:rPr>
        <w:t>na produção de antimicrobianos contra os patógenos-modelo</w:t>
      </w:r>
      <w:r w:rsidRPr="00763382">
        <w:rPr>
          <w:rFonts w:ascii="Arial" w:eastAsia="Times New Roman" w:hAnsi="Arial" w:cs="Arial"/>
          <w:color w:val="000000"/>
          <w:sz w:val="20"/>
          <w:szCs w:val="20"/>
        </w:rPr>
        <w:t xml:space="preserve">.  </w:t>
      </w:r>
      <w:r>
        <w:rPr>
          <w:rFonts w:ascii="Arial" w:eastAsia="Times New Roman" w:hAnsi="Arial" w:cs="Arial"/>
          <w:color w:val="000000"/>
          <w:sz w:val="20"/>
          <w:szCs w:val="20"/>
        </w:rPr>
        <w:t>Outro teste</w:t>
      </w:r>
      <w:r w:rsidRPr="00763382">
        <w:rPr>
          <w:rFonts w:ascii="Arial" w:eastAsia="Times New Roman" w:hAnsi="Arial" w:cs="Arial"/>
          <w:color w:val="000000"/>
          <w:sz w:val="20"/>
          <w:szCs w:val="20"/>
        </w:rPr>
        <w:t xml:space="preserve"> será </w:t>
      </w:r>
      <w:r>
        <w:rPr>
          <w:rFonts w:ascii="Arial" w:eastAsia="Times New Roman" w:hAnsi="Arial" w:cs="Arial"/>
          <w:color w:val="000000"/>
          <w:sz w:val="20"/>
          <w:szCs w:val="20"/>
        </w:rPr>
        <w:t>a quantificação da enzima</w:t>
      </w:r>
      <w:r w:rsidRPr="00763382">
        <w:rPr>
          <w:rFonts w:ascii="Arial" w:eastAsia="Times New Roman" w:hAnsi="Arial" w:cs="Arial"/>
          <w:color w:val="000000"/>
          <w:sz w:val="20"/>
          <w:szCs w:val="20"/>
        </w:rPr>
        <w:t xml:space="preserve"> catalase</w:t>
      </w:r>
      <w:r>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w:t>
      </w:r>
      <w:r>
        <w:rPr>
          <w:rFonts w:ascii="Arial" w:eastAsia="Times New Roman" w:hAnsi="Arial" w:cs="Arial"/>
          <w:color w:val="000000"/>
          <w:sz w:val="20"/>
          <w:szCs w:val="20"/>
        </w:rPr>
        <w:t>responsável por diminuir</w:t>
      </w:r>
      <w:r w:rsidRPr="00763382">
        <w:rPr>
          <w:rFonts w:ascii="Arial" w:eastAsia="Times New Roman" w:hAnsi="Arial" w:cs="Arial"/>
          <w:color w:val="000000"/>
          <w:sz w:val="20"/>
          <w:szCs w:val="20"/>
        </w:rPr>
        <w:t xml:space="preserve"> a </w:t>
      </w:r>
      <w:r>
        <w:rPr>
          <w:rFonts w:ascii="Arial" w:eastAsia="Times New Roman" w:hAnsi="Arial" w:cs="Arial"/>
          <w:color w:val="000000"/>
          <w:sz w:val="20"/>
          <w:szCs w:val="20"/>
        </w:rPr>
        <w:t>quantidade</w:t>
      </w:r>
      <w:r w:rsidRPr="00763382">
        <w:rPr>
          <w:rFonts w:ascii="Arial" w:eastAsia="Times New Roman" w:hAnsi="Arial" w:cs="Arial"/>
          <w:color w:val="000000"/>
          <w:sz w:val="20"/>
          <w:szCs w:val="20"/>
        </w:rPr>
        <w:t xml:space="preserve"> de</w:t>
      </w:r>
      <w:r>
        <w:rPr>
          <w:rFonts w:ascii="Arial" w:eastAsia="Times New Roman" w:hAnsi="Arial" w:cs="Arial"/>
          <w:color w:val="000000"/>
          <w:sz w:val="20"/>
          <w:szCs w:val="20"/>
        </w:rPr>
        <w:t xml:space="preserve"> espécies reativas de oxigênio em situações de estresse. Este teste será realizado de acordo com </w:t>
      </w:r>
      <w:r w:rsidRPr="0037283A">
        <w:rPr>
          <w:rFonts w:ascii="Arial" w:eastAsia="Times New Roman" w:hAnsi="Arial" w:cs="Arial"/>
          <w:color w:val="000000"/>
          <w:sz w:val="20"/>
          <w:szCs w:val="20"/>
          <w:highlight w:val="green"/>
        </w:rPr>
        <w:t>Peresi e colaboradores</w:t>
      </w:r>
      <w:r w:rsidRPr="00763382">
        <w:rPr>
          <w:rFonts w:ascii="Arial" w:eastAsia="Times New Roman" w:hAnsi="Arial" w:cs="Arial"/>
          <w:color w:val="000000"/>
          <w:sz w:val="20"/>
          <w:szCs w:val="20"/>
        </w:rPr>
        <w:t xml:space="preserve"> (2006), </w:t>
      </w:r>
      <w:r>
        <w:rPr>
          <w:rFonts w:ascii="Arial" w:eastAsia="Times New Roman" w:hAnsi="Arial" w:cs="Arial"/>
          <w:color w:val="000000"/>
          <w:sz w:val="20"/>
          <w:szCs w:val="20"/>
        </w:rPr>
        <w:t>e s</w:t>
      </w:r>
      <w:r w:rsidRPr="00763382">
        <w:rPr>
          <w:rFonts w:ascii="Arial" w:eastAsia="Times New Roman" w:hAnsi="Arial" w:cs="Arial"/>
          <w:color w:val="000000"/>
          <w:sz w:val="20"/>
          <w:szCs w:val="20"/>
        </w:rPr>
        <w:t xml:space="preserve">erá analisado através do aparecimento de bolhas </w:t>
      </w:r>
      <w:r>
        <w:rPr>
          <w:rFonts w:ascii="Arial" w:eastAsia="Times New Roman" w:hAnsi="Arial" w:cs="Arial"/>
          <w:color w:val="000000"/>
          <w:sz w:val="20"/>
          <w:szCs w:val="20"/>
        </w:rPr>
        <w:t>no meio (formação de oxigênio gasoso)</w:t>
      </w:r>
      <w:r w:rsidRPr="00763382">
        <w:rPr>
          <w:rFonts w:ascii="Arial" w:eastAsia="Times New Roman" w:hAnsi="Arial" w:cs="Arial"/>
          <w:color w:val="000000"/>
          <w:sz w:val="20"/>
          <w:szCs w:val="20"/>
        </w:rPr>
        <w:t>. Antes da execuç</w:t>
      </w:r>
      <w:r w:rsidRPr="0037283A">
        <w:rPr>
          <w:rFonts w:ascii="Arial" w:eastAsia="Times New Roman" w:hAnsi="Arial" w:cs="Arial"/>
          <w:sz w:val="20"/>
          <w:szCs w:val="20"/>
        </w:rPr>
        <w:t>ão</w:t>
      </w:r>
      <w:r w:rsidRPr="00763382">
        <w:rPr>
          <w:rFonts w:ascii="Arial" w:eastAsia="Times New Roman" w:hAnsi="Arial" w:cs="Arial"/>
          <w:color w:val="000000"/>
          <w:sz w:val="20"/>
          <w:szCs w:val="20"/>
        </w:rPr>
        <w:t xml:space="preserve"> do terceiro teste será necessário realizar a extração do DNA dos isolados, seguindo o protocolo do kit “Wizard Genomic DNA extraction Kit” (Promega).</w:t>
      </w:r>
      <w:r>
        <w:rPr>
          <w:rFonts w:ascii="Arial" w:eastAsia="Times New Roman" w:hAnsi="Arial" w:cs="Arial"/>
          <w:color w:val="000000"/>
          <w:sz w:val="20"/>
          <w:szCs w:val="20"/>
          <w:shd w:val="clear" w:color="auto" w:fill="FEFDFA"/>
        </w:rPr>
        <w:t xml:space="preserve"> Em seguida, </w:t>
      </w:r>
      <w:r w:rsidRPr="00763382">
        <w:rPr>
          <w:rFonts w:ascii="Arial" w:eastAsia="Times New Roman" w:hAnsi="Arial" w:cs="Arial"/>
          <w:color w:val="000000"/>
          <w:sz w:val="20"/>
          <w:szCs w:val="20"/>
          <w:shd w:val="clear" w:color="auto" w:fill="FEFDFA"/>
        </w:rPr>
        <w:t>será</w:t>
      </w:r>
      <w:r>
        <w:rPr>
          <w:rFonts w:ascii="Arial" w:eastAsia="Times New Roman" w:hAnsi="Arial" w:cs="Arial"/>
          <w:color w:val="000000"/>
          <w:sz w:val="20"/>
          <w:szCs w:val="20"/>
          <w:shd w:val="clear" w:color="auto" w:fill="FEFDFA"/>
        </w:rPr>
        <w:t xml:space="preserve"> realizada</w:t>
      </w:r>
      <w:r w:rsidRPr="00763382">
        <w:rPr>
          <w:rFonts w:ascii="Arial" w:eastAsia="Times New Roman" w:hAnsi="Arial" w:cs="Arial"/>
          <w:color w:val="000000"/>
          <w:sz w:val="20"/>
          <w:szCs w:val="20"/>
          <w:shd w:val="clear" w:color="auto" w:fill="FEFDFA"/>
        </w:rPr>
        <w:t xml:space="preserve"> a </w:t>
      </w:r>
      <w:r w:rsidRPr="00763382">
        <w:rPr>
          <w:rFonts w:ascii="Arial" w:eastAsia="Times New Roman" w:hAnsi="Arial" w:cs="Arial"/>
          <w:color w:val="000000"/>
          <w:sz w:val="20"/>
          <w:szCs w:val="20"/>
        </w:rPr>
        <w:t>avaliação da presença de genes relacionados a fixação de nit</w:t>
      </w:r>
      <w:r>
        <w:rPr>
          <w:rFonts w:ascii="Arial" w:eastAsia="Times New Roman" w:hAnsi="Arial" w:cs="Arial"/>
          <w:color w:val="000000"/>
          <w:sz w:val="20"/>
          <w:szCs w:val="20"/>
        </w:rPr>
        <w:t>rogênio, desnitrificação e</w:t>
      </w:r>
      <w:r w:rsidRPr="00763382">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genes de </w:t>
      </w:r>
      <w:r w:rsidRPr="00763382">
        <w:rPr>
          <w:rFonts w:ascii="Arial" w:eastAsia="Times New Roman" w:hAnsi="Arial" w:cs="Arial"/>
          <w:color w:val="000000"/>
          <w:sz w:val="20"/>
          <w:szCs w:val="20"/>
        </w:rPr>
        <w:t xml:space="preserve">degradação de dimetilsulfoniopropionato (DMSP). </w:t>
      </w:r>
      <w:r>
        <w:rPr>
          <w:rFonts w:ascii="Arial" w:eastAsia="Times New Roman" w:hAnsi="Arial" w:cs="Arial"/>
          <w:color w:val="000000"/>
          <w:sz w:val="20"/>
          <w:szCs w:val="20"/>
        </w:rPr>
        <w:t>A presença/ausência dos genes</w:t>
      </w:r>
      <w:r w:rsidRPr="00763382">
        <w:rPr>
          <w:rFonts w:ascii="Arial" w:eastAsia="Times New Roman" w:hAnsi="Arial" w:cs="Arial"/>
          <w:color w:val="000000"/>
          <w:sz w:val="20"/>
          <w:szCs w:val="20"/>
        </w:rPr>
        <w:t xml:space="preserve"> será </w:t>
      </w:r>
      <w:r>
        <w:rPr>
          <w:rFonts w:ascii="Arial" w:eastAsia="Times New Roman" w:hAnsi="Arial" w:cs="Arial"/>
          <w:color w:val="000000"/>
          <w:sz w:val="20"/>
          <w:szCs w:val="20"/>
        </w:rPr>
        <w:t xml:space="preserve">verificada </w:t>
      </w:r>
      <w:r w:rsidRPr="00763382">
        <w:rPr>
          <w:rFonts w:ascii="Arial" w:eastAsia="Times New Roman" w:hAnsi="Arial" w:cs="Arial"/>
          <w:color w:val="000000"/>
          <w:sz w:val="20"/>
          <w:szCs w:val="20"/>
        </w:rPr>
        <w:t xml:space="preserve">através  do método de reação em cadeia da polimerase (PCR), </w:t>
      </w:r>
      <w:r>
        <w:rPr>
          <w:rFonts w:ascii="Arial" w:eastAsia="Times New Roman" w:hAnsi="Arial" w:cs="Arial"/>
          <w:color w:val="000000"/>
          <w:sz w:val="20"/>
          <w:szCs w:val="20"/>
        </w:rPr>
        <w:t>aonde</w:t>
      </w:r>
      <w:r w:rsidRPr="00763382">
        <w:rPr>
          <w:rFonts w:ascii="Arial" w:eastAsia="Times New Roman" w:hAnsi="Arial" w:cs="Arial"/>
          <w:color w:val="000000"/>
          <w:sz w:val="20"/>
          <w:szCs w:val="20"/>
        </w:rPr>
        <w:t xml:space="preserve"> serão utilizados iniciadores para amplificação do gene específico.</w:t>
      </w:r>
      <w:r>
        <w:rPr>
          <w:rFonts w:ascii="Arial" w:eastAsia="Times New Roman" w:hAnsi="Arial" w:cs="Arial"/>
          <w:color w:val="000000"/>
          <w:sz w:val="20"/>
          <w:szCs w:val="20"/>
        </w:rPr>
        <w:t xml:space="preserve"> </w:t>
      </w:r>
      <w:r>
        <w:rPr>
          <w:rFonts w:ascii="Arial" w:eastAsia="Times New Roman" w:hAnsi="Arial" w:cs="Arial"/>
          <w:sz w:val="20"/>
          <w:szCs w:val="20"/>
        </w:rPr>
        <w:t>Além disso, um ponto essencial neste projeto, é a presença de características que possam ser responsáveis por aumentar a taxa de calcificação dos corais. Esses testes serão baseados em mecanismos já descritos em outros organismos calcificadores, como ostras</w:t>
      </w:r>
      <w:r w:rsidRPr="00763382">
        <w:rPr>
          <w:rFonts w:ascii="Arial" w:eastAsia="Times New Roman" w:hAnsi="Arial" w:cs="Arial"/>
          <w:sz w:val="20"/>
          <w:szCs w:val="20"/>
        </w:rPr>
        <w:t>.</w:t>
      </w:r>
      <w:r>
        <w:rPr>
          <w:rFonts w:ascii="Arial" w:eastAsia="Times New Roman" w:hAnsi="Arial" w:cs="Arial"/>
          <w:sz w:val="20"/>
          <w:szCs w:val="20"/>
        </w:rPr>
        <w:t xml:space="preserve"> </w:t>
      </w:r>
      <w:r w:rsidRPr="00763382">
        <w:rPr>
          <w:rFonts w:ascii="Arial" w:eastAsia="Times New Roman" w:hAnsi="Arial" w:cs="Arial"/>
          <w:color w:val="000000"/>
          <w:sz w:val="20"/>
          <w:szCs w:val="20"/>
        </w:rPr>
        <w:t>Os isolados que</w:t>
      </w:r>
      <w:r>
        <w:rPr>
          <w:rFonts w:ascii="Arial" w:eastAsia="Times New Roman" w:hAnsi="Arial" w:cs="Arial"/>
          <w:color w:val="000000"/>
          <w:sz w:val="20"/>
          <w:szCs w:val="20"/>
        </w:rPr>
        <w:t xml:space="preserve"> se mostraram</w:t>
      </w:r>
      <w:r w:rsidRPr="00763382">
        <w:rPr>
          <w:rFonts w:ascii="Arial" w:eastAsia="Times New Roman" w:hAnsi="Arial" w:cs="Arial"/>
          <w:color w:val="000000"/>
          <w:sz w:val="20"/>
          <w:szCs w:val="20"/>
        </w:rPr>
        <w:t xml:space="preserve"> positivos nos </w:t>
      </w:r>
      <w:r>
        <w:rPr>
          <w:rFonts w:ascii="Arial" w:eastAsia="Times New Roman" w:hAnsi="Arial" w:cs="Arial"/>
          <w:color w:val="000000"/>
          <w:sz w:val="20"/>
          <w:szCs w:val="20"/>
        </w:rPr>
        <w:t>t</w:t>
      </w:r>
      <w:r w:rsidRPr="00763382">
        <w:rPr>
          <w:rFonts w:ascii="Arial" w:eastAsia="Times New Roman" w:hAnsi="Arial" w:cs="Arial"/>
          <w:color w:val="000000"/>
          <w:sz w:val="20"/>
          <w:szCs w:val="20"/>
        </w:rPr>
        <w:t xml:space="preserve">estes </w:t>
      </w:r>
      <w:r>
        <w:rPr>
          <w:rFonts w:ascii="Arial" w:eastAsia="Times New Roman" w:hAnsi="Arial" w:cs="Arial"/>
          <w:color w:val="000000"/>
          <w:sz w:val="20"/>
          <w:szCs w:val="20"/>
        </w:rPr>
        <w:t>para potenciais características benéficas</w:t>
      </w:r>
      <w:r w:rsidRPr="00763382">
        <w:rPr>
          <w:rFonts w:ascii="Arial" w:eastAsia="Times New Roman" w:hAnsi="Arial" w:cs="Arial"/>
          <w:color w:val="000000"/>
          <w:sz w:val="20"/>
          <w:szCs w:val="20"/>
        </w:rPr>
        <w:t xml:space="preserve">, serão </w:t>
      </w:r>
      <w:r>
        <w:rPr>
          <w:rFonts w:ascii="Arial" w:eastAsia="Times New Roman" w:hAnsi="Arial" w:cs="Arial"/>
          <w:color w:val="000000"/>
          <w:sz w:val="20"/>
          <w:szCs w:val="20"/>
        </w:rPr>
        <w:t>submetidos a</w:t>
      </w:r>
      <w:r w:rsidRPr="00763382">
        <w:rPr>
          <w:rFonts w:ascii="Arial" w:eastAsia="Times New Roman" w:hAnsi="Arial" w:cs="Arial"/>
          <w:color w:val="000000"/>
          <w:sz w:val="20"/>
          <w:szCs w:val="20"/>
        </w:rPr>
        <w:t xml:space="preserve"> sequenciamento</w:t>
      </w:r>
      <w:r>
        <w:rPr>
          <w:rFonts w:ascii="Arial" w:eastAsia="Times New Roman" w:hAnsi="Arial" w:cs="Arial"/>
          <w:color w:val="000000"/>
          <w:sz w:val="20"/>
          <w:szCs w:val="20"/>
        </w:rPr>
        <w:t>, para posterior identificação da espécie</w:t>
      </w:r>
      <w:r w:rsidRPr="00763382">
        <w:rPr>
          <w:rFonts w:ascii="Arial" w:eastAsia="Times New Roman" w:hAnsi="Arial" w:cs="Arial"/>
          <w:color w:val="000000"/>
          <w:sz w:val="20"/>
          <w:szCs w:val="20"/>
        </w:rPr>
        <w:t>. Para isso, é necessário realizar a PCR do produto de extração do DNA com iniciadores universais</w:t>
      </w:r>
      <w:r>
        <w:rPr>
          <w:rFonts w:ascii="Arial" w:eastAsia="Times New Roman" w:hAnsi="Arial" w:cs="Arial"/>
          <w:color w:val="000000"/>
          <w:sz w:val="20"/>
          <w:szCs w:val="20"/>
        </w:rPr>
        <w:t xml:space="preserve"> para o gene do RNAr 16S</w:t>
      </w:r>
      <w:r w:rsidRPr="00763382">
        <w:rPr>
          <w:rFonts w:ascii="Arial" w:eastAsia="Times New Roman" w:hAnsi="Arial" w:cs="Arial"/>
          <w:color w:val="000000"/>
          <w:sz w:val="20"/>
          <w:szCs w:val="20"/>
        </w:rPr>
        <w:t>. A reação de sequenciamento será realizada pela empresa Macrogen, Coreia do Sul. As sequências obtidas serão comparadas com todas as sequências de DNA depositadas em bancos de dados (</w:t>
      </w:r>
      <w:r w:rsidRPr="0037283A">
        <w:rPr>
          <w:rFonts w:ascii="Arial" w:eastAsia="Times New Roman" w:hAnsi="Arial" w:cs="Arial"/>
          <w:color w:val="000000"/>
          <w:sz w:val="20"/>
          <w:szCs w:val="20"/>
          <w:highlight w:val="green"/>
        </w:rPr>
        <w:t xml:space="preserve">ALEJANDRO </w:t>
      </w:r>
      <w:r w:rsidRPr="0037283A">
        <w:rPr>
          <w:rFonts w:ascii="Arial" w:eastAsia="Times New Roman" w:hAnsi="Arial" w:cs="Arial"/>
          <w:color w:val="000000"/>
          <w:sz w:val="20"/>
          <w:szCs w:val="20"/>
          <w:highlight w:val="green"/>
        </w:rPr>
        <w:lastRenderedPageBreak/>
        <w:t>et al</w:t>
      </w:r>
      <w:r w:rsidRPr="0037283A">
        <w:rPr>
          <w:rFonts w:ascii="Arial" w:eastAsia="Times New Roman" w:hAnsi="Arial" w:cs="Arial"/>
          <w:i/>
          <w:color w:val="000000"/>
          <w:sz w:val="20"/>
          <w:szCs w:val="20"/>
          <w:highlight w:val="green"/>
        </w:rPr>
        <w:t>.,</w:t>
      </w:r>
      <w:r w:rsidRPr="0037283A">
        <w:rPr>
          <w:rFonts w:ascii="Arial" w:eastAsia="Times New Roman" w:hAnsi="Arial" w:cs="Arial"/>
          <w:color w:val="000000"/>
          <w:sz w:val="20"/>
          <w:szCs w:val="20"/>
          <w:highlight w:val="green"/>
        </w:rPr>
        <w:t xml:space="preserve"> 2001</w:t>
      </w:r>
      <w:r w:rsidRPr="00763382">
        <w:rPr>
          <w:rFonts w:ascii="Arial" w:eastAsia="Times New Roman" w:hAnsi="Arial" w:cs="Arial"/>
          <w:color w:val="000000"/>
          <w:sz w:val="20"/>
          <w:szCs w:val="20"/>
        </w:rPr>
        <w:t>). Os isolados que apresentaram sequência com mais de 99% de similaridade com aquelas depositadas no Genbank serão considerados como pertencentes à mesma espécie e os inferiores serão consideradas filogeneticamente próximos à espécie indicada.</w:t>
      </w:r>
      <w:r>
        <w:rPr>
          <w:rFonts w:ascii="Arial" w:eastAsia="Times New Roman" w:hAnsi="Arial" w:cs="Arial"/>
          <w:color w:val="000000"/>
          <w:sz w:val="20"/>
          <w:szCs w:val="20"/>
        </w:rPr>
        <w:t xml:space="preserve"> A seleção final dos organismos será realizada com base em descrições prévias na literatura, e o consórcio desenvolvido será testado e validado </w:t>
      </w:r>
      <w:r w:rsidRPr="00763382">
        <w:rPr>
          <w:rFonts w:ascii="Arial" w:eastAsia="Times New Roman" w:hAnsi="Arial" w:cs="Arial"/>
          <w:sz w:val="20"/>
          <w:szCs w:val="20"/>
        </w:rPr>
        <w:t>em sistema de m</w:t>
      </w:r>
      <w:r>
        <w:rPr>
          <w:rFonts w:ascii="Arial" w:eastAsia="Times New Roman" w:hAnsi="Arial" w:cs="Arial"/>
          <w:sz w:val="20"/>
          <w:szCs w:val="20"/>
        </w:rPr>
        <w:t>esocosmo</w:t>
      </w:r>
      <w:r w:rsidRPr="00763382">
        <w:rPr>
          <w:rFonts w:ascii="Arial" w:eastAsia="Times New Roman" w:hAnsi="Arial" w:cs="Arial"/>
          <w:sz w:val="20"/>
          <w:szCs w:val="20"/>
        </w:rPr>
        <w:t xml:space="preserve"> montado no Instituto Museu do Aquário Marinho do Rio de Janeiro (AquaRio).</w:t>
      </w:r>
    </w:p>
    <w:p w14:paraId="3AADD5F4" w14:textId="77777777" w:rsidR="00FC5C22" w:rsidRDefault="00FC5C22" w:rsidP="00FC5C22">
      <w:pPr>
        <w:spacing w:line="360" w:lineRule="auto"/>
        <w:jc w:val="both"/>
        <w:rPr>
          <w:rFonts w:ascii="Arial" w:eastAsia="Times New Roman" w:hAnsi="Arial" w:cs="Arial"/>
          <w:b/>
          <w:color w:val="000000"/>
          <w:sz w:val="20"/>
          <w:szCs w:val="20"/>
        </w:rPr>
      </w:pPr>
    </w:p>
    <w:p w14:paraId="39F5C4E3" w14:textId="77777777" w:rsidR="00FC5C22" w:rsidRPr="00E25ABB" w:rsidRDefault="00FC5C22" w:rsidP="00FC5C22">
      <w:pPr>
        <w:spacing w:line="360" w:lineRule="auto"/>
        <w:jc w:val="both"/>
        <w:rPr>
          <w:rFonts w:ascii="Arial" w:eastAsia="Times New Roman" w:hAnsi="Arial" w:cs="Arial"/>
          <w:b/>
          <w:color w:val="000000"/>
          <w:sz w:val="20"/>
          <w:szCs w:val="20"/>
        </w:rPr>
      </w:pPr>
      <w:r>
        <w:rPr>
          <w:rFonts w:ascii="Arial" w:eastAsia="Times New Roman" w:hAnsi="Arial" w:cs="Arial"/>
          <w:b/>
          <w:color w:val="000000"/>
          <w:sz w:val="20"/>
          <w:szCs w:val="20"/>
        </w:rPr>
        <w:t>Objetivo</w:t>
      </w:r>
      <w:r w:rsidRPr="00763382">
        <w:rPr>
          <w:rFonts w:ascii="Arial" w:eastAsia="Times New Roman" w:hAnsi="Arial" w:cs="Arial"/>
          <w:b/>
          <w:color w:val="000000"/>
          <w:sz w:val="20"/>
          <w:szCs w:val="20"/>
        </w:rPr>
        <w:t xml:space="preserve"> 2. AquaRio</w:t>
      </w:r>
      <w:r>
        <w:rPr>
          <w:rFonts w:ascii="Arial" w:eastAsia="Times New Roman" w:hAnsi="Arial" w:cs="Arial"/>
          <w:b/>
          <w:color w:val="000000"/>
          <w:sz w:val="20"/>
          <w:szCs w:val="20"/>
        </w:rPr>
        <w:t xml:space="preserve"> (Responsáveis: Profs. Raquel Peixoto, Marcelo Vianna, Fabio Araújo e Dr. Gustavo Duarte)</w:t>
      </w:r>
    </w:p>
    <w:p w14:paraId="248F0ABD" w14:textId="77777777" w:rsidR="00FC5C22" w:rsidRPr="00763382" w:rsidRDefault="00FC5C22" w:rsidP="00FC5C22">
      <w:pPr>
        <w:spacing w:line="360" w:lineRule="auto"/>
        <w:ind w:left="360" w:hanging="360"/>
        <w:jc w:val="both"/>
        <w:rPr>
          <w:rFonts w:ascii="Arial" w:eastAsia="Times New Roman" w:hAnsi="Arial" w:cs="Arial"/>
          <w:sz w:val="20"/>
          <w:szCs w:val="20"/>
        </w:rPr>
      </w:pPr>
      <w:r w:rsidRPr="009E2B1B">
        <w:rPr>
          <w:rFonts w:ascii="Arial" w:eastAsia="Times New Roman" w:hAnsi="Arial" w:cs="Arial"/>
          <w:b/>
          <w:color w:val="000000"/>
          <w:sz w:val="20"/>
          <w:szCs w:val="20"/>
        </w:rPr>
        <w:t>Ação 2.1</w:t>
      </w:r>
      <w:r w:rsidRPr="00D6785E">
        <w:rPr>
          <w:rFonts w:ascii="Arial" w:eastAsia="Times New Roman" w:hAnsi="Arial" w:cs="Arial"/>
          <w:b/>
          <w:color w:val="000000"/>
          <w:sz w:val="20"/>
          <w:szCs w:val="20"/>
        </w:rPr>
        <w:t>–</w:t>
      </w:r>
      <w:r w:rsidRPr="00763382">
        <w:rPr>
          <w:rFonts w:ascii="Arial" w:eastAsia="Times New Roman" w:hAnsi="Arial" w:cs="Arial"/>
          <w:color w:val="000000"/>
          <w:sz w:val="20"/>
          <w:szCs w:val="20"/>
        </w:rPr>
        <w:t xml:space="preserve"> Elaboração e planejamento da exposição</w:t>
      </w:r>
    </w:p>
    <w:p w14:paraId="1E9BB912" w14:textId="77777777" w:rsidR="00FC5C22" w:rsidRPr="00763382" w:rsidRDefault="00FC5C22" w:rsidP="00FC5C22">
      <w:pPr>
        <w:spacing w:line="360" w:lineRule="auto"/>
        <w:ind w:firstLine="360"/>
        <w:jc w:val="both"/>
        <w:rPr>
          <w:rFonts w:ascii="Arial" w:eastAsia="Times New Roman" w:hAnsi="Arial" w:cs="Arial"/>
          <w:sz w:val="20"/>
          <w:szCs w:val="20"/>
        </w:rPr>
      </w:pPr>
      <w:r w:rsidRPr="00763382">
        <w:rPr>
          <w:rFonts w:ascii="Arial" w:eastAsia="Times New Roman" w:hAnsi="Arial" w:cs="Arial"/>
          <w:sz w:val="20"/>
          <w:szCs w:val="20"/>
        </w:rPr>
        <w:t xml:space="preserve">O AquaRio recebe cerca de 900.000 visitantes por ano, e as duas exposições temporárias estão previstas para acontecer durante </w:t>
      </w:r>
      <w:r>
        <w:rPr>
          <w:rFonts w:ascii="Arial" w:eastAsia="Times New Roman" w:hAnsi="Arial" w:cs="Arial"/>
          <w:sz w:val="20"/>
          <w:szCs w:val="20"/>
        </w:rPr>
        <w:t>4</w:t>
      </w:r>
      <w:r w:rsidRPr="00763382">
        <w:rPr>
          <w:rFonts w:ascii="Arial" w:eastAsia="Times New Roman" w:hAnsi="Arial" w:cs="Arial"/>
          <w:sz w:val="20"/>
          <w:szCs w:val="20"/>
        </w:rPr>
        <w:t xml:space="preserve"> meses cada. Dessa maneira esperamos aumentar o alcance das ações de educação ambiental e ampliar o número e a representatividade do público atingido de forma significativa. Pretendemos divulgar, junto ao público alvo do AquaRio, as ameaças </w:t>
      </w:r>
      <w:commentRangeStart w:id="13"/>
      <w:r w:rsidRPr="009E2B1B">
        <w:rPr>
          <w:rFonts w:ascii="Arial" w:eastAsia="Times New Roman" w:hAnsi="Arial" w:cs="Arial"/>
          <w:sz w:val="20"/>
          <w:szCs w:val="20"/>
          <w:highlight w:val="yellow"/>
        </w:rPr>
        <w:t xml:space="preserve">e serviços </w:t>
      </w:r>
      <w:commentRangeEnd w:id="13"/>
      <w:r w:rsidRPr="009E2B1B">
        <w:rPr>
          <w:rStyle w:val="Refdecomentrio"/>
          <w:rFonts w:ascii="Arial" w:hAnsi="Arial" w:cs="Arial"/>
          <w:highlight w:val="yellow"/>
        </w:rPr>
        <w:commentReference w:id="13"/>
      </w:r>
      <w:r w:rsidRPr="009E2B1B">
        <w:rPr>
          <w:rFonts w:ascii="Arial" w:eastAsia="Times New Roman" w:hAnsi="Arial" w:cs="Arial"/>
          <w:sz w:val="20"/>
          <w:szCs w:val="20"/>
          <w:highlight w:val="yellow"/>
        </w:rPr>
        <w:t>ambientais</w:t>
      </w:r>
      <w:r w:rsidRPr="00763382">
        <w:rPr>
          <w:rFonts w:ascii="Arial" w:eastAsia="Times New Roman" w:hAnsi="Arial" w:cs="Arial"/>
          <w:sz w:val="20"/>
          <w:szCs w:val="20"/>
        </w:rPr>
        <w:t xml:space="preserve"> relacionados aos recifes de coral. Para tal, será planejada uma exposição interativa, usando recursos audio-visuais, com conteúdo sobre a </w:t>
      </w:r>
      <w:commentRangeStart w:id="14"/>
      <w:r w:rsidRPr="00763382">
        <w:rPr>
          <w:rFonts w:ascii="Arial" w:eastAsia="Times New Roman" w:hAnsi="Arial" w:cs="Arial"/>
          <w:sz w:val="20"/>
          <w:szCs w:val="20"/>
        </w:rPr>
        <w:t>importância</w:t>
      </w:r>
      <w:commentRangeEnd w:id="14"/>
      <w:r w:rsidRPr="00763382">
        <w:rPr>
          <w:rFonts w:ascii="Arial" w:hAnsi="Arial" w:cs="Arial"/>
          <w:sz w:val="20"/>
          <w:szCs w:val="20"/>
        </w:rPr>
        <w:commentReference w:id="14"/>
      </w:r>
      <w:r w:rsidRPr="00763382">
        <w:rPr>
          <w:rFonts w:ascii="Arial" w:eastAsia="Times New Roman" w:hAnsi="Arial" w:cs="Arial"/>
          <w:sz w:val="20"/>
          <w:szCs w:val="20"/>
        </w:rPr>
        <w:t xml:space="preserve"> dos recifes de corais na costa brasileira, as espécies endêmicas e suas respectivas localidades</w:t>
      </w:r>
      <w:r>
        <w:rPr>
          <w:rFonts w:ascii="Arial" w:eastAsia="Times New Roman" w:hAnsi="Arial" w:cs="Arial"/>
          <w:sz w:val="20"/>
          <w:szCs w:val="20"/>
        </w:rPr>
        <w:t xml:space="preserve">, bem como o que ocorre durante um evento de branqueamento e como isso pode afetar a comunidade coralínea.  </w:t>
      </w:r>
    </w:p>
    <w:p w14:paraId="5717BB28" w14:textId="77777777" w:rsidR="00FC5C22" w:rsidRPr="00763382" w:rsidRDefault="00FC5C22" w:rsidP="00FC5C22">
      <w:pPr>
        <w:spacing w:line="360" w:lineRule="auto"/>
        <w:ind w:firstLine="360"/>
        <w:jc w:val="both"/>
        <w:rPr>
          <w:rFonts w:ascii="Arial" w:eastAsia="Times New Roman" w:hAnsi="Arial" w:cs="Arial"/>
          <w:sz w:val="20"/>
          <w:szCs w:val="20"/>
        </w:rPr>
      </w:pPr>
      <w:r w:rsidRPr="00763382">
        <w:rPr>
          <w:rFonts w:ascii="Arial" w:eastAsia="Times New Roman" w:hAnsi="Arial" w:cs="Arial"/>
          <w:sz w:val="20"/>
          <w:szCs w:val="20"/>
        </w:rPr>
        <w:t xml:space="preserve">Primeiramente o público receberá orientações sobre a importância dos recifes de corais e as espécies endêmicas Brasileiras através de </w:t>
      </w:r>
      <w:r w:rsidRPr="008D5912">
        <w:rPr>
          <w:rFonts w:ascii="Arial" w:eastAsia="Times New Roman" w:hAnsi="Arial" w:cs="Arial"/>
          <w:sz w:val="20"/>
          <w:szCs w:val="20"/>
        </w:rPr>
        <w:t>atividades interativas</w:t>
      </w:r>
      <w:r w:rsidRPr="00573006">
        <w:rPr>
          <w:rFonts w:ascii="Arial" w:eastAsia="Times New Roman" w:hAnsi="Arial" w:cs="Arial"/>
          <w:sz w:val="20"/>
          <w:szCs w:val="20"/>
        </w:rPr>
        <w:t>, apresentações e brincadeiras propostas pelos monitores. Durante as apresentações, organizadas em horários específicos ao longo do dia, os educadores explicarão os fatores que causam estresse no ambiente recifal.  Nes</w:t>
      </w:r>
      <w:r>
        <w:rPr>
          <w:rFonts w:ascii="Arial" w:eastAsia="Times New Roman" w:hAnsi="Arial" w:cs="Arial"/>
          <w:sz w:val="20"/>
          <w:szCs w:val="20"/>
        </w:rPr>
        <w:t>t</w:t>
      </w:r>
      <w:r w:rsidRPr="008D5912">
        <w:rPr>
          <w:rFonts w:ascii="Arial" w:eastAsia="Times New Roman" w:hAnsi="Arial" w:cs="Arial"/>
          <w:sz w:val="20"/>
          <w:szCs w:val="20"/>
        </w:rPr>
        <w:t>a ação</w:t>
      </w:r>
      <w:r w:rsidRPr="00573006">
        <w:rPr>
          <w:rFonts w:ascii="Arial" w:eastAsia="Times New Roman" w:hAnsi="Arial" w:cs="Arial"/>
          <w:sz w:val="20"/>
          <w:szCs w:val="20"/>
        </w:rPr>
        <w:t xml:space="preserve"> interativa, os monitores farão experimentos simples e didáticos com as crianças, utilizando</w:t>
      </w:r>
      <w:r>
        <w:rPr>
          <w:rFonts w:ascii="Arial" w:eastAsia="Times New Roman" w:hAnsi="Arial" w:cs="Arial"/>
          <w:sz w:val="20"/>
          <w:szCs w:val="20"/>
        </w:rPr>
        <w:t xml:space="preserve"> recursos conhecidos como suco de limão, vinagre, CO2 produzido pela respiração (com a crianças fazendo bolhas em um líquido), e outros materiais comuns no dia a dia para explicar o que é ácido, base e como ocorre a acidificação dos oceanos. Alguns participantes voluntários nas brincadeiras receberão brindes do projeto. Além d</w:t>
      </w:r>
      <w:r w:rsidRPr="00763382">
        <w:rPr>
          <w:rFonts w:ascii="Arial" w:eastAsia="Times New Roman" w:hAnsi="Arial" w:cs="Arial"/>
          <w:sz w:val="20"/>
          <w:szCs w:val="20"/>
        </w:rPr>
        <w:t xml:space="preserve">as explicações </w:t>
      </w:r>
      <w:r>
        <w:rPr>
          <w:rFonts w:ascii="Arial" w:eastAsia="Times New Roman" w:hAnsi="Arial" w:cs="Arial"/>
          <w:sz w:val="20"/>
          <w:szCs w:val="20"/>
        </w:rPr>
        <w:t xml:space="preserve">e interações, o </w:t>
      </w:r>
      <w:r w:rsidRPr="00763382">
        <w:rPr>
          <w:rFonts w:ascii="Arial" w:eastAsia="Times New Roman" w:hAnsi="Arial" w:cs="Arial"/>
          <w:sz w:val="20"/>
          <w:szCs w:val="20"/>
        </w:rPr>
        <w:t xml:space="preserve">telespectador </w:t>
      </w:r>
      <w:r>
        <w:rPr>
          <w:rFonts w:ascii="Arial" w:eastAsia="Times New Roman" w:hAnsi="Arial" w:cs="Arial"/>
          <w:sz w:val="20"/>
          <w:szCs w:val="20"/>
        </w:rPr>
        <w:t>poderá</w:t>
      </w:r>
      <w:r w:rsidRPr="00763382">
        <w:rPr>
          <w:rFonts w:ascii="Arial" w:eastAsia="Times New Roman" w:hAnsi="Arial" w:cs="Arial"/>
          <w:sz w:val="20"/>
          <w:szCs w:val="20"/>
        </w:rPr>
        <w:t xml:space="preserve"> assistir </w:t>
      </w:r>
      <w:r>
        <w:rPr>
          <w:rFonts w:ascii="Arial" w:eastAsia="Times New Roman" w:hAnsi="Arial" w:cs="Arial"/>
          <w:sz w:val="20"/>
          <w:szCs w:val="20"/>
        </w:rPr>
        <w:t xml:space="preserve">vídeos mostrando </w:t>
      </w:r>
      <w:r w:rsidRPr="00763382">
        <w:rPr>
          <w:rFonts w:ascii="Arial" w:eastAsia="Times New Roman" w:hAnsi="Arial" w:cs="Arial"/>
          <w:sz w:val="20"/>
          <w:szCs w:val="20"/>
        </w:rPr>
        <w:t>o momento que oc</w:t>
      </w:r>
      <w:r>
        <w:rPr>
          <w:rFonts w:ascii="Arial" w:eastAsia="Times New Roman" w:hAnsi="Arial" w:cs="Arial"/>
          <w:sz w:val="20"/>
          <w:szCs w:val="20"/>
        </w:rPr>
        <w:t xml:space="preserve">orre o evento de branqueamento </w:t>
      </w:r>
      <w:r w:rsidRPr="00763382">
        <w:rPr>
          <w:rFonts w:ascii="Arial" w:eastAsia="Times New Roman" w:hAnsi="Arial" w:cs="Arial"/>
          <w:sz w:val="20"/>
          <w:szCs w:val="20"/>
        </w:rPr>
        <w:t>e como o ambiente coralíneo se modificou depois desse evento. Em seguida, medidas de iniciativas s</w:t>
      </w:r>
      <w:r>
        <w:rPr>
          <w:rFonts w:ascii="Arial" w:eastAsia="Times New Roman" w:hAnsi="Arial" w:cs="Arial"/>
          <w:sz w:val="20"/>
          <w:szCs w:val="20"/>
        </w:rPr>
        <w:t xml:space="preserve">erão orientadas para preservar </w:t>
      </w:r>
      <w:r w:rsidRPr="00763382">
        <w:rPr>
          <w:rFonts w:ascii="Arial" w:eastAsia="Times New Roman" w:hAnsi="Arial" w:cs="Arial"/>
          <w:sz w:val="20"/>
          <w:szCs w:val="20"/>
        </w:rPr>
        <w:t>os recifes de corais.</w:t>
      </w:r>
    </w:p>
    <w:p w14:paraId="4473E2A5" w14:textId="77777777" w:rsidR="00FC5C22" w:rsidRPr="00763382" w:rsidRDefault="00FC5C22" w:rsidP="00FC5C22">
      <w:pPr>
        <w:spacing w:line="360" w:lineRule="auto"/>
        <w:ind w:firstLine="360"/>
        <w:jc w:val="both"/>
        <w:rPr>
          <w:rFonts w:ascii="Arial" w:eastAsia="Times New Roman" w:hAnsi="Arial" w:cs="Arial"/>
          <w:sz w:val="20"/>
          <w:szCs w:val="20"/>
        </w:rPr>
      </w:pPr>
      <w:r w:rsidRPr="00763382">
        <w:rPr>
          <w:rFonts w:ascii="Arial" w:eastAsia="Times New Roman" w:hAnsi="Arial" w:cs="Arial"/>
          <w:sz w:val="20"/>
          <w:szCs w:val="20"/>
        </w:rPr>
        <w:t>Nesta exposição serão utilizado</w:t>
      </w:r>
      <w:r>
        <w:rPr>
          <w:rFonts w:ascii="Arial" w:eastAsia="Times New Roman" w:hAnsi="Arial" w:cs="Arial"/>
          <w:sz w:val="20"/>
          <w:szCs w:val="20"/>
        </w:rPr>
        <w:t>s</w:t>
      </w:r>
      <w:r w:rsidRPr="00763382">
        <w:rPr>
          <w:rFonts w:ascii="Arial" w:eastAsia="Times New Roman" w:hAnsi="Arial" w:cs="Arial"/>
          <w:sz w:val="20"/>
          <w:szCs w:val="20"/>
        </w:rPr>
        <w:t xml:space="preserve"> folhetos explicativos e acompanhamento pela equipe de educação ambiental do AquaRio, que receberão treinamento da equipe té</w:t>
      </w:r>
      <w:r>
        <w:rPr>
          <w:rFonts w:ascii="Arial" w:eastAsia="Times New Roman" w:hAnsi="Arial" w:cs="Arial"/>
          <w:sz w:val="20"/>
          <w:szCs w:val="20"/>
        </w:rPr>
        <w:t>c</w:t>
      </w:r>
      <w:r w:rsidRPr="00763382">
        <w:rPr>
          <w:rFonts w:ascii="Arial" w:eastAsia="Times New Roman" w:hAnsi="Arial" w:cs="Arial"/>
          <w:sz w:val="20"/>
          <w:szCs w:val="20"/>
        </w:rPr>
        <w:t>nica do projeto para incorporar os conceitos desenvolvidos pelo Projeto Tanto MAR.</w:t>
      </w:r>
      <w:r>
        <w:rPr>
          <w:rFonts w:ascii="Arial" w:eastAsia="Times New Roman" w:hAnsi="Arial" w:cs="Arial"/>
          <w:sz w:val="20"/>
          <w:szCs w:val="20"/>
        </w:rPr>
        <w:t xml:space="preserve"> Também serão distribuídos alguns brindes para os participantes que participarem de brincadeiras e atividades interativas propostas pelos monitores.</w:t>
      </w:r>
    </w:p>
    <w:p w14:paraId="2CCAAA1C" w14:textId="77777777" w:rsidR="00FC5C22" w:rsidRPr="00763382" w:rsidRDefault="00FC5C22" w:rsidP="00FC5C22">
      <w:pPr>
        <w:spacing w:line="360" w:lineRule="auto"/>
        <w:jc w:val="both"/>
        <w:rPr>
          <w:rFonts w:ascii="Arial" w:eastAsia="Times New Roman" w:hAnsi="Arial" w:cs="Arial"/>
          <w:sz w:val="20"/>
          <w:szCs w:val="20"/>
        </w:rPr>
      </w:pPr>
      <w:r w:rsidRPr="0062133E">
        <w:rPr>
          <w:rFonts w:ascii="Arial" w:eastAsia="Times New Roman" w:hAnsi="Arial" w:cs="Arial"/>
          <w:b/>
          <w:color w:val="000000"/>
          <w:sz w:val="20"/>
          <w:szCs w:val="20"/>
        </w:rPr>
        <w:t>Ação 2.</w:t>
      </w:r>
      <w:r>
        <w:rPr>
          <w:rFonts w:ascii="Arial" w:eastAsia="Times New Roman" w:hAnsi="Arial" w:cs="Arial"/>
          <w:b/>
          <w:color w:val="000000"/>
          <w:sz w:val="20"/>
          <w:szCs w:val="20"/>
        </w:rPr>
        <w:t>2</w:t>
      </w:r>
      <w:r w:rsidRPr="00D57AB8">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I</w:t>
      </w:r>
      <w:r>
        <w:rPr>
          <w:rFonts w:ascii="Arial" w:eastAsia="Times New Roman" w:hAnsi="Arial" w:cs="Arial"/>
          <w:color w:val="000000"/>
          <w:sz w:val="20"/>
          <w:szCs w:val="20"/>
        </w:rPr>
        <w:t>mpleme</w:t>
      </w:r>
      <w:r w:rsidRPr="00763382">
        <w:rPr>
          <w:rFonts w:ascii="Arial" w:eastAsia="Times New Roman" w:hAnsi="Arial" w:cs="Arial"/>
          <w:color w:val="000000"/>
          <w:sz w:val="20"/>
          <w:szCs w:val="20"/>
        </w:rPr>
        <w:t>ntação e adequação do espaço (AquaRio) da exposição;</w:t>
      </w:r>
      <w:r w:rsidRPr="00763382">
        <w:rPr>
          <w:rFonts w:ascii="Arial" w:eastAsia="Times New Roman" w:hAnsi="Arial" w:cs="Arial"/>
          <w:sz w:val="20"/>
          <w:szCs w:val="20"/>
        </w:rPr>
        <w:t xml:space="preserve"> </w:t>
      </w:r>
    </w:p>
    <w:p w14:paraId="75ECC9A9" w14:textId="77777777" w:rsidR="00FC5C22" w:rsidRPr="00763382" w:rsidRDefault="00FC5C22" w:rsidP="00FC5C22">
      <w:pPr>
        <w:spacing w:line="360" w:lineRule="auto"/>
        <w:ind w:firstLine="360"/>
        <w:jc w:val="both"/>
        <w:rPr>
          <w:rFonts w:ascii="Arial" w:eastAsia="Times New Roman" w:hAnsi="Arial" w:cs="Arial"/>
          <w:sz w:val="20"/>
          <w:szCs w:val="20"/>
        </w:rPr>
      </w:pPr>
      <w:r w:rsidRPr="00763382">
        <w:rPr>
          <w:rFonts w:ascii="Arial" w:eastAsia="Times New Roman" w:hAnsi="Arial" w:cs="Arial"/>
          <w:sz w:val="20"/>
          <w:szCs w:val="20"/>
        </w:rPr>
        <w:t>A exposição estará lo</w:t>
      </w:r>
      <w:r>
        <w:rPr>
          <w:rFonts w:ascii="Arial" w:eastAsia="Times New Roman" w:hAnsi="Arial" w:cs="Arial"/>
          <w:sz w:val="20"/>
          <w:szCs w:val="20"/>
        </w:rPr>
        <w:t xml:space="preserve">calizada dentro do trajeto expositivo </w:t>
      </w:r>
      <w:r w:rsidRPr="00763382">
        <w:rPr>
          <w:rFonts w:ascii="Arial" w:eastAsia="Times New Roman" w:hAnsi="Arial" w:cs="Arial"/>
          <w:sz w:val="20"/>
          <w:szCs w:val="20"/>
        </w:rPr>
        <w:t>par</w:t>
      </w:r>
      <w:r>
        <w:rPr>
          <w:rFonts w:ascii="Arial" w:eastAsia="Times New Roman" w:hAnsi="Arial" w:cs="Arial"/>
          <w:sz w:val="20"/>
          <w:szCs w:val="20"/>
        </w:rPr>
        <w:t>a que os visitantes do AquaRio passem obrigatoriamente</w:t>
      </w:r>
      <w:r w:rsidRPr="00763382">
        <w:rPr>
          <w:rFonts w:ascii="Arial" w:eastAsia="Times New Roman" w:hAnsi="Arial" w:cs="Arial"/>
          <w:sz w:val="20"/>
          <w:szCs w:val="20"/>
        </w:rPr>
        <w:t xml:space="preserve"> pela exposição</w:t>
      </w:r>
      <w:r>
        <w:rPr>
          <w:rFonts w:ascii="Arial" w:eastAsia="Times New Roman" w:hAnsi="Arial" w:cs="Arial"/>
          <w:sz w:val="20"/>
          <w:szCs w:val="20"/>
        </w:rPr>
        <w:t xml:space="preserve"> durante o circuito normal de atividades. </w:t>
      </w:r>
    </w:p>
    <w:p w14:paraId="18016244" w14:textId="77777777" w:rsidR="00FC5C22" w:rsidRDefault="00FC5C22" w:rsidP="00FC5C22">
      <w:pPr>
        <w:spacing w:line="360" w:lineRule="auto"/>
        <w:jc w:val="both"/>
        <w:rPr>
          <w:rFonts w:ascii="Arial" w:eastAsia="Times New Roman" w:hAnsi="Arial" w:cs="Arial"/>
          <w:color w:val="000000"/>
          <w:sz w:val="20"/>
          <w:szCs w:val="20"/>
        </w:rPr>
      </w:pPr>
      <w:r w:rsidRPr="0062133E">
        <w:rPr>
          <w:rFonts w:ascii="Arial" w:eastAsia="Times New Roman" w:hAnsi="Arial" w:cs="Arial"/>
          <w:b/>
          <w:color w:val="000000"/>
          <w:sz w:val="20"/>
          <w:szCs w:val="20"/>
        </w:rPr>
        <w:t>Ação 2.</w:t>
      </w:r>
      <w:r>
        <w:rPr>
          <w:rFonts w:ascii="Arial" w:eastAsia="Times New Roman" w:hAnsi="Arial" w:cs="Arial"/>
          <w:b/>
          <w:color w:val="000000"/>
          <w:sz w:val="20"/>
          <w:szCs w:val="20"/>
        </w:rPr>
        <w:t xml:space="preserve">3 </w:t>
      </w:r>
      <w:r w:rsidRPr="00D57AB8">
        <w:rPr>
          <w:rFonts w:ascii="Arial" w:eastAsia="Times New Roman" w:hAnsi="Arial" w:cs="Arial"/>
          <w:b/>
          <w:color w:val="000000"/>
          <w:sz w:val="20"/>
          <w:szCs w:val="20"/>
        </w:rPr>
        <w:t>–</w:t>
      </w:r>
      <w:r w:rsidRPr="00763382">
        <w:rPr>
          <w:rFonts w:ascii="Arial" w:eastAsia="Times New Roman" w:hAnsi="Arial" w:cs="Arial"/>
          <w:color w:val="000000"/>
          <w:sz w:val="20"/>
          <w:szCs w:val="20"/>
        </w:rPr>
        <w:t xml:space="preserve"> Operação da exposição</w:t>
      </w:r>
      <w:r>
        <w:rPr>
          <w:rFonts w:ascii="Arial" w:eastAsia="Times New Roman" w:hAnsi="Arial" w:cs="Arial"/>
          <w:color w:val="000000"/>
          <w:sz w:val="20"/>
          <w:szCs w:val="20"/>
        </w:rPr>
        <w:t>:</w:t>
      </w:r>
    </w:p>
    <w:p w14:paraId="08238693" w14:textId="77777777" w:rsidR="00FC5C22" w:rsidRPr="00D57AB8" w:rsidRDefault="00FC5C22" w:rsidP="00FC5C22">
      <w:pPr>
        <w:spacing w:line="360" w:lineRule="auto"/>
        <w:ind w:left="360"/>
        <w:jc w:val="both"/>
        <w:rPr>
          <w:rFonts w:ascii="Arial" w:eastAsia="Times New Roman" w:hAnsi="Arial" w:cs="Arial"/>
          <w:color w:val="000000"/>
          <w:sz w:val="20"/>
          <w:szCs w:val="20"/>
        </w:rPr>
      </w:pPr>
      <w:r w:rsidRPr="00D57AB8">
        <w:rPr>
          <w:rFonts w:ascii="Arial" w:eastAsia="Times New Roman" w:hAnsi="Arial" w:cs="Arial"/>
          <w:color w:val="000000"/>
          <w:sz w:val="20"/>
          <w:szCs w:val="20"/>
        </w:rPr>
        <w:t xml:space="preserve">A exposição </w:t>
      </w:r>
      <w:r>
        <w:rPr>
          <w:rFonts w:ascii="Arial" w:eastAsia="Times New Roman" w:hAnsi="Arial" w:cs="Arial"/>
          <w:color w:val="000000"/>
          <w:sz w:val="20"/>
          <w:szCs w:val="20"/>
        </w:rPr>
        <w:t xml:space="preserve">contará com a participação de 4 monitores, 2 estagiários, 2 alunos de mestrado e 4 biólogos da equipe Tanto Mar. Esses profissionais irão preparar e conduzir todas as atividades da </w:t>
      </w:r>
      <w:r>
        <w:rPr>
          <w:rFonts w:ascii="Arial" w:eastAsia="Times New Roman" w:hAnsi="Arial" w:cs="Arial"/>
          <w:color w:val="000000"/>
          <w:sz w:val="20"/>
          <w:szCs w:val="20"/>
        </w:rPr>
        <w:lastRenderedPageBreak/>
        <w:t xml:space="preserve">exposição, e se revezarão se acordo com as demandas e com a disponibilidade de cada um ao longo das semanas e finais de semana. </w:t>
      </w:r>
    </w:p>
    <w:p w14:paraId="55EE6DE6" w14:textId="77777777" w:rsidR="00FC5C22" w:rsidRDefault="00FC5C22" w:rsidP="00FC5C22">
      <w:pPr>
        <w:spacing w:line="360" w:lineRule="auto"/>
        <w:ind w:left="360" w:hanging="360"/>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 </w:t>
      </w:r>
    </w:p>
    <w:p w14:paraId="36FAE8BF" w14:textId="77777777" w:rsidR="00FC5C22" w:rsidRPr="0059042A" w:rsidRDefault="00FC5C22" w:rsidP="00FC5C22">
      <w:pPr>
        <w:spacing w:line="360" w:lineRule="auto"/>
        <w:ind w:left="360" w:hanging="360"/>
        <w:jc w:val="both"/>
        <w:rPr>
          <w:rFonts w:ascii="Arial" w:eastAsia="Times New Roman" w:hAnsi="Arial" w:cs="Arial"/>
          <w:color w:val="000000"/>
          <w:sz w:val="20"/>
          <w:szCs w:val="20"/>
        </w:rPr>
      </w:pPr>
      <w:r>
        <w:rPr>
          <w:rFonts w:ascii="Arial" w:eastAsia="Times New Roman" w:hAnsi="Arial" w:cs="Arial"/>
          <w:b/>
          <w:color w:val="000000"/>
          <w:sz w:val="20"/>
          <w:szCs w:val="20"/>
        </w:rPr>
        <w:t>Objetivo</w:t>
      </w:r>
      <w:r w:rsidRPr="00763382">
        <w:rPr>
          <w:rFonts w:ascii="Arial" w:eastAsia="Times New Roman" w:hAnsi="Arial" w:cs="Arial"/>
          <w:b/>
          <w:color w:val="000000"/>
          <w:sz w:val="20"/>
          <w:szCs w:val="20"/>
        </w:rPr>
        <w:t xml:space="preserve"> 3. Estágio</w:t>
      </w:r>
      <w:r>
        <w:rPr>
          <w:rFonts w:ascii="Arial" w:eastAsia="Times New Roman" w:hAnsi="Arial" w:cs="Arial"/>
          <w:b/>
          <w:color w:val="000000"/>
          <w:sz w:val="20"/>
          <w:szCs w:val="20"/>
        </w:rPr>
        <w:t xml:space="preserve"> (Responsáveis Profs. Henrique Santos e Flavia Lima do Carmo)</w:t>
      </w:r>
    </w:p>
    <w:p w14:paraId="52BFB935" w14:textId="77777777" w:rsidR="00FC5C22" w:rsidRPr="0059042A" w:rsidRDefault="00FC5C22" w:rsidP="00FC5C22">
      <w:pPr>
        <w:spacing w:line="360" w:lineRule="auto"/>
        <w:ind w:hanging="360"/>
        <w:jc w:val="both"/>
        <w:rPr>
          <w:rFonts w:ascii="Arial" w:eastAsia="Times New Roman" w:hAnsi="Arial" w:cs="Arial"/>
          <w:color w:val="000000" w:themeColor="text1"/>
          <w:sz w:val="20"/>
          <w:szCs w:val="20"/>
        </w:rPr>
      </w:pPr>
      <w:r w:rsidRPr="00763382">
        <w:rPr>
          <w:rFonts w:ascii="Arial" w:eastAsia="Times New Roman" w:hAnsi="Arial" w:cs="Arial"/>
          <w:sz w:val="20"/>
          <w:szCs w:val="20"/>
        </w:rPr>
        <w:tab/>
      </w:r>
      <w:r>
        <w:rPr>
          <w:rFonts w:ascii="Arial" w:eastAsia="Times New Roman" w:hAnsi="Arial" w:cs="Arial"/>
          <w:sz w:val="20"/>
          <w:szCs w:val="20"/>
        </w:rPr>
        <w:tab/>
      </w:r>
      <w:r w:rsidRPr="0059042A">
        <w:rPr>
          <w:rFonts w:ascii="Arial" w:eastAsia="Times New Roman" w:hAnsi="Arial" w:cs="Arial"/>
          <w:color w:val="000000" w:themeColor="text1"/>
          <w:sz w:val="20"/>
          <w:szCs w:val="20"/>
        </w:rPr>
        <w:t>Essa ação será realizada com estudantes universitários e escolas das regiões contempladas. Serão aceitas inscrições de estudantes de todos os cursos (no caso de universidades) e de todos os anos do ensino médio (no caso de escolas), sendo requerida prévia autorização dos responsáveis legais quando menores de 18 anos em ambos os casos. A i</w:t>
      </w:r>
      <w:r>
        <w:rPr>
          <w:rFonts w:ascii="Arial" w:eastAsia="Times New Roman" w:hAnsi="Arial" w:cs="Arial"/>
          <w:color w:val="000000" w:themeColor="text1"/>
          <w:sz w:val="20"/>
          <w:szCs w:val="20"/>
        </w:rPr>
        <w:t>de</w:t>
      </w:r>
      <w:r w:rsidRPr="0059042A">
        <w:rPr>
          <w:rFonts w:ascii="Arial" w:eastAsia="Times New Roman" w:hAnsi="Arial" w:cs="Arial"/>
          <w:color w:val="000000" w:themeColor="text1"/>
          <w:sz w:val="20"/>
          <w:szCs w:val="20"/>
        </w:rPr>
        <w:t>ia principal dessa ação é, não simplesmente capacitar esses estagiários, mas também incentivar o engajamento de jovens e adolescentes em causas</w:t>
      </w:r>
      <w:r>
        <w:rPr>
          <w:rFonts w:ascii="Arial" w:eastAsia="Times New Roman" w:hAnsi="Arial" w:cs="Arial"/>
          <w:color w:val="000000" w:themeColor="text1"/>
          <w:sz w:val="20"/>
          <w:szCs w:val="20"/>
        </w:rPr>
        <w:t xml:space="preserve"> so</w:t>
      </w:r>
      <w:r w:rsidRPr="0059042A">
        <w:rPr>
          <w:rFonts w:ascii="Arial" w:eastAsia="Times New Roman" w:hAnsi="Arial" w:cs="Arial"/>
          <w:color w:val="000000" w:themeColor="text1"/>
          <w:sz w:val="20"/>
          <w:szCs w:val="20"/>
        </w:rPr>
        <w:t xml:space="preserve">cio-ambientais, contribuindo para uma geração futura mais ativa e bem preparada para enfrentar os problemas crescentes a que nosso planeta está constantemente exposto. </w:t>
      </w:r>
    </w:p>
    <w:p w14:paraId="20310D95" w14:textId="77777777" w:rsidR="00FC5C22" w:rsidRDefault="00FC5C22" w:rsidP="00FC5C22">
      <w:pPr>
        <w:spacing w:line="360" w:lineRule="auto"/>
        <w:jc w:val="both"/>
        <w:rPr>
          <w:rFonts w:ascii="Arial" w:eastAsia="Times New Roman" w:hAnsi="Arial" w:cs="Arial"/>
          <w:b/>
          <w:color w:val="000000"/>
          <w:sz w:val="20"/>
          <w:szCs w:val="20"/>
        </w:rPr>
      </w:pPr>
      <w:bookmarkStart w:id="15" w:name="_1fob9te" w:colFirst="0" w:colLast="0"/>
      <w:bookmarkEnd w:id="15"/>
    </w:p>
    <w:p w14:paraId="14E2D31D" w14:textId="77777777" w:rsidR="00FC5C22" w:rsidRPr="0059042A" w:rsidRDefault="00FC5C22" w:rsidP="00FC5C22">
      <w:pPr>
        <w:spacing w:line="360" w:lineRule="auto"/>
        <w:jc w:val="both"/>
        <w:rPr>
          <w:rFonts w:ascii="Arial" w:eastAsia="Times New Roman" w:hAnsi="Arial" w:cs="Arial"/>
          <w:color w:val="000000" w:themeColor="text1"/>
          <w:sz w:val="20"/>
          <w:szCs w:val="20"/>
        </w:rPr>
      </w:pPr>
      <w:r w:rsidRPr="0062133E">
        <w:rPr>
          <w:rFonts w:ascii="Arial" w:eastAsia="Times New Roman" w:hAnsi="Arial" w:cs="Arial"/>
          <w:b/>
          <w:color w:val="000000"/>
          <w:sz w:val="20"/>
          <w:szCs w:val="20"/>
        </w:rPr>
        <w:t xml:space="preserve">Ação </w:t>
      </w:r>
      <w:r>
        <w:rPr>
          <w:rFonts w:ascii="Arial" w:eastAsia="Times New Roman" w:hAnsi="Arial" w:cs="Arial"/>
          <w:b/>
          <w:color w:val="000000"/>
          <w:sz w:val="20"/>
          <w:szCs w:val="20"/>
        </w:rPr>
        <w:t>3</w:t>
      </w:r>
      <w:r w:rsidRPr="0062133E">
        <w:rPr>
          <w:rFonts w:ascii="Arial" w:eastAsia="Times New Roman" w:hAnsi="Arial" w:cs="Arial"/>
          <w:b/>
          <w:color w:val="000000"/>
          <w:sz w:val="20"/>
          <w:szCs w:val="20"/>
        </w:rPr>
        <w:t>.</w:t>
      </w:r>
      <w:r>
        <w:rPr>
          <w:rFonts w:ascii="Arial" w:eastAsia="Times New Roman" w:hAnsi="Arial" w:cs="Arial"/>
          <w:b/>
          <w:color w:val="000000"/>
          <w:sz w:val="20"/>
          <w:szCs w:val="20"/>
        </w:rPr>
        <w:t xml:space="preserve">1 </w:t>
      </w:r>
      <w:r w:rsidRPr="0059042A">
        <w:rPr>
          <w:rFonts w:ascii="Arial" w:eastAsia="Times New Roman" w:hAnsi="Arial" w:cs="Arial"/>
          <w:b/>
          <w:color w:val="000000" w:themeColor="text1"/>
          <w:sz w:val="20"/>
          <w:szCs w:val="20"/>
        </w:rPr>
        <w:t xml:space="preserve"> –</w:t>
      </w:r>
      <w:r w:rsidRPr="0059042A">
        <w:rPr>
          <w:rFonts w:ascii="Arial" w:eastAsia="Times New Roman" w:hAnsi="Arial" w:cs="Arial"/>
          <w:color w:val="000000" w:themeColor="text1"/>
          <w:sz w:val="20"/>
          <w:szCs w:val="20"/>
        </w:rPr>
        <w:t xml:space="preserve"> Selecionar e treinar estagiários de nível médio e universitários para atuarem em parte das rotinas do Projeto, participando e colaborando na elaboração das tecnologias sociais a serem desenvolvidas.</w:t>
      </w:r>
    </w:p>
    <w:p w14:paraId="5CC9CC09" w14:textId="77777777" w:rsidR="00FC5C22" w:rsidRPr="00763382" w:rsidRDefault="00FC5C22" w:rsidP="00FC5C22">
      <w:pPr>
        <w:spacing w:line="360" w:lineRule="auto"/>
        <w:ind w:firstLine="360"/>
        <w:jc w:val="both"/>
        <w:rPr>
          <w:rFonts w:ascii="Arial" w:eastAsia="Times New Roman" w:hAnsi="Arial" w:cs="Arial"/>
          <w:sz w:val="20"/>
          <w:szCs w:val="20"/>
        </w:rPr>
      </w:pPr>
      <w:r w:rsidRPr="00763382">
        <w:rPr>
          <w:rFonts w:ascii="Arial" w:eastAsia="Times New Roman" w:hAnsi="Arial" w:cs="Arial"/>
          <w:sz w:val="20"/>
          <w:szCs w:val="20"/>
        </w:rPr>
        <w:t xml:space="preserve">As vagas de estágio serão abertas e divulgadas nos quadros públicos das instituições de ensino e através de site/mídias sociais do projeto. </w:t>
      </w:r>
      <w:r>
        <w:rPr>
          <w:rFonts w:ascii="Arial" w:eastAsia="Times New Roman" w:hAnsi="Arial" w:cs="Arial"/>
          <w:sz w:val="20"/>
          <w:szCs w:val="20"/>
        </w:rPr>
        <w:t>Serão ofertada</w:t>
      </w:r>
      <w:r w:rsidRPr="00763382">
        <w:rPr>
          <w:rFonts w:ascii="Arial" w:eastAsia="Times New Roman" w:hAnsi="Arial" w:cs="Arial"/>
          <w:sz w:val="20"/>
          <w:szCs w:val="20"/>
        </w:rPr>
        <w:t>s 16 vagas de estágios com duração de 60 dias. A cada semestre teremos 2 vagas para cada região (Prado e Búzios), 1 para nível médio e 1 para nível universitário, totalizando em 8 vagas por região/ano.  A seleção dos estagiários será realizada presencialmente por, pelo menos, um membro de nossa equipe, que avaliará: 1) o nível de interesse do estudante; 2) o possível impacto do treinamento na carreira do aluno; 3) sua desenvoltura durante a entrevista. Será dada preferência para universitários que sejam membros (ou intimamente relacionados) das comunidades tradicionais locais, especialmente das comunidades indígenas e/ou pesqueiras.</w:t>
      </w:r>
      <w:r>
        <w:rPr>
          <w:rFonts w:ascii="Arial" w:eastAsia="Times New Roman" w:hAnsi="Arial" w:cs="Arial"/>
          <w:sz w:val="20"/>
          <w:szCs w:val="20"/>
        </w:rPr>
        <w:t xml:space="preserve"> </w:t>
      </w:r>
    </w:p>
    <w:p w14:paraId="44A56091" w14:textId="77777777" w:rsidR="00FC5C22" w:rsidRPr="00763382" w:rsidRDefault="00FC5C22" w:rsidP="00FC5C22">
      <w:pPr>
        <w:spacing w:line="360" w:lineRule="auto"/>
        <w:ind w:firstLine="360"/>
        <w:jc w:val="both"/>
        <w:rPr>
          <w:rFonts w:ascii="Arial" w:eastAsia="Times New Roman" w:hAnsi="Arial" w:cs="Arial"/>
          <w:i/>
          <w:sz w:val="20"/>
          <w:szCs w:val="20"/>
        </w:rPr>
      </w:pPr>
      <w:r w:rsidRPr="00763382">
        <w:rPr>
          <w:rFonts w:ascii="Arial" w:eastAsia="Times New Roman" w:hAnsi="Arial" w:cs="Arial"/>
          <w:sz w:val="20"/>
          <w:szCs w:val="20"/>
        </w:rPr>
        <w:t xml:space="preserve">Após a aprovação, os selecionados receberão uma capacitação teórica sobre os objetivos do projeto Tanto Mar e as principais características do ambiente recifal e suas ameaças. Numa próxima etapa, os estagiários irão acompanhar os profissionais de sua respectiva área de interesse. Aos que participarem das atividades de cultivo de fragmentos de corais e da atividade ciência cidadã, será oferecido também um treinamento prático, para a realização das atividades </w:t>
      </w:r>
      <w:r w:rsidRPr="00763382">
        <w:rPr>
          <w:rFonts w:ascii="Arial" w:eastAsia="Times New Roman" w:hAnsi="Arial" w:cs="Arial"/>
          <w:i/>
          <w:sz w:val="20"/>
          <w:szCs w:val="20"/>
        </w:rPr>
        <w:t xml:space="preserve">in situ </w:t>
      </w:r>
      <w:r w:rsidRPr="00763382">
        <w:rPr>
          <w:rFonts w:ascii="Arial" w:eastAsia="Times New Roman" w:hAnsi="Arial" w:cs="Arial"/>
          <w:sz w:val="20"/>
          <w:szCs w:val="20"/>
        </w:rPr>
        <w:t>junto à equipe (além do treinamento teórico obrigatório).</w:t>
      </w:r>
    </w:p>
    <w:p w14:paraId="177678B7" w14:textId="77777777" w:rsidR="00FC5C22" w:rsidRPr="00763382" w:rsidRDefault="00FC5C22" w:rsidP="00FC5C22">
      <w:pPr>
        <w:spacing w:line="360" w:lineRule="auto"/>
        <w:ind w:firstLine="360"/>
        <w:jc w:val="both"/>
        <w:rPr>
          <w:rFonts w:ascii="Arial" w:eastAsia="Times New Roman" w:hAnsi="Arial" w:cs="Arial"/>
          <w:sz w:val="20"/>
          <w:szCs w:val="20"/>
        </w:rPr>
      </w:pPr>
      <w:r w:rsidRPr="00763382">
        <w:rPr>
          <w:rFonts w:ascii="Arial" w:eastAsia="Times New Roman" w:hAnsi="Arial" w:cs="Arial"/>
          <w:sz w:val="20"/>
          <w:szCs w:val="20"/>
        </w:rPr>
        <w:t xml:space="preserve">Para a realização do trabalho, os estagiários receberão uniformes (camisas e bonés do projeto) e serão contemplados com uma bolsa de estágio para auxiliar a custear alimentação e transporte dos mesmos. </w:t>
      </w:r>
      <w:r w:rsidRPr="00763382">
        <w:rPr>
          <w:rFonts w:ascii="Arial" w:eastAsia="Times New Roman" w:hAnsi="Arial" w:cs="Arial"/>
          <w:i/>
          <w:sz w:val="20"/>
          <w:szCs w:val="20"/>
        </w:rPr>
        <w:t xml:space="preserve"> </w:t>
      </w:r>
      <w:r w:rsidRPr="00763382">
        <w:rPr>
          <w:rFonts w:ascii="Arial" w:eastAsia="Times New Roman" w:hAnsi="Arial" w:cs="Arial"/>
          <w:sz w:val="20"/>
          <w:szCs w:val="20"/>
        </w:rPr>
        <w:t xml:space="preserve">Ao final do estágio, os alunos deverão apresentar um relatório de atividades, assim como realizar uma apresentação oral de 30 minutos sobre a experiência obtida no projeto. Uma vez que todas as etapas do estágio sejam cumpridas, os estudantes receberão, então, seu certificado de conclusão. </w:t>
      </w:r>
      <w:r>
        <w:rPr>
          <w:rFonts w:ascii="Arial" w:eastAsia="Times New Roman" w:hAnsi="Arial" w:cs="Arial"/>
          <w:sz w:val="20"/>
          <w:szCs w:val="20"/>
        </w:rPr>
        <w:t>Essa ação será liderada pelo Prof. Henrique Fragoso (NUPEM/UFRJ).</w:t>
      </w:r>
    </w:p>
    <w:p w14:paraId="3701B662" w14:textId="77777777" w:rsidR="00FC5C22" w:rsidRDefault="00FC5C22" w:rsidP="00FC5C22">
      <w:pPr>
        <w:spacing w:line="360" w:lineRule="auto"/>
        <w:jc w:val="both"/>
        <w:rPr>
          <w:rFonts w:ascii="Arial" w:eastAsia="Times New Roman" w:hAnsi="Arial" w:cs="Arial"/>
          <w:b/>
          <w:color w:val="000000"/>
          <w:sz w:val="20"/>
          <w:szCs w:val="20"/>
        </w:rPr>
      </w:pPr>
    </w:p>
    <w:p w14:paraId="57BEA664"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Objetivo</w:t>
      </w:r>
      <w:r w:rsidRPr="00763382">
        <w:rPr>
          <w:rFonts w:ascii="Arial" w:eastAsia="Times New Roman" w:hAnsi="Arial" w:cs="Arial"/>
          <w:b/>
          <w:color w:val="000000"/>
          <w:sz w:val="20"/>
          <w:szCs w:val="20"/>
        </w:rPr>
        <w:t xml:space="preserve"> 4. Educação </w:t>
      </w:r>
      <w:r>
        <w:rPr>
          <w:rFonts w:ascii="Arial" w:eastAsia="Times New Roman" w:hAnsi="Arial" w:cs="Arial"/>
          <w:b/>
          <w:color w:val="000000"/>
          <w:sz w:val="20"/>
          <w:szCs w:val="20"/>
        </w:rPr>
        <w:t>(Responsáveis Profs Fabio Araújo e Marcelo Vianna)</w:t>
      </w:r>
    </w:p>
    <w:p w14:paraId="48022D88" w14:textId="77777777" w:rsidR="00FC5C22" w:rsidRPr="00763382" w:rsidRDefault="00FC5C22" w:rsidP="00FC5C22">
      <w:pPr>
        <w:spacing w:line="360" w:lineRule="auto"/>
        <w:jc w:val="both"/>
        <w:rPr>
          <w:rFonts w:ascii="Arial" w:eastAsia="Times New Roman" w:hAnsi="Arial" w:cs="Arial"/>
          <w:color w:val="000000"/>
          <w:sz w:val="20"/>
          <w:szCs w:val="20"/>
        </w:rPr>
      </w:pPr>
      <w:r w:rsidRPr="00763382">
        <w:rPr>
          <w:rFonts w:ascii="Arial" w:eastAsia="Times New Roman" w:hAnsi="Arial" w:cs="Arial"/>
          <w:color w:val="000000"/>
          <w:sz w:val="20"/>
          <w:szCs w:val="20"/>
        </w:rPr>
        <w:tab/>
        <w:t xml:space="preserve">Em nosso país, a carreira de professor é especialmente conhecida por ser desvalorizada e não oferecer as mínimas condições de trabalho à esses profissionais. Além de enfrentarem dificuldades </w:t>
      </w:r>
      <w:r w:rsidRPr="00763382">
        <w:rPr>
          <w:rFonts w:ascii="Arial" w:eastAsia="Times New Roman" w:hAnsi="Arial" w:cs="Arial"/>
          <w:color w:val="000000"/>
          <w:sz w:val="20"/>
          <w:szCs w:val="20"/>
        </w:rPr>
        <w:lastRenderedPageBreak/>
        <w:t xml:space="preserve">diárias por receberem remuneração não satisfatória e, muitas vezes, atraso ou não pagamento de salário, nossos verdadeiros “heróis” sofrem também com a falta de aprimoramento e reciclagem. Isso se dá, principalmente, pelo pouco incentivo do governo à criação e oferta de cursos de capacitação gratuitos, o que torna </w:t>
      </w:r>
      <w:r>
        <w:rPr>
          <w:rFonts w:ascii="Arial" w:eastAsia="Times New Roman" w:hAnsi="Arial" w:cs="Arial"/>
          <w:color w:val="000000"/>
          <w:sz w:val="20"/>
          <w:szCs w:val="20"/>
        </w:rPr>
        <w:t>essa realid</w:t>
      </w:r>
      <w:r w:rsidRPr="00763382">
        <w:rPr>
          <w:rFonts w:ascii="Arial" w:eastAsia="Times New Roman" w:hAnsi="Arial" w:cs="Arial"/>
          <w:color w:val="000000"/>
          <w:sz w:val="20"/>
          <w:szCs w:val="20"/>
        </w:rPr>
        <w:t xml:space="preserve">ade muito distante, uma vez que os mesmos não possuem condições financeiras de arcar com os custos. A formação continuada de professores (capacitação constante) é indispensável para se manter a reciclagem desses profissionais e sua capacidade em manter o interesse dos alunos em aprender, além de ser a única maneira de se trazer para a sala de aula temas atuais e essenciais para a educação de nossas crianças e adolescentes. </w:t>
      </w:r>
    </w:p>
    <w:p w14:paraId="1699A721" w14:textId="77777777" w:rsidR="00FC5C22" w:rsidRPr="00763382" w:rsidRDefault="00FC5C22" w:rsidP="00FC5C22">
      <w:pPr>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Temas inspiradores e vitais, como os ligados à educação ambiental, podem (e devem) ser passados aos estudantes de maneira leve e eficiente, sendo possível trabalhá-los de forma multidisciplinar. Para isso, é necessário que uma equipe de especialistas (equipe altamente capacitada na área) consiga treinar educadores para que eles possam entender a fundo certos conhecimentos científicos e acadêmicos e saibam como transmitir isso em sala de aula de forma divertida e criativa. Desta forma, esta ação, será responsável por incentivar a capacitação de professores, de todas as áreas, interessados em aprimorar seu conhecimento no tema “</w:t>
      </w:r>
      <w:r>
        <w:rPr>
          <w:rFonts w:ascii="Arial" w:eastAsia="Times New Roman" w:hAnsi="Arial" w:cs="Arial"/>
          <w:color w:val="000000"/>
          <w:sz w:val="20"/>
          <w:szCs w:val="20"/>
        </w:rPr>
        <w:t>Carbono Azul e Recifes de Corais: o que são</w:t>
      </w:r>
      <w:r w:rsidRPr="00763382">
        <w:rPr>
          <w:rFonts w:ascii="Arial" w:eastAsia="Times New Roman" w:hAnsi="Arial" w:cs="Arial"/>
          <w:color w:val="000000"/>
          <w:sz w:val="20"/>
          <w:szCs w:val="20"/>
        </w:rPr>
        <w:t xml:space="preserve">, </w:t>
      </w:r>
      <w:r>
        <w:rPr>
          <w:rFonts w:ascii="Arial" w:eastAsia="Times New Roman" w:hAnsi="Arial" w:cs="Arial"/>
          <w:color w:val="000000"/>
          <w:sz w:val="20"/>
          <w:szCs w:val="20"/>
        </w:rPr>
        <w:t>e como</w:t>
      </w:r>
      <w:r w:rsidRPr="00763382">
        <w:rPr>
          <w:rFonts w:ascii="Arial" w:eastAsia="Times New Roman" w:hAnsi="Arial" w:cs="Arial"/>
          <w:color w:val="000000"/>
          <w:sz w:val="20"/>
          <w:szCs w:val="20"/>
        </w:rPr>
        <w:t xml:space="preserve"> preservá</w:t>
      </w:r>
      <w:r>
        <w:rPr>
          <w:rFonts w:ascii="Arial" w:eastAsia="Times New Roman" w:hAnsi="Arial" w:cs="Arial"/>
          <w:color w:val="000000"/>
          <w:sz w:val="20"/>
          <w:szCs w:val="20"/>
        </w:rPr>
        <w:t>-los</w:t>
      </w:r>
      <w:r w:rsidRPr="00763382">
        <w:rPr>
          <w:rFonts w:ascii="Arial" w:eastAsia="Times New Roman" w:hAnsi="Arial" w:cs="Arial"/>
          <w:color w:val="000000"/>
          <w:sz w:val="20"/>
          <w:szCs w:val="20"/>
        </w:rPr>
        <w:t xml:space="preserve">”. Isso terá impacto direto na educação de crianças e adolescentes das escolas com professores participantes, bem como impacto indireto nas outras escolas das regiões e nas comunidades locais.  </w:t>
      </w:r>
    </w:p>
    <w:p w14:paraId="1FAD65F9" w14:textId="77777777" w:rsidR="00FC5C22" w:rsidRPr="00763382" w:rsidRDefault="00FC5C22" w:rsidP="00FC5C22">
      <w:pPr>
        <w:spacing w:line="360" w:lineRule="auto"/>
        <w:jc w:val="both"/>
        <w:rPr>
          <w:rFonts w:ascii="Arial" w:eastAsia="Times New Roman" w:hAnsi="Arial" w:cs="Arial"/>
          <w:sz w:val="20"/>
          <w:szCs w:val="20"/>
        </w:rPr>
      </w:pPr>
    </w:p>
    <w:p w14:paraId="5A2DB1C9"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4.1</w:t>
      </w:r>
      <w:r w:rsidRPr="00E25ABB">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Realizar uma oficina de  capacitação de 40 professores do ensino médio e fundamental de escolas públicas do Município do Prado para a atuação em educação ambiental em suas unidades, como difusores da informação sobre a relevância social </w:t>
      </w:r>
      <w:r>
        <w:rPr>
          <w:rFonts w:ascii="Arial" w:eastAsia="Times New Roman" w:hAnsi="Arial" w:cs="Arial"/>
          <w:color w:val="000000"/>
          <w:sz w:val="20"/>
          <w:szCs w:val="20"/>
        </w:rPr>
        <w:t xml:space="preserve">e ambiental das reservas de carbono azul, ações que podemos fazer para reduzir as emissões de carbono, os ecossistemas marinhos ameaçados, </w:t>
      </w:r>
      <w:r w:rsidRPr="00763382">
        <w:rPr>
          <w:rFonts w:ascii="Arial" w:eastAsia="Times New Roman" w:hAnsi="Arial" w:cs="Arial"/>
          <w:color w:val="000000"/>
          <w:sz w:val="20"/>
          <w:szCs w:val="20"/>
        </w:rPr>
        <w:t xml:space="preserve">os recifes de coral </w:t>
      </w:r>
      <w:r>
        <w:rPr>
          <w:rFonts w:ascii="Arial" w:eastAsia="Times New Roman" w:hAnsi="Arial" w:cs="Arial"/>
          <w:color w:val="000000"/>
          <w:sz w:val="20"/>
          <w:szCs w:val="20"/>
        </w:rPr>
        <w:t xml:space="preserve">como “canários do mar” </w:t>
      </w:r>
      <w:r w:rsidRPr="00763382">
        <w:rPr>
          <w:rFonts w:ascii="Arial" w:eastAsia="Times New Roman" w:hAnsi="Arial" w:cs="Arial"/>
          <w:color w:val="000000"/>
          <w:sz w:val="20"/>
          <w:szCs w:val="20"/>
        </w:rPr>
        <w:t>e suas principais ameaças, bem como difundir as melhores prát</w:t>
      </w:r>
      <w:r>
        <w:rPr>
          <w:rFonts w:ascii="Arial" w:eastAsia="Times New Roman" w:hAnsi="Arial" w:cs="Arial"/>
          <w:color w:val="000000"/>
          <w:sz w:val="20"/>
          <w:szCs w:val="20"/>
        </w:rPr>
        <w:t>icas para a recuperação recifal.</w:t>
      </w:r>
    </w:p>
    <w:p w14:paraId="260A4BEE" w14:textId="77777777" w:rsidR="00FC5C22" w:rsidRPr="00763382" w:rsidRDefault="00FC5C22" w:rsidP="00FC5C22">
      <w:pPr>
        <w:widowControl w:val="0"/>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Os professores serão selecionados pelas escolas da região e o número de participantes enviados por cada escola será proporcional ao número de estudantes que cada uma delas possui. A divulgação do projeto será realizada através da divulgação por mídia social, presencialmente por membros da comunidade local e de nosso grupo e através da comunicação à Secretaria de Educação local.  </w:t>
      </w:r>
    </w:p>
    <w:p w14:paraId="740FB01E" w14:textId="77777777" w:rsidR="00FC5C22" w:rsidRPr="00763382" w:rsidRDefault="00FC5C22" w:rsidP="00FC5C22">
      <w:pPr>
        <w:widowControl w:val="0"/>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O curso de capacitação será realizado na </w:t>
      </w:r>
      <w:commentRangeStart w:id="16"/>
      <w:r w:rsidRPr="00763382">
        <w:rPr>
          <w:rFonts w:ascii="Arial" w:eastAsia="Times New Roman" w:hAnsi="Arial" w:cs="Arial"/>
          <w:color w:val="000000"/>
          <w:sz w:val="20"/>
          <w:szCs w:val="20"/>
        </w:rPr>
        <w:t xml:space="preserve">Escola Municipal Santa Rita de Cássia, </w:t>
      </w:r>
      <w:commentRangeEnd w:id="16"/>
      <w:r>
        <w:rPr>
          <w:rStyle w:val="Refdecomentrio"/>
          <w:rFonts w:ascii="Arial" w:hAnsi="Arial" w:cs="Arial"/>
        </w:rPr>
        <w:commentReference w:id="16"/>
      </w:r>
      <w:r w:rsidRPr="00763382">
        <w:rPr>
          <w:rFonts w:ascii="Arial" w:eastAsia="Times New Roman" w:hAnsi="Arial" w:cs="Arial"/>
          <w:color w:val="000000"/>
          <w:sz w:val="20"/>
          <w:szCs w:val="20"/>
        </w:rPr>
        <w:t xml:space="preserve">e terá carga horária de 24 horas. Será um curso teório-prático, dividido em 3 dias seguidos, nos quais os professores e os pesquisadores </w:t>
      </w:r>
      <w:r w:rsidRPr="00E25ABB">
        <w:rPr>
          <w:rFonts w:ascii="Arial" w:eastAsia="Times New Roman" w:hAnsi="Arial" w:cs="Arial"/>
          <w:sz w:val="20"/>
          <w:szCs w:val="20"/>
        </w:rPr>
        <w:t xml:space="preserve">ficarão alojados na </w:t>
      </w:r>
      <w:r w:rsidRPr="00763382">
        <w:rPr>
          <w:rFonts w:ascii="Arial" w:eastAsia="Times New Roman" w:hAnsi="Arial" w:cs="Arial"/>
          <w:sz w:val="20"/>
          <w:szCs w:val="20"/>
        </w:rPr>
        <w:t xml:space="preserve">própria </w:t>
      </w:r>
      <w:r w:rsidRPr="00E25ABB">
        <w:rPr>
          <w:rFonts w:ascii="Arial" w:eastAsia="Times New Roman" w:hAnsi="Arial" w:cs="Arial"/>
          <w:sz w:val="20"/>
          <w:szCs w:val="20"/>
        </w:rPr>
        <w:t>escola</w:t>
      </w:r>
      <w:r w:rsidRPr="00763382">
        <w:rPr>
          <w:rFonts w:ascii="Arial" w:eastAsia="Times New Roman" w:hAnsi="Arial" w:cs="Arial"/>
          <w:color w:val="000000"/>
          <w:sz w:val="20"/>
          <w:szCs w:val="20"/>
        </w:rPr>
        <w:t xml:space="preserve"> nesse período (imersão e interação entre educadores e especialistas). Para que isso seja possível, o projeto </w:t>
      </w:r>
      <w:r w:rsidRPr="00E25ABB">
        <w:rPr>
          <w:rFonts w:ascii="Arial" w:eastAsia="Times New Roman" w:hAnsi="Arial" w:cs="Arial"/>
          <w:sz w:val="20"/>
          <w:szCs w:val="20"/>
        </w:rPr>
        <w:t>T</w:t>
      </w:r>
      <w:r w:rsidRPr="00763382">
        <w:rPr>
          <w:rFonts w:ascii="Arial" w:eastAsia="Times New Roman" w:hAnsi="Arial" w:cs="Arial"/>
          <w:color w:val="000000"/>
          <w:sz w:val="20"/>
          <w:szCs w:val="20"/>
        </w:rPr>
        <w:t xml:space="preserve">anto Mar irá </w:t>
      </w:r>
      <w:r w:rsidRPr="00E25ABB">
        <w:rPr>
          <w:rFonts w:ascii="Arial" w:eastAsia="Times New Roman" w:hAnsi="Arial" w:cs="Arial"/>
          <w:sz w:val="20"/>
          <w:szCs w:val="20"/>
        </w:rPr>
        <w:t>prover</w:t>
      </w:r>
      <w:r w:rsidRPr="00763382">
        <w:rPr>
          <w:rFonts w:ascii="Arial" w:eastAsia="Times New Roman" w:hAnsi="Arial" w:cs="Arial"/>
          <w:color w:val="000000"/>
          <w:sz w:val="20"/>
          <w:szCs w:val="20"/>
        </w:rPr>
        <w:t xml:space="preserve"> à escola, roupas de cama e banho</w:t>
      </w:r>
      <w:r w:rsidRPr="00E25ABB">
        <w:rPr>
          <w:rFonts w:ascii="Arial" w:eastAsia="Times New Roman" w:hAnsi="Arial" w:cs="Arial"/>
          <w:sz w:val="20"/>
          <w:szCs w:val="20"/>
        </w:rPr>
        <w:t xml:space="preserve"> e </w:t>
      </w:r>
      <w:r w:rsidRPr="00763382">
        <w:rPr>
          <w:rFonts w:ascii="Arial" w:eastAsia="Times New Roman" w:hAnsi="Arial" w:cs="Arial"/>
          <w:color w:val="000000"/>
          <w:sz w:val="20"/>
          <w:szCs w:val="20"/>
        </w:rPr>
        <w:t xml:space="preserve">colchões, deixando a instituição apta a realizar futuros eventos no local. Além disso, a escola possui infra-estrutura de cozinha e refeitório, </w:t>
      </w:r>
      <w:r w:rsidRPr="00763382">
        <w:rPr>
          <w:rFonts w:ascii="Arial" w:eastAsia="Times New Roman" w:hAnsi="Arial" w:cs="Arial"/>
          <w:sz w:val="20"/>
          <w:szCs w:val="20"/>
        </w:rPr>
        <w:t>ao</w:t>
      </w:r>
      <w:r w:rsidRPr="00E25ABB">
        <w:rPr>
          <w:rFonts w:ascii="Arial" w:eastAsia="Times New Roman" w:hAnsi="Arial" w:cs="Arial"/>
          <w:sz w:val="20"/>
          <w:szCs w:val="20"/>
        </w:rPr>
        <w:t>nde</w:t>
      </w:r>
      <w:r w:rsidRPr="00763382">
        <w:rPr>
          <w:rFonts w:ascii="Arial" w:eastAsia="Times New Roman" w:hAnsi="Arial" w:cs="Arial"/>
          <w:color w:val="000000"/>
          <w:sz w:val="20"/>
          <w:szCs w:val="20"/>
        </w:rPr>
        <w:t xml:space="preserve"> realizaremos as refeições durante o período de capacitação, momento que será organizado de modo a fomentar a máxima interação entre pesquisadores-professores. </w:t>
      </w:r>
    </w:p>
    <w:p w14:paraId="18E453C1" w14:textId="77777777" w:rsidR="00FC5C22" w:rsidRPr="00763382" w:rsidRDefault="00FC5C22" w:rsidP="00FC5C22">
      <w:pPr>
        <w:widowControl w:val="0"/>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Para este curso será utilizado </w:t>
      </w:r>
      <w:r w:rsidRPr="00763382">
        <w:rPr>
          <w:rFonts w:ascii="Arial" w:eastAsia="Times New Roman" w:hAnsi="Arial" w:cs="Arial"/>
          <w:sz w:val="20"/>
          <w:szCs w:val="20"/>
        </w:rPr>
        <w:t>material didátic</w:t>
      </w:r>
      <w:r w:rsidRPr="00E25ABB">
        <w:rPr>
          <w:rFonts w:ascii="Arial" w:eastAsia="Times New Roman" w:hAnsi="Arial" w:cs="Arial"/>
          <w:sz w:val="20"/>
          <w:szCs w:val="20"/>
        </w:rPr>
        <w:t>o desenvolvido e doado por nossa equipe (</w:t>
      </w:r>
      <w:r w:rsidRPr="00E25ABB">
        <w:rPr>
          <w:rFonts w:ascii="Arial" w:eastAsia="Times New Roman" w:hAnsi="Arial" w:cs="Arial"/>
          <w:color w:val="000000"/>
          <w:sz w:val="20"/>
          <w:szCs w:val="20"/>
        </w:rPr>
        <w:t>cada professor receberá uma ap</w:t>
      </w:r>
      <w:r w:rsidRPr="00E25ABB">
        <w:rPr>
          <w:rFonts w:ascii="Arial" w:eastAsia="Times New Roman" w:hAnsi="Arial" w:cs="Arial"/>
          <w:sz w:val="20"/>
          <w:szCs w:val="20"/>
        </w:rPr>
        <w:t>o</w:t>
      </w:r>
      <w:r w:rsidRPr="00E25ABB">
        <w:rPr>
          <w:rFonts w:ascii="Arial" w:eastAsia="Times New Roman" w:hAnsi="Arial" w:cs="Arial"/>
          <w:color w:val="000000"/>
          <w:sz w:val="20"/>
          <w:szCs w:val="20"/>
        </w:rPr>
        <w:t xml:space="preserve">stila didática e um kit escolar com </w:t>
      </w:r>
      <w:r w:rsidRPr="00E25ABB">
        <w:rPr>
          <w:rFonts w:ascii="Arial" w:eastAsia="Times New Roman" w:hAnsi="Arial" w:cs="Arial"/>
          <w:sz w:val="20"/>
          <w:szCs w:val="20"/>
        </w:rPr>
        <w:t xml:space="preserve">a marca do projeto e Patrocinador), além </w:t>
      </w:r>
      <w:r w:rsidRPr="00E25ABB">
        <w:rPr>
          <w:rFonts w:ascii="Arial" w:eastAsia="Times New Roman" w:hAnsi="Arial" w:cs="Arial"/>
          <w:sz w:val="20"/>
          <w:szCs w:val="20"/>
        </w:rPr>
        <w:lastRenderedPageBreak/>
        <w:t>do material didático a ser utilizado pelos professores em sala de aula, que será altamente resistente e duradouro para seu máximo aproveitamento. Para</w:t>
      </w:r>
      <w:r w:rsidRPr="00E25ABB">
        <w:rPr>
          <w:rFonts w:ascii="Arial" w:eastAsia="Times New Roman" w:hAnsi="Arial" w:cs="Arial"/>
          <w:color w:val="000000"/>
          <w:sz w:val="20"/>
          <w:szCs w:val="20"/>
        </w:rPr>
        <w:t xml:space="preserve"> auxiliar na didática do curso, será utilizado data show para a exposição das apresentações realizadas durante o curso. Todas as despesas de alimentação e deslocamento dos professores serão pagas pelo</w:t>
      </w:r>
      <w:r w:rsidRPr="00763382">
        <w:rPr>
          <w:rFonts w:ascii="Arial" w:eastAsia="Times New Roman" w:hAnsi="Arial" w:cs="Arial"/>
          <w:color w:val="000000"/>
          <w:sz w:val="20"/>
          <w:szCs w:val="20"/>
        </w:rPr>
        <w:t xml:space="preserve"> projeto, além disso, todos os participantes receberão camis</w:t>
      </w:r>
      <w:r w:rsidRPr="00E25ABB">
        <w:rPr>
          <w:rFonts w:ascii="Arial" w:eastAsia="Times New Roman" w:hAnsi="Arial" w:cs="Arial"/>
          <w:sz w:val="20"/>
          <w:szCs w:val="20"/>
        </w:rPr>
        <w:t xml:space="preserve">etas </w:t>
      </w:r>
      <w:r w:rsidRPr="00763382">
        <w:rPr>
          <w:rFonts w:ascii="Arial" w:eastAsia="Times New Roman" w:hAnsi="Arial" w:cs="Arial"/>
          <w:color w:val="000000"/>
          <w:sz w:val="20"/>
          <w:szCs w:val="20"/>
        </w:rPr>
        <w:t xml:space="preserve">identificando a ação do </w:t>
      </w:r>
      <w:r w:rsidRPr="00E25ABB">
        <w:rPr>
          <w:rFonts w:ascii="Arial" w:eastAsia="Times New Roman" w:hAnsi="Arial" w:cs="Arial"/>
          <w:sz w:val="20"/>
          <w:szCs w:val="20"/>
        </w:rPr>
        <w:t xml:space="preserve">Projeto </w:t>
      </w:r>
      <w:r w:rsidRPr="00763382">
        <w:rPr>
          <w:rFonts w:ascii="Arial" w:eastAsia="Times New Roman" w:hAnsi="Arial" w:cs="Arial"/>
          <w:color w:val="000000"/>
          <w:sz w:val="20"/>
          <w:szCs w:val="20"/>
        </w:rPr>
        <w:t>com o logo do projeto.</w:t>
      </w:r>
    </w:p>
    <w:p w14:paraId="0A6DD979" w14:textId="77777777" w:rsidR="00FC5C22" w:rsidRPr="00E25ABB" w:rsidRDefault="00FC5C22" w:rsidP="00FC5C22">
      <w:pPr>
        <w:widowControl w:val="0"/>
        <w:spacing w:line="360" w:lineRule="auto"/>
        <w:ind w:firstLine="720"/>
        <w:jc w:val="both"/>
        <w:rPr>
          <w:rFonts w:ascii="Arial" w:eastAsia="Times New Roman" w:hAnsi="Arial" w:cs="Arial"/>
          <w:color w:val="000000"/>
          <w:sz w:val="20"/>
          <w:szCs w:val="20"/>
        </w:rPr>
      </w:pPr>
      <w:r w:rsidRPr="00E25ABB">
        <w:rPr>
          <w:rFonts w:ascii="Arial" w:eastAsia="Times New Roman" w:hAnsi="Arial" w:cs="Arial"/>
          <w:sz w:val="20"/>
          <w:szCs w:val="20"/>
        </w:rPr>
        <w:t>Serão</w:t>
      </w:r>
      <w:r w:rsidRPr="00763382">
        <w:rPr>
          <w:rFonts w:ascii="Arial" w:eastAsia="Times New Roman" w:hAnsi="Arial" w:cs="Arial"/>
          <w:color w:val="000000"/>
          <w:sz w:val="20"/>
          <w:szCs w:val="20"/>
        </w:rPr>
        <w:t xml:space="preserve"> convidadas </w:t>
      </w:r>
      <w:r w:rsidRPr="00E25ABB">
        <w:rPr>
          <w:rFonts w:ascii="Arial" w:eastAsia="Times New Roman" w:hAnsi="Arial" w:cs="Arial"/>
          <w:sz w:val="20"/>
          <w:szCs w:val="20"/>
        </w:rPr>
        <w:t>lideranças</w:t>
      </w:r>
      <w:r w:rsidRPr="00763382">
        <w:rPr>
          <w:rFonts w:ascii="Arial" w:eastAsia="Times New Roman" w:hAnsi="Arial" w:cs="Arial"/>
          <w:color w:val="000000"/>
          <w:sz w:val="20"/>
          <w:szCs w:val="20"/>
        </w:rPr>
        <w:t xml:space="preserve"> da pesca nacional para </w:t>
      </w:r>
      <w:r w:rsidRPr="00E25ABB">
        <w:rPr>
          <w:rFonts w:ascii="Arial" w:eastAsia="Times New Roman" w:hAnsi="Arial" w:cs="Arial"/>
          <w:sz w:val="20"/>
          <w:szCs w:val="20"/>
        </w:rPr>
        <w:t>debater os principais desafios da pesca e da sustentabilidade da pesca bem como debater legislação</w:t>
      </w:r>
    </w:p>
    <w:p w14:paraId="333CBFF0"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4.2</w:t>
      </w:r>
      <w:r w:rsidRPr="00E25ABB">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Realizar uma oficina de capacitação de 40 professores do ensino médio e fundamental de escolas do Município de Armação dos Búzios para a atuação em educação ambiental em suas escolas, como difusores da informação </w:t>
      </w:r>
      <w:r>
        <w:rPr>
          <w:rFonts w:ascii="Arial" w:eastAsia="Times New Roman" w:hAnsi="Arial" w:cs="Arial"/>
          <w:color w:val="000000"/>
          <w:sz w:val="20"/>
          <w:szCs w:val="20"/>
        </w:rPr>
        <w:t>no mesmo tema realizado na meta 1</w:t>
      </w:r>
      <w:r w:rsidRPr="00763382">
        <w:rPr>
          <w:rFonts w:ascii="Arial" w:eastAsia="Times New Roman" w:hAnsi="Arial" w:cs="Arial"/>
          <w:color w:val="000000"/>
          <w:sz w:val="20"/>
          <w:szCs w:val="20"/>
        </w:rPr>
        <w:t>.</w:t>
      </w:r>
    </w:p>
    <w:p w14:paraId="3C9C30E1" w14:textId="77777777" w:rsidR="00FC5C22" w:rsidRPr="00763382" w:rsidRDefault="00FC5C22" w:rsidP="00FC5C22">
      <w:pPr>
        <w:widowControl w:val="0"/>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Da mesma maneira que em Prado, os professores serão selecionados pelas escolas da região e o número de participantes enviados por cada escola será proporcional ao número de estudantes que cada uma delas possui. A divulgação do projeto será realizada através da divulgação por mídia social, presencialmente por membros da comunidade local e de nosso grupo e através da comunicação à </w:t>
      </w:r>
      <w:r w:rsidRPr="00E25ABB">
        <w:rPr>
          <w:rFonts w:ascii="Arial" w:eastAsia="Times New Roman" w:hAnsi="Arial" w:cs="Arial"/>
          <w:color w:val="000000"/>
          <w:sz w:val="20"/>
          <w:szCs w:val="20"/>
          <w:highlight w:val="yellow"/>
        </w:rPr>
        <w:t>Secretaria Municipal de Educação, Ciências, Tecnologia e Esportes</w:t>
      </w:r>
      <w:r w:rsidRPr="00763382">
        <w:rPr>
          <w:rFonts w:ascii="Arial" w:eastAsia="Times New Roman" w:hAnsi="Arial" w:cs="Arial"/>
          <w:color w:val="000000"/>
          <w:sz w:val="20"/>
          <w:szCs w:val="20"/>
          <w:highlight w:val="yellow"/>
        </w:rPr>
        <w:t xml:space="preserve"> de </w:t>
      </w:r>
      <w:r w:rsidRPr="00E25ABB">
        <w:rPr>
          <w:rFonts w:ascii="Arial" w:eastAsia="Times New Roman" w:hAnsi="Arial" w:cs="Arial"/>
          <w:color w:val="000000"/>
          <w:sz w:val="20"/>
          <w:szCs w:val="20"/>
          <w:highlight w:val="yellow"/>
        </w:rPr>
        <w:t>Armação dos Búzios- RJ</w:t>
      </w:r>
      <w:r w:rsidRPr="00763382">
        <w:rPr>
          <w:rFonts w:ascii="Arial" w:eastAsia="Times New Roman" w:hAnsi="Arial" w:cs="Arial"/>
          <w:color w:val="000000"/>
          <w:sz w:val="20"/>
          <w:szCs w:val="20"/>
        </w:rPr>
        <w:t xml:space="preserve"> </w:t>
      </w:r>
      <w:commentRangeStart w:id="17"/>
      <w:r w:rsidRPr="00E25ABB">
        <w:rPr>
          <w:rFonts w:ascii="Arial" w:eastAsia="Times New Roman" w:hAnsi="Arial" w:cs="Arial"/>
          <w:color w:val="000000"/>
          <w:sz w:val="20"/>
          <w:szCs w:val="20"/>
          <w:highlight w:val="yellow"/>
        </w:rPr>
        <w:t>(carta de apoio anexada no projeto).</w:t>
      </w:r>
      <w:r w:rsidRPr="00763382">
        <w:rPr>
          <w:rFonts w:ascii="Arial" w:eastAsia="Times New Roman" w:hAnsi="Arial" w:cs="Arial"/>
          <w:color w:val="000000"/>
          <w:sz w:val="20"/>
          <w:szCs w:val="20"/>
        </w:rPr>
        <w:t xml:space="preserve">  </w:t>
      </w:r>
      <w:commentRangeEnd w:id="17"/>
      <w:r w:rsidRPr="00763382">
        <w:rPr>
          <w:rStyle w:val="Refdecomentrio"/>
          <w:rFonts w:ascii="Arial" w:hAnsi="Arial" w:cs="Arial"/>
          <w:sz w:val="20"/>
          <w:szCs w:val="20"/>
        </w:rPr>
        <w:commentReference w:id="17"/>
      </w:r>
    </w:p>
    <w:p w14:paraId="4F0C07A5" w14:textId="77777777" w:rsidR="00FC5C22" w:rsidRPr="00763382" w:rsidRDefault="00FC5C22" w:rsidP="00FC5C22">
      <w:pPr>
        <w:widowControl w:val="0"/>
        <w:spacing w:line="360" w:lineRule="auto"/>
        <w:ind w:firstLine="360"/>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O curso de capacitação será realizado em alguma escola sugerida Secretaria Municipal de Educação e seguirá o mesmo cronograma, carga horária e roteiros de atividades do curso realizado em Prado. </w:t>
      </w:r>
      <w:r w:rsidRPr="00EC79DA">
        <w:rPr>
          <w:rFonts w:ascii="Arial" w:eastAsia="Times New Roman" w:hAnsi="Arial" w:cs="Arial"/>
          <w:color w:val="000000"/>
          <w:sz w:val="20"/>
          <w:szCs w:val="20"/>
          <w:highlight w:val="yellow"/>
        </w:rPr>
        <w:t xml:space="preserve">Da mesma maneira, utilizaremos datashow para as apresentações orais, </w:t>
      </w:r>
      <w:r>
        <w:rPr>
          <w:rFonts w:ascii="Arial" w:eastAsia="Times New Roman" w:hAnsi="Arial" w:cs="Arial"/>
          <w:color w:val="000000"/>
          <w:sz w:val="20"/>
          <w:szCs w:val="20"/>
        </w:rPr>
        <w:t xml:space="preserve">e doaremos </w:t>
      </w:r>
      <w:r w:rsidRPr="00763382">
        <w:rPr>
          <w:rFonts w:ascii="Arial" w:eastAsia="Times New Roman" w:hAnsi="Arial" w:cs="Arial"/>
          <w:color w:val="000000"/>
          <w:sz w:val="20"/>
          <w:szCs w:val="20"/>
        </w:rPr>
        <w:t xml:space="preserve">o material didático utilizado durante o curso e a ser utilizado pelos professores em sala de aula. Todos os professores receberão camisas identificando  ação com o logo do projeto. </w:t>
      </w:r>
      <w:r>
        <w:rPr>
          <w:rFonts w:ascii="Arial" w:eastAsia="Times New Roman" w:hAnsi="Arial" w:cs="Arial"/>
          <w:color w:val="000000"/>
          <w:sz w:val="20"/>
          <w:szCs w:val="20"/>
        </w:rPr>
        <w:t>Os</w:t>
      </w:r>
      <w:r w:rsidRPr="00763382">
        <w:rPr>
          <w:rFonts w:ascii="Arial" w:eastAsia="Times New Roman" w:hAnsi="Arial" w:cs="Arial"/>
          <w:color w:val="000000"/>
          <w:sz w:val="20"/>
          <w:szCs w:val="20"/>
        </w:rPr>
        <w:t xml:space="preserve"> custos da alimentação também será paga</w:t>
      </w:r>
      <w:r>
        <w:rPr>
          <w:rFonts w:ascii="Arial" w:eastAsia="Times New Roman" w:hAnsi="Arial" w:cs="Arial"/>
          <w:color w:val="000000"/>
          <w:sz w:val="20"/>
          <w:szCs w:val="20"/>
        </w:rPr>
        <w:t xml:space="preserve"> pelo projeto</w:t>
      </w:r>
      <w:r w:rsidRPr="00763382">
        <w:rPr>
          <w:rFonts w:ascii="Arial" w:eastAsia="Times New Roman" w:hAnsi="Arial" w:cs="Arial"/>
          <w:color w:val="000000"/>
          <w:sz w:val="20"/>
          <w:szCs w:val="20"/>
        </w:rPr>
        <w:t xml:space="preserve">, no entanto, ainda teremos que decidir se isso será realizado na escola a sediar o evento ou em algum refeitório externo. </w:t>
      </w:r>
    </w:p>
    <w:p w14:paraId="1B8E31F7" w14:textId="77777777" w:rsidR="00FC5C22" w:rsidRPr="00876777"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4.3</w:t>
      </w:r>
      <w:r w:rsidRPr="00876777">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Editar um livro infantil que descreva, de maneira didática, t</w:t>
      </w:r>
      <w:r>
        <w:rPr>
          <w:rFonts w:ascii="Arial" w:eastAsia="Times New Roman" w:hAnsi="Arial" w:cs="Arial"/>
          <w:color w:val="000000"/>
          <w:sz w:val="20"/>
          <w:szCs w:val="20"/>
        </w:rPr>
        <w:t xml:space="preserve">emas como sequestro de carbono e carbono azul, </w:t>
      </w:r>
      <w:r w:rsidRPr="00763382">
        <w:rPr>
          <w:rFonts w:ascii="Arial" w:eastAsia="Times New Roman" w:hAnsi="Arial" w:cs="Arial"/>
          <w:color w:val="000000"/>
          <w:sz w:val="20"/>
          <w:szCs w:val="20"/>
        </w:rPr>
        <w:t>ecossistemas mar</w:t>
      </w:r>
      <w:r>
        <w:rPr>
          <w:rFonts w:ascii="Arial" w:eastAsia="Times New Roman" w:hAnsi="Arial" w:cs="Arial"/>
          <w:color w:val="000000"/>
          <w:sz w:val="20"/>
          <w:szCs w:val="20"/>
        </w:rPr>
        <w:t>inhos, ameaças</w:t>
      </w:r>
      <w:r w:rsidRPr="00763382">
        <w:rPr>
          <w:rFonts w:ascii="Arial" w:eastAsia="Times New Roman" w:hAnsi="Arial" w:cs="Arial"/>
          <w:color w:val="000000"/>
          <w:sz w:val="20"/>
          <w:szCs w:val="20"/>
        </w:rPr>
        <w:t>, recifes de corais</w:t>
      </w:r>
      <w:r>
        <w:rPr>
          <w:rFonts w:ascii="Arial" w:eastAsia="Times New Roman" w:hAnsi="Arial" w:cs="Arial"/>
          <w:color w:val="000000"/>
          <w:sz w:val="20"/>
          <w:szCs w:val="20"/>
        </w:rPr>
        <w:t xml:space="preserve"> como “canários do mar” e sua importância</w:t>
      </w:r>
      <w:r w:rsidRPr="00763382">
        <w:rPr>
          <w:rFonts w:ascii="Arial" w:eastAsia="Times New Roman" w:hAnsi="Arial" w:cs="Arial"/>
          <w:color w:val="000000"/>
          <w:sz w:val="20"/>
          <w:szCs w:val="20"/>
        </w:rPr>
        <w:t xml:space="preserve"> e </w:t>
      </w:r>
      <w:r>
        <w:rPr>
          <w:rFonts w:ascii="Arial" w:eastAsia="Times New Roman" w:hAnsi="Arial" w:cs="Arial"/>
          <w:color w:val="000000"/>
          <w:sz w:val="20"/>
          <w:szCs w:val="20"/>
        </w:rPr>
        <w:t xml:space="preserve">o processo de </w:t>
      </w:r>
      <w:r w:rsidRPr="00763382">
        <w:rPr>
          <w:rFonts w:ascii="Arial" w:eastAsia="Times New Roman" w:hAnsi="Arial" w:cs="Arial"/>
          <w:color w:val="000000"/>
          <w:sz w:val="20"/>
          <w:szCs w:val="20"/>
        </w:rPr>
        <w:t>branqueamento. Esse livro será elaborado com a colaboração do Professor Fabio Vieria, autor do livro “Praia Limpa é a Minha Praia”. A ideia é abordar o tema de maneira divertida e didática, estimulando a ciência cidadã (divulgando o site e o aplicativo do projeto) e a conservação dos recursos marinhos.</w:t>
      </w:r>
    </w:p>
    <w:p w14:paraId="391F8F39" w14:textId="77777777" w:rsidR="00FC5C22" w:rsidRPr="00876777" w:rsidRDefault="00FC5C22" w:rsidP="00FC5C22">
      <w:pPr>
        <w:spacing w:line="360" w:lineRule="auto"/>
        <w:ind w:firstLine="720"/>
        <w:jc w:val="both"/>
        <w:rPr>
          <w:rFonts w:ascii="Arial" w:eastAsia="Times New Roman" w:hAnsi="Arial" w:cs="Arial"/>
          <w:color w:val="000000"/>
          <w:sz w:val="20"/>
          <w:szCs w:val="20"/>
        </w:rPr>
      </w:pPr>
    </w:p>
    <w:p w14:paraId="0AC643EB" w14:textId="77777777" w:rsidR="00FC5C22" w:rsidRPr="00876777" w:rsidRDefault="00FC5C22" w:rsidP="00FC5C22">
      <w:pPr>
        <w:spacing w:line="360" w:lineRule="auto"/>
        <w:jc w:val="both"/>
        <w:rPr>
          <w:rFonts w:ascii="Arial" w:eastAsia="Times New Roman" w:hAnsi="Arial" w:cs="Arial"/>
          <w:b/>
          <w:color w:val="000000"/>
          <w:sz w:val="20"/>
          <w:szCs w:val="20"/>
        </w:rPr>
      </w:pPr>
      <w:r>
        <w:rPr>
          <w:rFonts w:ascii="Arial" w:eastAsia="Times New Roman" w:hAnsi="Arial" w:cs="Arial"/>
          <w:b/>
          <w:color w:val="000000"/>
          <w:sz w:val="20"/>
          <w:szCs w:val="20"/>
        </w:rPr>
        <w:t>Objetivo</w:t>
      </w:r>
      <w:r w:rsidRPr="00763382">
        <w:rPr>
          <w:rFonts w:ascii="Arial" w:eastAsia="Times New Roman" w:hAnsi="Arial" w:cs="Arial"/>
          <w:b/>
          <w:color w:val="000000"/>
          <w:sz w:val="20"/>
          <w:szCs w:val="20"/>
        </w:rPr>
        <w:t xml:space="preserve"> 5. Pesqu</w:t>
      </w:r>
      <w:r>
        <w:rPr>
          <w:rFonts w:ascii="Arial" w:eastAsia="Times New Roman" w:hAnsi="Arial" w:cs="Arial"/>
          <w:b/>
          <w:color w:val="000000"/>
          <w:sz w:val="20"/>
          <w:szCs w:val="20"/>
        </w:rPr>
        <w:t>isa Cidadã/“Guardiões dos Recifes</w:t>
      </w:r>
      <w:r w:rsidRPr="00763382">
        <w:rPr>
          <w:rFonts w:ascii="Arial" w:eastAsia="Times New Roman" w:hAnsi="Arial" w:cs="Arial"/>
          <w:b/>
          <w:color w:val="000000"/>
          <w:sz w:val="20"/>
          <w:szCs w:val="20"/>
        </w:rPr>
        <w:t>/</w:t>
      </w:r>
      <w:r w:rsidRPr="00763382">
        <w:rPr>
          <w:rFonts w:ascii="Arial" w:eastAsia="Times New Roman" w:hAnsi="Arial" w:cs="Arial"/>
          <w:b/>
          <w:i/>
          <w:color w:val="000000"/>
          <w:sz w:val="20"/>
          <w:szCs w:val="20"/>
        </w:rPr>
        <w:t>Reef Rangers</w:t>
      </w:r>
      <w:r w:rsidRPr="00763382">
        <w:rPr>
          <w:rFonts w:ascii="Arial" w:eastAsia="Times New Roman" w:hAnsi="Arial" w:cs="Arial"/>
          <w:b/>
          <w:color w:val="000000"/>
          <w:sz w:val="20"/>
          <w:szCs w:val="20"/>
        </w:rPr>
        <w:t>”</w:t>
      </w:r>
      <w:r>
        <w:rPr>
          <w:rFonts w:ascii="Arial" w:eastAsia="Times New Roman" w:hAnsi="Arial" w:cs="Arial"/>
          <w:b/>
          <w:color w:val="000000"/>
          <w:sz w:val="20"/>
          <w:szCs w:val="20"/>
        </w:rPr>
        <w:t xml:space="preserve"> Responsáveis Prof. Raquel Peixoto e Dr. Gustavo Duarte</w:t>
      </w:r>
    </w:p>
    <w:p w14:paraId="73284969"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5.1</w:t>
      </w:r>
      <w:r w:rsidRPr="00047A7C">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Desenvolver pesquisas sobre resiliência recifal no Brasil, com ênfase no monitoramento das comunidades coralíneas locais e sua microbiota associada, através de pesquisa e ciência cidadã. </w:t>
      </w:r>
    </w:p>
    <w:p w14:paraId="6B954671" w14:textId="77777777" w:rsidR="00FC5C22" w:rsidRPr="00763382" w:rsidRDefault="00FC5C22" w:rsidP="00FC5C22">
      <w:pPr>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Essa ação será realizada pelos pesquisadores participantes e colaboradores do projeto e serão feitas comparações com dados observados na literatura e obtidas pelos colaboradores internacionais. Serão monitoradas as espécies de corais obtidas nas duas localidades e o monitoramento nesse caso será realizado a cada 3 meses, através de mergulho, filmagem e fotos. Além disso, será realizada a coleta de algumas das espécies de corais mais abundantes para a avaliação da microbiota associada e avaliação e alterações desses organismos e suas microbiotas ao longo do tempo. Serão também </w:t>
      </w:r>
      <w:r w:rsidRPr="00763382">
        <w:rPr>
          <w:rFonts w:ascii="Arial" w:eastAsia="Times New Roman" w:hAnsi="Arial" w:cs="Arial"/>
          <w:color w:val="000000"/>
          <w:sz w:val="20"/>
          <w:szCs w:val="20"/>
        </w:rPr>
        <w:lastRenderedPageBreak/>
        <w:t xml:space="preserve">avaliados parâmetros ambientais (temperatura, nutrientes, salinidade, pH, etc) para que possam ser correlacionados com os resultados obtidos. </w:t>
      </w:r>
    </w:p>
    <w:p w14:paraId="58BC3C49"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 xml:space="preserve">Ação 5.2 </w:t>
      </w:r>
      <w:r w:rsidRPr="004F3141">
        <w:rPr>
          <w:rFonts w:ascii="Arial" w:eastAsia="Times New Roman" w:hAnsi="Arial" w:cs="Arial"/>
          <w:b/>
          <w:color w:val="000000"/>
          <w:sz w:val="20"/>
          <w:szCs w:val="20"/>
        </w:rPr>
        <w:t>–</w:t>
      </w:r>
      <w:r>
        <w:rPr>
          <w:rFonts w:ascii="Arial" w:eastAsia="Times New Roman" w:hAnsi="Arial" w:cs="Arial"/>
          <w:color w:val="000000"/>
          <w:sz w:val="20"/>
          <w:szCs w:val="20"/>
        </w:rPr>
        <w:t xml:space="preserve"> Criar </w:t>
      </w:r>
      <w:r w:rsidRPr="00763382">
        <w:rPr>
          <w:rFonts w:ascii="Arial" w:eastAsia="Times New Roman" w:hAnsi="Arial" w:cs="Arial"/>
          <w:color w:val="000000"/>
          <w:sz w:val="20"/>
          <w:szCs w:val="20"/>
        </w:rPr>
        <w:t>um portal unificado de relatos de eventos de branqueamento de corais no Brasil realizado pela comunidade nacional e internacional (turistas), através do site do projeto e do aplicativo de celular desenvolvido pelo projeto (“Guardiões dos Corais” ou “Reef Rangers”).</w:t>
      </w:r>
    </w:p>
    <w:p w14:paraId="48619143" w14:textId="77777777" w:rsidR="00FC5C22" w:rsidRPr="00763382" w:rsidRDefault="00FC5C22" w:rsidP="00FC5C22">
      <w:pPr>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Nesse caso, a comunidade será </w:t>
      </w:r>
      <w:r>
        <w:rPr>
          <w:rFonts w:ascii="Arial" w:eastAsia="Times New Roman" w:hAnsi="Arial" w:cs="Arial"/>
          <w:color w:val="000000"/>
          <w:sz w:val="20"/>
          <w:szCs w:val="20"/>
        </w:rPr>
        <w:t xml:space="preserve">orientada sobre como identificar o branqueamento de corais e será </w:t>
      </w:r>
      <w:r w:rsidRPr="00763382">
        <w:rPr>
          <w:rFonts w:ascii="Arial" w:eastAsia="Times New Roman" w:hAnsi="Arial" w:cs="Arial"/>
          <w:color w:val="000000"/>
          <w:sz w:val="20"/>
          <w:szCs w:val="20"/>
        </w:rPr>
        <w:t>estimulada, como um todo, a realizar a documentação e divulgação, através de nosso site e aplicativo, de eventos de branqueamento na costa Brasileira. Operadoras de mergulho em regiões com corais receberão informações e posters/</w:t>
      </w:r>
      <w:r w:rsidRPr="00763382">
        <w:rPr>
          <w:rFonts w:ascii="Arial" w:eastAsia="Times New Roman" w:hAnsi="Arial" w:cs="Arial"/>
          <w:i/>
          <w:color w:val="000000"/>
          <w:sz w:val="20"/>
          <w:szCs w:val="20"/>
        </w:rPr>
        <w:t>banners</w:t>
      </w:r>
      <w:r w:rsidRPr="00763382">
        <w:rPr>
          <w:rFonts w:ascii="Arial" w:eastAsia="Times New Roman" w:hAnsi="Arial" w:cs="Arial"/>
          <w:color w:val="000000"/>
          <w:sz w:val="20"/>
          <w:szCs w:val="20"/>
        </w:rPr>
        <w:t xml:space="preserve"> divulgando a ação e informando como identificar e documentar os eventos de branqueamento para que o alcance da ação seja otimizada e amplificada;</w:t>
      </w:r>
    </w:p>
    <w:p w14:paraId="620EA1E3" w14:textId="77777777" w:rsidR="00FC5C22" w:rsidRPr="00763382" w:rsidRDefault="00FC5C22" w:rsidP="00FC5C22">
      <w:pPr>
        <w:spacing w:line="360" w:lineRule="auto"/>
        <w:ind w:left="425"/>
        <w:jc w:val="both"/>
        <w:rPr>
          <w:rFonts w:ascii="Arial" w:eastAsia="Times New Roman" w:hAnsi="Arial" w:cs="Arial"/>
          <w:sz w:val="20"/>
          <w:szCs w:val="20"/>
        </w:rPr>
      </w:pPr>
    </w:p>
    <w:p w14:paraId="6665668B" w14:textId="77777777" w:rsidR="00FC5C22" w:rsidRPr="00763382" w:rsidRDefault="00FC5C22" w:rsidP="00FC5C22">
      <w:pPr>
        <w:spacing w:line="360" w:lineRule="auto"/>
        <w:jc w:val="both"/>
        <w:rPr>
          <w:rFonts w:ascii="Arial" w:eastAsia="Times New Roman" w:hAnsi="Arial" w:cs="Arial"/>
          <w:sz w:val="20"/>
          <w:szCs w:val="20"/>
        </w:rPr>
      </w:pPr>
      <w:r>
        <w:rPr>
          <w:rFonts w:ascii="Arial" w:eastAsia="Times New Roman" w:hAnsi="Arial" w:cs="Arial"/>
          <w:b/>
          <w:color w:val="000000"/>
          <w:sz w:val="20"/>
          <w:szCs w:val="20"/>
        </w:rPr>
        <w:t>Ação 5.3</w:t>
      </w:r>
      <w:r w:rsidRPr="00763382">
        <w:rPr>
          <w:rFonts w:ascii="Arial" w:eastAsia="Times New Roman" w:hAnsi="Arial" w:cs="Arial"/>
          <w:color w:val="000000"/>
          <w:sz w:val="20"/>
          <w:szCs w:val="20"/>
        </w:rPr>
        <w:t xml:space="preserve"> – Divulgar os resultados, através de comunicação científica, das pesquisas ao público em geral, com ênfase no público diretamente envolvido com os ambientes recifais trabalhados.</w:t>
      </w:r>
    </w:p>
    <w:p w14:paraId="5B1BBD9C" w14:textId="77777777" w:rsidR="00FC5C22" w:rsidRPr="00763382" w:rsidRDefault="00FC5C22" w:rsidP="00FC5C22">
      <w:pPr>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A divulgação dos resultados do projeto ao público em geral será realizado através do website, a qual mostrará a atuação do Tanto Mar e seus respetivos resultados. Além disso para o público que diretamente envolvido com os ambientes recifais trabalhados para o público envolvido com os ambientes recifais trabalhados será realizado produzido um folheto informativo sobre o ambiente marinho da região e os resultados da atuação do Tanto Mar .Além disso, para a comunidade cientìfica será divulgado atráves de artigos científicos de cunho nacional e internacional, congressos e Workshops.</w:t>
      </w:r>
    </w:p>
    <w:p w14:paraId="5245DEB7" w14:textId="77777777" w:rsidR="00FC5C22" w:rsidRPr="006E2EBA" w:rsidRDefault="00FC5C22" w:rsidP="00FC5C22">
      <w:pPr>
        <w:spacing w:line="360" w:lineRule="auto"/>
        <w:jc w:val="both"/>
        <w:rPr>
          <w:rFonts w:ascii="Arial" w:eastAsia="Times New Roman" w:hAnsi="Arial" w:cs="Arial"/>
          <w:b/>
          <w:sz w:val="20"/>
          <w:szCs w:val="20"/>
        </w:rPr>
      </w:pPr>
    </w:p>
    <w:p w14:paraId="5D7DF289" w14:textId="77777777" w:rsidR="00FC5C22" w:rsidRPr="00763382" w:rsidRDefault="00FC5C22" w:rsidP="00FC5C22">
      <w:pPr>
        <w:spacing w:line="360" w:lineRule="auto"/>
        <w:jc w:val="both"/>
        <w:rPr>
          <w:rFonts w:ascii="Arial" w:eastAsia="Times New Roman" w:hAnsi="Arial" w:cs="Arial"/>
          <w:b/>
          <w:color w:val="000000"/>
          <w:sz w:val="20"/>
          <w:szCs w:val="20"/>
        </w:rPr>
      </w:pPr>
      <w:r>
        <w:rPr>
          <w:rFonts w:ascii="Arial" w:eastAsia="Times New Roman" w:hAnsi="Arial" w:cs="Arial"/>
          <w:b/>
          <w:color w:val="000000"/>
          <w:sz w:val="20"/>
          <w:szCs w:val="20"/>
        </w:rPr>
        <w:t>Objetivo</w:t>
      </w:r>
      <w:r w:rsidRPr="00763382">
        <w:rPr>
          <w:rFonts w:ascii="Arial" w:eastAsia="Times New Roman" w:hAnsi="Arial" w:cs="Arial"/>
          <w:b/>
          <w:color w:val="000000"/>
          <w:sz w:val="20"/>
          <w:szCs w:val="20"/>
        </w:rPr>
        <w:t xml:space="preserve"> 6. Empoderamento comunitário</w:t>
      </w:r>
      <w:r>
        <w:rPr>
          <w:rFonts w:ascii="Arial" w:eastAsia="Times New Roman" w:hAnsi="Arial" w:cs="Arial"/>
          <w:b/>
          <w:color w:val="000000"/>
          <w:sz w:val="20"/>
          <w:szCs w:val="20"/>
        </w:rPr>
        <w:t xml:space="preserve"> Responsáveis Dr. Gustavo Duarte e Prof. Henrique Santos</w:t>
      </w:r>
    </w:p>
    <w:p w14:paraId="43CE6CBA" w14:textId="77777777" w:rsidR="00FC5C22" w:rsidRPr="00A03A06" w:rsidRDefault="00FC5C22" w:rsidP="00FC5C22">
      <w:pPr>
        <w:spacing w:line="360" w:lineRule="auto"/>
        <w:ind w:firstLine="720"/>
        <w:jc w:val="both"/>
        <w:rPr>
          <w:rFonts w:ascii="Arial" w:hAnsi="Arial" w:cs="Arial"/>
          <w:color w:val="222222"/>
          <w:sz w:val="20"/>
          <w:szCs w:val="20"/>
          <w:highlight w:val="white"/>
        </w:rPr>
      </w:pPr>
      <w:r w:rsidRPr="00A03A06">
        <w:rPr>
          <w:rFonts w:ascii="Arial" w:hAnsi="Arial" w:cs="Arial"/>
          <w:color w:val="222222"/>
          <w:sz w:val="20"/>
          <w:szCs w:val="20"/>
          <w:highlight w:val="white"/>
        </w:rPr>
        <w:t>A conservação dos ambientes recifais é estritamente dependente da boa gestão dos recursos pesqueiros. Entretanto o sucesso na eficiência das medidas de manejo depende em grande parte da colaboração das comunidades pesqueiras que explo</w:t>
      </w:r>
      <w:r w:rsidRPr="00763382">
        <w:rPr>
          <w:rFonts w:ascii="Arial" w:hAnsi="Arial" w:cs="Arial"/>
          <w:color w:val="222222"/>
          <w:sz w:val="20"/>
          <w:szCs w:val="20"/>
          <w:highlight w:val="white"/>
        </w:rPr>
        <w:t>r</w:t>
      </w:r>
      <w:r w:rsidRPr="00A03A06">
        <w:rPr>
          <w:rFonts w:ascii="Arial" w:hAnsi="Arial" w:cs="Arial"/>
          <w:color w:val="222222"/>
          <w:sz w:val="20"/>
          <w:szCs w:val="20"/>
          <w:highlight w:val="white"/>
        </w:rPr>
        <w:t>am esses recursos. Visto que para uma gestão bem sucedida, este processo deve fomentar a participação ativa dos múltiplos atores sociais envolvidos na exploração deste recurso. Contudo o processo histórico de marginalização dos pescadores tradicionais associado a queda na autoestima dessas comunidades tem dificultado agregar esses atores ao processo de gestão.</w:t>
      </w:r>
    </w:p>
    <w:p w14:paraId="612DF82E" w14:textId="77777777" w:rsidR="00FC5C22" w:rsidRPr="00763382" w:rsidRDefault="00FC5C22" w:rsidP="00FC5C22">
      <w:pPr>
        <w:spacing w:line="360" w:lineRule="auto"/>
        <w:ind w:firstLine="720"/>
        <w:jc w:val="both"/>
        <w:rPr>
          <w:rFonts w:ascii="Arial" w:hAnsi="Arial" w:cs="Arial"/>
          <w:color w:val="222222"/>
          <w:sz w:val="20"/>
          <w:szCs w:val="20"/>
          <w:highlight w:val="white"/>
        </w:rPr>
      </w:pPr>
      <w:r w:rsidRPr="00A03A06">
        <w:rPr>
          <w:rFonts w:ascii="Arial" w:hAnsi="Arial" w:cs="Arial"/>
          <w:color w:val="222222"/>
          <w:sz w:val="20"/>
          <w:szCs w:val="20"/>
          <w:highlight w:val="white"/>
        </w:rPr>
        <w:t xml:space="preserve">As rápidas mudanças sociais e os processos de aculturação econômica e cultural afetam fortemente o conhecimento tradicional sobre o uso dos recursos naturais destas comunidades. Uma estratégia para trazer de volta essas comunidades tradicionais, como membros colaborativos das iniciativas de conservação, é por meio do resgate da autoestima. No caso desse estudo esse resgate se dará pela valorização e difusão do conhecimento empírico, que tem se perdido em consequência da cultura oral e da desvalorização dos saberes tradicionais. O conhecimento acumulado pelas comunidades tradicionais, através da sua estreita relação com a natureza, resultado de gerações de experiências acumuladas, práticas e troca de informação, pode fornecer contribuições relevantes para a conservação da diversidade biológica, além de ser um importante processo de preservação histórica e resgate cultural destes povos. Como o conhecimento tradicional é mantido, principalmente, através </w:t>
      </w:r>
      <w:r w:rsidRPr="00A03A06">
        <w:rPr>
          <w:rFonts w:ascii="Arial" w:hAnsi="Arial" w:cs="Arial"/>
          <w:color w:val="222222"/>
          <w:sz w:val="20"/>
          <w:szCs w:val="20"/>
          <w:highlight w:val="white"/>
        </w:rPr>
        <w:lastRenderedPageBreak/>
        <w:t xml:space="preserve">da experimentação, se o objetivo é preservar este conjunto de experiências, deve-se trabalhar, sobretudo, para conservar os modos de vida dos quais elas surgem e desenvolvem-se. Tendo em vista esta necessidade, o Projeto Tanto Mar visa resgatar e valorizar o conhecimento tradicional à respeito da pesca e culinária de frutos do mar de comunidades pesqueiras no litoral do Extremo Sul da Bahia, Município do Prado, onde está localizada a mais importante reserva de uso sustentável (RESEX) em ambiente recifal do Brasil - a RESEX de Corumbau. </w:t>
      </w:r>
    </w:p>
    <w:p w14:paraId="3B96EA08" w14:textId="77777777" w:rsidR="00FC5C22" w:rsidRPr="00763382" w:rsidRDefault="00FC5C22" w:rsidP="00FC5C22">
      <w:pPr>
        <w:spacing w:line="360" w:lineRule="auto"/>
        <w:ind w:firstLine="720"/>
        <w:jc w:val="both"/>
        <w:rPr>
          <w:rFonts w:ascii="Arial" w:eastAsia="Times New Roman" w:hAnsi="Arial" w:cs="Arial"/>
          <w:sz w:val="20"/>
          <w:szCs w:val="20"/>
        </w:rPr>
      </w:pPr>
    </w:p>
    <w:p w14:paraId="279D0F46"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6.1</w:t>
      </w:r>
      <w:r w:rsidRPr="004F3141">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Realizar </w:t>
      </w:r>
      <w:r w:rsidRPr="00A03A06">
        <w:rPr>
          <w:rFonts w:ascii="Arial" w:eastAsia="Times New Roman" w:hAnsi="Arial" w:cs="Arial"/>
          <w:color w:val="000000"/>
          <w:sz w:val="20"/>
          <w:szCs w:val="20"/>
        </w:rPr>
        <w:t>pesquisa para o resgate dos saberes tradicionais da população ligada a pesca nos ambientes recifais trabalhados</w:t>
      </w:r>
      <w:r w:rsidRPr="00763382">
        <w:rPr>
          <w:rFonts w:ascii="Arial" w:eastAsia="Times New Roman" w:hAnsi="Arial" w:cs="Arial"/>
          <w:color w:val="000000"/>
          <w:sz w:val="20"/>
          <w:szCs w:val="20"/>
        </w:rPr>
        <w:t xml:space="preserve"> nesta proposta.</w:t>
      </w:r>
    </w:p>
    <w:p w14:paraId="4F5FA627" w14:textId="77777777" w:rsidR="00FC5C22" w:rsidRPr="00A03A06" w:rsidRDefault="00FC5C22" w:rsidP="00FC5C22">
      <w:pPr>
        <w:spacing w:line="360" w:lineRule="auto"/>
        <w:ind w:firstLine="720"/>
        <w:jc w:val="both"/>
        <w:rPr>
          <w:rFonts w:ascii="Arial" w:hAnsi="Arial" w:cs="Arial"/>
          <w:color w:val="222222"/>
          <w:sz w:val="20"/>
          <w:szCs w:val="20"/>
          <w:highlight w:val="white"/>
        </w:rPr>
      </w:pPr>
      <w:r w:rsidRPr="00A03A06">
        <w:rPr>
          <w:rFonts w:ascii="Arial" w:hAnsi="Arial" w:cs="Arial"/>
          <w:color w:val="222222"/>
          <w:sz w:val="20"/>
          <w:szCs w:val="20"/>
          <w:highlight w:val="white"/>
        </w:rPr>
        <w:t>O trabalho será realizado no municípios do Prado, situada na chamada "Região dos Abrolhoso", a região considerada patrimônio da humanidade pela UNESCO, é um dos principais roteiros turísticos do Estado da Bahia (</w:t>
      </w:r>
      <w:r w:rsidRPr="00A03A06">
        <w:rPr>
          <w:rFonts w:ascii="Arial" w:hAnsi="Arial" w:cs="Arial"/>
          <w:color w:val="222222"/>
          <w:sz w:val="20"/>
          <w:szCs w:val="20"/>
          <w:highlight w:val="green"/>
        </w:rPr>
        <w:t>SILVA et al, 2001</w:t>
      </w:r>
      <w:r w:rsidRPr="00A03A06">
        <w:rPr>
          <w:rFonts w:ascii="Arial" w:hAnsi="Arial" w:cs="Arial"/>
          <w:color w:val="222222"/>
          <w:sz w:val="20"/>
          <w:szCs w:val="20"/>
          <w:highlight w:val="white"/>
        </w:rPr>
        <w:t>). Nesta região está localizado a RESEX do Corumbau, além de outras unidades de conservação que reúnem uma das maiores biodiversidades de ambientes coralíneos do Brasil.</w:t>
      </w:r>
    </w:p>
    <w:p w14:paraId="23760913" w14:textId="77777777" w:rsidR="00FC5C22" w:rsidRPr="00A03A06" w:rsidRDefault="00FC5C22" w:rsidP="00FC5C22">
      <w:pPr>
        <w:spacing w:line="360" w:lineRule="auto"/>
        <w:ind w:firstLine="720"/>
        <w:jc w:val="both"/>
        <w:rPr>
          <w:rFonts w:ascii="Arial" w:hAnsi="Arial" w:cs="Arial"/>
          <w:color w:val="222222"/>
          <w:sz w:val="20"/>
          <w:szCs w:val="20"/>
          <w:highlight w:val="white"/>
        </w:rPr>
      </w:pPr>
      <w:r w:rsidRPr="00A03A06">
        <w:rPr>
          <w:rFonts w:ascii="Arial" w:hAnsi="Arial" w:cs="Arial"/>
          <w:color w:val="222222"/>
          <w:sz w:val="20"/>
          <w:szCs w:val="20"/>
          <w:highlight w:val="white"/>
        </w:rPr>
        <w:t>O objetivo geral do presente estudo é, através de uma perspectiva antropológica descritiva, caracterizar e registrar o conhecimento tradicional relacionado às formas de pescar e culinária de populações tradicionais do sul da Bahia. Deste modo, a partir deste resgate busca-se a preservação da identidade cultural destas populações tradicionais através da valorização da culinária e petrechos/artes de pesca tradicionais. Além da preservação histórica e resgate cultural destas comunidades, estudos como este possibilitam a emergência de saberes e técnicas tradicionais que complementam o conhecimento científico, contribuindo tanto para o uso sustentável dos recursos naturais locais, quanto no provimento de conhecimentos que podem ser úteis na construção de determinado plano de manejo ou na gestão participativa em uma Unidade de Conservação. A metodologia utilizada para obtenção de dados para o trabalho será a etnografia clássica, onde a descrição do modo de vida destes povos tradicionais será realizada por meio de observações diretas, entrevistas semi-estruturadas e conversas informais, com registros em vídeo, som e fotografia. Em paralelo os equipamentos e fa</w:t>
      </w:r>
      <w:r w:rsidRPr="00763382">
        <w:rPr>
          <w:rFonts w:ascii="Arial" w:hAnsi="Arial" w:cs="Arial"/>
          <w:color w:val="222222"/>
          <w:sz w:val="20"/>
          <w:szCs w:val="20"/>
          <w:highlight w:val="white"/>
        </w:rPr>
        <w:t>u</w:t>
      </w:r>
      <w:r w:rsidRPr="00A03A06">
        <w:rPr>
          <w:rFonts w:ascii="Arial" w:hAnsi="Arial" w:cs="Arial"/>
          <w:color w:val="222222"/>
          <w:sz w:val="20"/>
          <w:szCs w:val="20"/>
          <w:highlight w:val="white"/>
        </w:rPr>
        <w:t xml:space="preserve">nas de pesca tradicionais serão descritos e devidamente registrados. Assim como os pratos típicos da culinária pesqueira dessas comunidades. O método de abordagem adotado para as entrevistas será a busca pelas pessoas mais velhas da comunidade e suas lideranças, tendo em vista que estes são considerados os detentores de maior conhecimento dentro da comunidade. Há possibilidade da realização de um evento gastronômico e/ou de exposição fotográfica e de equipamentos para divulgação dos resultados obtidos. Para a obtenção de dados serão realizadas excursões bimestrais ou trimestrais às comunidades em questão, com permanência de aproximadamente cinco dias na região. Os resultados </w:t>
      </w:r>
      <w:r w:rsidRPr="00763382">
        <w:rPr>
          <w:rFonts w:ascii="Arial" w:hAnsi="Arial" w:cs="Arial"/>
          <w:color w:val="222222"/>
          <w:sz w:val="20"/>
          <w:szCs w:val="20"/>
          <w:highlight w:val="white"/>
        </w:rPr>
        <w:t>poderão ser futuramente</w:t>
      </w:r>
      <w:r w:rsidRPr="00A03A06">
        <w:rPr>
          <w:rFonts w:ascii="Arial" w:hAnsi="Arial" w:cs="Arial"/>
          <w:color w:val="222222"/>
          <w:sz w:val="20"/>
          <w:szCs w:val="20"/>
          <w:highlight w:val="white"/>
        </w:rPr>
        <w:t xml:space="preserve"> organizados em um livro ilustrado com os saberes tradicionais resgatados por esta iniciativa.</w:t>
      </w:r>
    </w:p>
    <w:p w14:paraId="0246EEC1" w14:textId="77777777" w:rsidR="00FC5C22" w:rsidRPr="00763382" w:rsidRDefault="00FC5C22" w:rsidP="00FC5C22">
      <w:pPr>
        <w:spacing w:line="360" w:lineRule="auto"/>
        <w:jc w:val="both"/>
        <w:rPr>
          <w:rFonts w:ascii="Arial" w:eastAsia="Times New Roman" w:hAnsi="Arial" w:cs="Arial"/>
          <w:sz w:val="20"/>
          <w:szCs w:val="20"/>
        </w:rPr>
      </w:pPr>
    </w:p>
    <w:p w14:paraId="76421536"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6.2</w:t>
      </w:r>
      <w:r w:rsidRPr="00A03A06">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Fomentar a participação comunitária dos municípios trabalhados através de reuniões dos pescadores tradicionais com as lideranças nacionais da pesca para buscar soluções de conflitos.</w:t>
      </w:r>
    </w:p>
    <w:p w14:paraId="6034B42D" w14:textId="77777777" w:rsidR="00FC5C22" w:rsidRPr="00763382" w:rsidRDefault="00FC5C22" w:rsidP="00FC5C22">
      <w:pPr>
        <w:spacing w:line="360" w:lineRule="auto"/>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ab/>
        <w:t xml:space="preserve">Para esta meta, o projeto Tanto Mar tem o intuito de promover e organizar em ambas as regiões (BA e RJ) reuniões dos pescadores tradicionais com lideranças nacionais da pesca, particularmente </w:t>
      </w:r>
      <w:r w:rsidRPr="00763382">
        <w:rPr>
          <w:rFonts w:ascii="Arial" w:eastAsia="Times New Roman" w:hAnsi="Arial" w:cs="Arial"/>
          <w:color w:val="000000"/>
          <w:sz w:val="20"/>
          <w:szCs w:val="20"/>
        </w:rPr>
        <w:lastRenderedPageBreak/>
        <w:t xml:space="preserve">com os membros da Comissão Nacional de Fortalecimento das Reservas Extrativistas Costeiras e Marinhas (CONFREM) e de membros do Movimento de Pescadores e Pescadoras Artesanais (MPP). </w:t>
      </w:r>
      <w:r w:rsidRPr="00A03A06">
        <w:rPr>
          <w:rFonts w:ascii="Arial" w:eastAsia="Times New Roman" w:hAnsi="Arial" w:cs="Arial"/>
          <w:sz w:val="20"/>
          <w:szCs w:val="20"/>
        </w:rPr>
        <w:t>Podemos destacar</w:t>
      </w:r>
      <w:r w:rsidRPr="00763382">
        <w:rPr>
          <w:rFonts w:ascii="Arial" w:eastAsia="Times New Roman" w:hAnsi="Arial" w:cs="Arial"/>
          <w:sz w:val="20"/>
          <w:szCs w:val="20"/>
        </w:rPr>
        <w:t xml:space="preserve"> </w:t>
      </w:r>
      <w:r w:rsidRPr="00A03A06">
        <w:rPr>
          <w:rFonts w:ascii="Arial" w:eastAsia="Times New Roman" w:hAnsi="Arial" w:cs="Arial"/>
          <w:sz w:val="20"/>
          <w:szCs w:val="20"/>
        </w:rPr>
        <w:t xml:space="preserve">como temáticas prioritárias </w:t>
      </w:r>
      <w:r w:rsidRPr="00763382">
        <w:rPr>
          <w:rFonts w:ascii="Arial" w:eastAsia="Times New Roman" w:hAnsi="Arial" w:cs="Arial"/>
          <w:color w:val="000000"/>
          <w:sz w:val="20"/>
          <w:szCs w:val="20"/>
        </w:rPr>
        <w:t xml:space="preserve"> </w:t>
      </w:r>
      <w:r w:rsidRPr="00A03A06">
        <w:rPr>
          <w:rFonts w:ascii="Arial" w:eastAsia="Times New Roman" w:hAnsi="Arial" w:cs="Arial"/>
          <w:sz w:val="20"/>
          <w:szCs w:val="20"/>
        </w:rPr>
        <w:t>a sustentabilidade da pesca artesanal</w:t>
      </w:r>
      <w:r w:rsidRPr="00763382">
        <w:rPr>
          <w:rFonts w:ascii="Arial" w:eastAsia="Times New Roman" w:hAnsi="Arial" w:cs="Arial"/>
          <w:color w:val="000000"/>
          <w:sz w:val="20"/>
          <w:szCs w:val="20"/>
        </w:rPr>
        <w:t>, o impacto das mudanças climáticas na pesca e conservaç</w:t>
      </w:r>
      <w:r w:rsidRPr="00A03A06">
        <w:rPr>
          <w:rFonts w:ascii="Arial" w:eastAsia="Times New Roman" w:hAnsi="Arial" w:cs="Arial"/>
          <w:sz w:val="20"/>
          <w:szCs w:val="20"/>
        </w:rPr>
        <w:t>ão recifal</w:t>
      </w:r>
      <w:r w:rsidRPr="00763382">
        <w:rPr>
          <w:rFonts w:ascii="Arial" w:eastAsia="Times New Roman" w:hAnsi="Arial" w:cs="Arial"/>
          <w:color w:val="000000"/>
          <w:sz w:val="20"/>
          <w:szCs w:val="20"/>
        </w:rPr>
        <w:t xml:space="preserve"> e a divulgaç</w:t>
      </w:r>
      <w:r w:rsidRPr="00A03A06">
        <w:rPr>
          <w:rFonts w:ascii="Arial" w:eastAsia="Times New Roman" w:hAnsi="Arial" w:cs="Arial"/>
          <w:sz w:val="20"/>
          <w:szCs w:val="20"/>
        </w:rPr>
        <w:t>ão de</w:t>
      </w:r>
      <w:r w:rsidRPr="00763382">
        <w:rPr>
          <w:rFonts w:ascii="Arial" w:eastAsia="Times New Roman" w:hAnsi="Arial" w:cs="Arial"/>
          <w:color w:val="000000"/>
          <w:sz w:val="20"/>
          <w:szCs w:val="20"/>
        </w:rPr>
        <w:t xml:space="preserve"> políticas públicas para os recifes. </w:t>
      </w:r>
    </w:p>
    <w:p w14:paraId="60F100FB" w14:textId="77777777" w:rsidR="00FC5C22" w:rsidRPr="00763382" w:rsidRDefault="00FC5C22" w:rsidP="00FC5C22">
      <w:pPr>
        <w:spacing w:line="360" w:lineRule="auto"/>
        <w:jc w:val="both"/>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ab/>
        <w:t xml:space="preserve">Em cada reunião, teremos um representante líderes tanto do projeto Tanto Mar (pesquisador específico da área que será discutida em cada reunião), dos pescadores locais (para falar de legislação e políticas para a pesca do ponto de vista dos pescadores tradicionais) </w:t>
      </w:r>
      <w:r w:rsidRPr="00A03A06">
        <w:rPr>
          <w:rFonts w:ascii="Arial" w:eastAsia="Times New Roman" w:hAnsi="Arial" w:cs="Arial"/>
          <w:sz w:val="20"/>
          <w:szCs w:val="20"/>
        </w:rPr>
        <w:t>do ICMBio</w:t>
      </w:r>
      <w:r w:rsidRPr="00763382">
        <w:rPr>
          <w:rFonts w:ascii="Arial" w:eastAsia="Times New Roman" w:hAnsi="Arial" w:cs="Arial"/>
          <w:color w:val="000000"/>
          <w:sz w:val="20"/>
          <w:szCs w:val="20"/>
        </w:rPr>
        <w:t xml:space="preserve">. </w:t>
      </w:r>
      <w:r w:rsidRPr="00A03A06">
        <w:rPr>
          <w:rFonts w:ascii="Arial" w:eastAsia="Times New Roman" w:hAnsi="Arial" w:cs="Arial"/>
          <w:sz w:val="20"/>
          <w:szCs w:val="20"/>
        </w:rPr>
        <w:t>S</w:t>
      </w:r>
      <w:r w:rsidRPr="00763382">
        <w:rPr>
          <w:rFonts w:ascii="Arial" w:eastAsia="Times New Roman" w:hAnsi="Arial" w:cs="Arial"/>
          <w:color w:val="000000"/>
          <w:sz w:val="20"/>
          <w:szCs w:val="20"/>
        </w:rPr>
        <w:t xml:space="preserve">erão realizados 6 reuniões (3 por ano) e após este evento relatório e ata de reunião </w:t>
      </w:r>
      <w:r w:rsidRPr="00A03A06">
        <w:rPr>
          <w:rFonts w:ascii="Arial" w:eastAsia="Times New Roman" w:hAnsi="Arial" w:cs="Arial"/>
          <w:sz w:val="20"/>
          <w:szCs w:val="20"/>
        </w:rPr>
        <w:t xml:space="preserve">será enviado ao ICMBio </w:t>
      </w:r>
      <w:r w:rsidRPr="00763382">
        <w:rPr>
          <w:rFonts w:ascii="Arial" w:eastAsia="Times New Roman" w:hAnsi="Arial" w:cs="Arial"/>
          <w:color w:val="000000"/>
          <w:sz w:val="20"/>
          <w:szCs w:val="20"/>
        </w:rPr>
        <w:t>como contribuição.</w:t>
      </w:r>
    </w:p>
    <w:p w14:paraId="18BF86D6" w14:textId="77777777" w:rsidR="00FC5C22" w:rsidRPr="00763382" w:rsidRDefault="00FC5C22" w:rsidP="00FC5C22">
      <w:pPr>
        <w:ind w:left="360" w:hanging="840"/>
        <w:jc w:val="both"/>
        <w:rPr>
          <w:rFonts w:ascii="Arial" w:eastAsia="Times New Roman" w:hAnsi="Arial" w:cs="Arial"/>
          <w:sz w:val="20"/>
          <w:szCs w:val="20"/>
        </w:rPr>
      </w:pPr>
    </w:p>
    <w:p w14:paraId="06A47791" w14:textId="77777777" w:rsidR="00FC5C22" w:rsidRPr="00763382" w:rsidRDefault="00FC5C22" w:rsidP="00FC5C22">
      <w:pPr>
        <w:spacing w:line="360" w:lineRule="auto"/>
        <w:jc w:val="both"/>
        <w:rPr>
          <w:rFonts w:ascii="Arial" w:eastAsia="Times New Roman" w:hAnsi="Arial" w:cs="Arial"/>
          <w:sz w:val="20"/>
          <w:szCs w:val="20"/>
        </w:rPr>
      </w:pPr>
      <w:r>
        <w:rPr>
          <w:rFonts w:ascii="Arial" w:eastAsia="Times New Roman" w:hAnsi="Arial" w:cs="Arial"/>
          <w:b/>
          <w:color w:val="000000"/>
          <w:sz w:val="20"/>
          <w:szCs w:val="20"/>
        </w:rPr>
        <w:t>Ação 6.3</w:t>
      </w:r>
      <w:r w:rsidRPr="00A03A06">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w:t>
      </w:r>
      <w:r w:rsidRPr="00A03A06">
        <w:rPr>
          <w:rFonts w:ascii="Arial" w:eastAsia="Times New Roman" w:hAnsi="Arial" w:cs="Arial"/>
          <w:color w:val="000000"/>
          <w:sz w:val="20"/>
          <w:szCs w:val="20"/>
        </w:rPr>
        <w:t>Apoiar as ações comunitárias das comunidades ligadas às Unidades de Conservação dos dois municípios trabalhados, desenvolvendo o empoderamento comunitário e fortalecendo a relação com os ambientes recifais.</w:t>
      </w:r>
    </w:p>
    <w:p w14:paraId="6E8BB583" w14:textId="77777777" w:rsidR="00FC5C22" w:rsidRPr="00763382" w:rsidRDefault="00FC5C22" w:rsidP="00FC5C22">
      <w:pPr>
        <w:spacing w:line="360" w:lineRule="auto"/>
        <w:ind w:firstLine="360"/>
        <w:jc w:val="both"/>
        <w:rPr>
          <w:rFonts w:ascii="Arial" w:eastAsia="Times New Roman" w:hAnsi="Arial" w:cs="Arial"/>
          <w:sz w:val="20"/>
          <w:szCs w:val="20"/>
        </w:rPr>
      </w:pPr>
      <w:r w:rsidRPr="00763382">
        <w:rPr>
          <w:rFonts w:ascii="Arial" w:eastAsia="Times New Roman" w:hAnsi="Arial" w:cs="Arial"/>
          <w:sz w:val="20"/>
          <w:szCs w:val="20"/>
        </w:rPr>
        <w:t>Os eventos tradicionais comunitários, como festas de padroeiro da comunidade entre outras, são momentos importantes para a comunicação com a sociedade usuária dos recifes de coral. O Projeto Tanto Mar apoiará estas iniciativas comunitárias e preparará ações interativas com distribuição de brindes e banners nos eventos para divulgar os objetivos do projeto e sensibilizar a população local, já agremiada nos eventos comuntários. Ser</w:t>
      </w:r>
      <w:r>
        <w:rPr>
          <w:rFonts w:ascii="Arial" w:eastAsia="Times New Roman" w:hAnsi="Arial" w:cs="Arial"/>
          <w:sz w:val="20"/>
          <w:szCs w:val="20"/>
        </w:rPr>
        <w:t>á</w:t>
      </w:r>
      <w:r w:rsidRPr="00763382">
        <w:rPr>
          <w:rFonts w:ascii="Arial" w:eastAsia="Times New Roman" w:hAnsi="Arial" w:cs="Arial"/>
          <w:sz w:val="20"/>
          <w:szCs w:val="20"/>
        </w:rPr>
        <w:t xml:space="preserve"> apoiado 1 evento por ano em cada região (Prado e Búzios).</w:t>
      </w:r>
    </w:p>
    <w:p w14:paraId="00BF5981" w14:textId="77777777" w:rsidR="00FC5C22" w:rsidRPr="00763382" w:rsidRDefault="00FC5C22" w:rsidP="00FC5C22">
      <w:pPr>
        <w:spacing w:line="360" w:lineRule="auto"/>
        <w:jc w:val="both"/>
        <w:rPr>
          <w:rFonts w:ascii="Arial" w:eastAsia="Times New Roman" w:hAnsi="Arial" w:cs="Arial"/>
          <w:sz w:val="20"/>
          <w:szCs w:val="20"/>
        </w:rPr>
      </w:pPr>
    </w:p>
    <w:p w14:paraId="47D96787" w14:textId="77777777" w:rsidR="00FC5C22" w:rsidRPr="00A03A06" w:rsidRDefault="00FC5C22" w:rsidP="00FC5C22">
      <w:pPr>
        <w:spacing w:line="360" w:lineRule="auto"/>
        <w:jc w:val="both"/>
        <w:rPr>
          <w:rFonts w:ascii="Arial" w:eastAsia="Times New Roman" w:hAnsi="Arial" w:cs="Arial"/>
          <w:b/>
          <w:color w:val="000000"/>
          <w:sz w:val="20"/>
          <w:szCs w:val="20"/>
        </w:rPr>
      </w:pPr>
      <w:r>
        <w:rPr>
          <w:rFonts w:ascii="Arial" w:eastAsia="Times New Roman" w:hAnsi="Arial" w:cs="Arial"/>
          <w:b/>
          <w:color w:val="000000"/>
          <w:sz w:val="20"/>
          <w:szCs w:val="20"/>
        </w:rPr>
        <w:t>Objetivo</w:t>
      </w:r>
      <w:r w:rsidRPr="00763382">
        <w:rPr>
          <w:rFonts w:ascii="Arial" w:eastAsia="Times New Roman" w:hAnsi="Arial" w:cs="Arial"/>
          <w:b/>
          <w:color w:val="000000"/>
          <w:sz w:val="20"/>
          <w:szCs w:val="20"/>
        </w:rPr>
        <w:t xml:space="preserve"> 7. Comunicação e Sensibilização</w:t>
      </w:r>
      <w:r>
        <w:rPr>
          <w:rFonts w:ascii="Arial" w:eastAsia="Times New Roman" w:hAnsi="Arial" w:cs="Arial"/>
          <w:b/>
          <w:color w:val="000000"/>
          <w:sz w:val="20"/>
          <w:szCs w:val="20"/>
        </w:rPr>
        <w:t xml:space="preserve"> (Responsáveis: Profs. Raquel Peixoto, Marcelo Vianna, Fábio Araújo, Henrique Santos, Flavia Lima do Carmo e Dr. Gustavo Duarte)</w:t>
      </w:r>
    </w:p>
    <w:p w14:paraId="7A6592B0"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7.1</w:t>
      </w:r>
      <w:r w:rsidRPr="00A03A06">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Participar de eventos comunitários promovendo a missão do Projeto Tanto Mar de conscientização da importância do ambiente recifal e suas ameaças.</w:t>
      </w:r>
    </w:p>
    <w:p w14:paraId="25B95DC7" w14:textId="77777777" w:rsidR="00FC5C22" w:rsidRPr="00763382" w:rsidRDefault="00FC5C22" w:rsidP="00FC5C22">
      <w:pPr>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A participação em eventos tradicionais comunit</w:t>
      </w:r>
      <w:r>
        <w:rPr>
          <w:rFonts w:ascii="Arial" w:eastAsia="Times New Roman" w:hAnsi="Arial" w:cs="Arial"/>
          <w:color w:val="000000"/>
          <w:sz w:val="20"/>
          <w:szCs w:val="20"/>
        </w:rPr>
        <w:t>á</w:t>
      </w:r>
      <w:r w:rsidRPr="00763382">
        <w:rPr>
          <w:rFonts w:ascii="Arial" w:eastAsia="Times New Roman" w:hAnsi="Arial" w:cs="Arial"/>
          <w:color w:val="000000"/>
          <w:sz w:val="20"/>
          <w:szCs w:val="20"/>
        </w:rPr>
        <w:t>rios, poderá ser realizado através do apoio a inserção da cultura da comunidade como stand de gastronomia tradicional local (Búzios e Prado) ou exposição da cultura indígena (</w:t>
      </w:r>
      <w:r>
        <w:rPr>
          <w:rFonts w:ascii="Arial" w:eastAsia="Times New Roman" w:hAnsi="Arial" w:cs="Arial"/>
          <w:color w:val="000000"/>
          <w:sz w:val="20"/>
          <w:szCs w:val="20"/>
        </w:rPr>
        <w:t>P</w:t>
      </w:r>
      <w:r w:rsidRPr="00763382">
        <w:rPr>
          <w:rFonts w:ascii="Arial" w:eastAsia="Times New Roman" w:hAnsi="Arial" w:cs="Arial"/>
          <w:color w:val="000000"/>
          <w:sz w:val="20"/>
          <w:szCs w:val="20"/>
        </w:rPr>
        <w:t>rado). Além disso, o projeto poderá apoiar o evento diretamente através da doação de brindes, como camisas oficiais do evento. Vale ressaltar que estas virão especificadas o apoio do projeto Tanto Mar e da Petrobras.</w:t>
      </w:r>
    </w:p>
    <w:p w14:paraId="534F6E3D"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7.2</w:t>
      </w:r>
      <w:r w:rsidRPr="00A03A06">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Desenvolver canal de comunicação mutiplataforma, com ênfase nas mídias sociais, para divulgar os resultados e os dados gerados pelo Projeto, bem como comunicar sobre as ameaças e importância dos recifes de corais e comunidades coralíneas.</w:t>
      </w:r>
    </w:p>
    <w:p w14:paraId="2944F6EC" w14:textId="77777777" w:rsidR="00FC5C22" w:rsidRPr="00A03A06" w:rsidRDefault="00FC5C22" w:rsidP="00FC5C22">
      <w:pPr>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Será desenvolvido um</w:t>
      </w:r>
      <w:r>
        <w:rPr>
          <w:rFonts w:ascii="Arial" w:eastAsia="Times New Roman" w:hAnsi="Arial" w:cs="Arial"/>
          <w:color w:val="000000"/>
          <w:sz w:val="20"/>
          <w:szCs w:val="20"/>
        </w:rPr>
        <w:t xml:space="preserve"> site a qual terá como conteúdo</w:t>
      </w:r>
      <w:r w:rsidRPr="00763382">
        <w:rPr>
          <w:rFonts w:ascii="Arial" w:eastAsia="Times New Roman" w:hAnsi="Arial" w:cs="Arial"/>
          <w:color w:val="000000"/>
          <w:sz w:val="20"/>
          <w:szCs w:val="20"/>
        </w:rPr>
        <w:t xml:space="preserve"> pr</w:t>
      </w:r>
      <w:r>
        <w:rPr>
          <w:rFonts w:ascii="Arial" w:eastAsia="Times New Roman" w:hAnsi="Arial" w:cs="Arial"/>
          <w:color w:val="000000"/>
          <w:sz w:val="20"/>
          <w:szCs w:val="20"/>
        </w:rPr>
        <w:t xml:space="preserve">incipal as regiões recifais de </w:t>
      </w:r>
      <w:r w:rsidRPr="00763382">
        <w:rPr>
          <w:rFonts w:ascii="Arial" w:eastAsia="Times New Roman" w:hAnsi="Arial" w:cs="Arial"/>
          <w:color w:val="000000"/>
          <w:sz w:val="20"/>
          <w:szCs w:val="20"/>
        </w:rPr>
        <w:t>Prado</w:t>
      </w:r>
      <w:r>
        <w:rPr>
          <w:rFonts w:ascii="Arial" w:eastAsia="Times New Roman" w:hAnsi="Arial" w:cs="Arial"/>
          <w:color w:val="000000"/>
          <w:sz w:val="20"/>
          <w:szCs w:val="20"/>
        </w:rPr>
        <w:t xml:space="preserve"> (BA) e Armação dos Búzios (RJ). </w:t>
      </w:r>
      <w:r w:rsidRPr="00763382">
        <w:rPr>
          <w:rFonts w:ascii="Arial" w:eastAsia="Times New Roman" w:hAnsi="Arial" w:cs="Arial"/>
          <w:color w:val="000000"/>
          <w:sz w:val="20"/>
          <w:szCs w:val="20"/>
        </w:rPr>
        <w:t>Neste site será possível encontrar, dados referenciais aos recifes de corais, através do mapeamento geográfico. Além disso terá uma sessão sobre a importância dos recifes de corais e o grande papel das espéc</w:t>
      </w:r>
      <w:r>
        <w:rPr>
          <w:rFonts w:ascii="Arial" w:eastAsia="Times New Roman" w:hAnsi="Arial" w:cs="Arial"/>
          <w:color w:val="000000"/>
          <w:sz w:val="20"/>
          <w:szCs w:val="20"/>
        </w:rPr>
        <w:t>ies de corais para o</w:t>
      </w:r>
      <w:r w:rsidRPr="00763382">
        <w:rPr>
          <w:rFonts w:ascii="Arial" w:eastAsia="Times New Roman" w:hAnsi="Arial" w:cs="Arial"/>
          <w:color w:val="000000"/>
          <w:sz w:val="20"/>
          <w:szCs w:val="20"/>
        </w:rPr>
        <w:t xml:space="preserve"> ambiente </w:t>
      </w:r>
      <w:r w:rsidRPr="00A03A06">
        <w:rPr>
          <w:rFonts w:ascii="Arial" w:eastAsia="Times New Roman" w:hAnsi="Arial" w:cs="Arial"/>
          <w:color w:val="000000"/>
          <w:sz w:val="20"/>
          <w:szCs w:val="20"/>
        </w:rPr>
        <w:t>marinho</w:t>
      </w:r>
      <w:r w:rsidRPr="00763382">
        <w:rPr>
          <w:rFonts w:ascii="Arial" w:eastAsia="Times New Roman" w:hAnsi="Arial" w:cs="Arial"/>
          <w:color w:val="000000"/>
          <w:sz w:val="20"/>
          <w:szCs w:val="20"/>
        </w:rPr>
        <w:t xml:space="preserve"> e para a sociedade. </w:t>
      </w:r>
      <w:r w:rsidRPr="00A03A06">
        <w:rPr>
          <w:rFonts w:ascii="Arial" w:eastAsia="Times New Roman" w:hAnsi="Arial" w:cs="Arial"/>
          <w:color w:val="000000"/>
          <w:sz w:val="20"/>
          <w:szCs w:val="20"/>
        </w:rPr>
        <w:t xml:space="preserve">Será criado neste site uma plataforma nacional unificada para </w:t>
      </w:r>
      <w:r w:rsidRPr="00763382">
        <w:rPr>
          <w:rFonts w:ascii="Arial" w:eastAsia="Times New Roman" w:hAnsi="Arial" w:cs="Arial"/>
          <w:color w:val="000000"/>
          <w:sz w:val="20"/>
          <w:szCs w:val="20"/>
        </w:rPr>
        <w:t>identificação e documentação de eventos de branqueamento e de doenças de corais no Brasil, através da ciência cidadã</w:t>
      </w:r>
      <w:r w:rsidRPr="00A03A06">
        <w:rPr>
          <w:rFonts w:ascii="Arial" w:eastAsia="Times New Roman" w:hAnsi="Arial" w:cs="Arial"/>
          <w:color w:val="000000"/>
          <w:sz w:val="20"/>
          <w:szCs w:val="20"/>
        </w:rPr>
        <w:t xml:space="preserve">, a qual as pessoas possam enviar seus relatos e registros e assim, todos possam acompanhar o desenvolvimento deste evento. Além disso, neste site será exposto tamb´me as reuniões realizadas entre os pescadores tradicionais </w:t>
      </w:r>
      <w:r w:rsidRPr="00A03A06">
        <w:rPr>
          <w:rFonts w:ascii="Arial" w:eastAsia="Times New Roman" w:hAnsi="Arial" w:cs="Arial"/>
          <w:color w:val="000000"/>
          <w:sz w:val="20"/>
          <w:szCs w:val="20"/>
        </w:rPr>
        <w:lastRenderedPageBreak/>
        <w:t>e os orgãos competentes CONFREM e MPP e os respectivos resultados.</w:t>
      </w:r>
      <w:r w:rsidRPr="00763382">
        <w:rPr>
          <w:rFonts w:ascii="Arial" w:eastAsia="Times New Roman" w:hAnsi="Arial" w:cs="Arial"/>
          <w:color w:val="000000"/>
          <w:sz w:val="20"/>
          <w:szCs w:val="20"/>
        </w:rPr>
        <w:t xml:space="preserve"> Além do site será criado um aplicativo para ajudar no registro dos relatos sobre o evento de branqueamento. Outros canais de comunicação social tais como, </w:t>
      </w:r>
      <w:r w:rsidRPr="00A03A06">
        <w:rPr>
          <w:rFonts w:ascii="Arial" w:eastAsia="Times New Roman" w:hAnsi="Arial" w:cs="Arial"/>
          <w:color w:val="000000"/>
          <w:sz w:val="20"/>
          <w:szCs w:val="20"/>
        </w:rPr>
        <w:t>F</w:t>
      </w:r>
      <w:r w:rsidRPr="00763382">
        <w:rPr>
          <w:rFonts w:ascii="Arial" w:eastAsia="Times New Roman" w:hAnsi="Arial" w:cs="Arial"/>
          <w:color w:val="000000"/>
          <w:sz w:val="20"/>
          <w:szCs w:val="20"/>
        </w:rPr>
        <w:t xml:space="preserve">acebook, </w:t>
      </w:r>
      <w:r w:rsidRPr="00A03A06">
        <w:rPr>
          <w:rFonts w:ascii="Arial" w:eastAsia="Times New Roman" w:hAnsi="Arial" w:cs="Arial"/>
          <w:color w:val="000000"/>
          <w:sz w:val="20"/>
          <w:szCs w:val="20"/>
        </w:rPr>
        <w:t>I</w:t>
      </w:r>
      <w:r w:rsidRPr="00763382">
        <w:rPr>
          <w:rFonts w:ascii="Arial" w:eastAsia="Times New Roman" w:hAnsi="Arial" w:cs="Arial"/>
          <w:color w:val="000000"/>
          <w:sz w:val="20"/>
          <w:szCs w:val="20"/>
        </w:rPr>
        <w:t xml:space="preserve">nstagram </w:t>
      </w:r>
      <w:r w:rsidRPr="00A03A06">
        <w:rPr>
          <w:rFonts w:ascii="Arial" w:eastAsia="Times New Roman" w:hAnsi="Arial" w:cs="Arial"/>
          <w:color w:val="000000"/>
          <w:sz w:val="20"/>
          <w:szCs w:val="20"/>
        </w:rPr>
        <w:t>e Twitter</w:t>
      </w:r>
      <w:r w:rsidRPr="00763382">
        <w:rPr>
          <w:rFonts w:ascii="Arial" w:eastAsia="Times New Roman" w:hAnsi="Arial" w:cs="Arial"/>
          <w:color w:val="000000"/>
          <w:sz w:val="20"/>
          <w:szCs w:val="20"/>
        </w:rPr>
        <w:t xml:space="preserve"> serão utilizados como forma de manter a comunidade parceiramente ativa.</w:t>
      </w:r>
    </w:p>
    <w:p w14:paraId="55C190A1"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7.3</w:t>
      </w:r>
      <w:r w:rsidRPr="00A03A06">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Produzir vídeos e imagens do ambiente recifal para divulgar para o grande público.</w:t>
      </w:r>
    </w:p>
    <w:p w14:paraId="7DD6429B" w14:textId="77777777" w:rsidR="00FC5C22" w:rsidRPr="00763382" w:rsidRDefault="00FC5C22" w:rsidP="00FC5C22">
      <w:pPr>
        <w:widowControl w:val="0"/>
        <w:spacing w:line="360" w:lineRule="auto"/>
        <w:ind w:firstLine="720"/>
        <w:jc w:val="both"/>
        <w:rPr>
          <w:rFonts w:ascii="Arial" w:eastAsia="Times New Roman" w:hAnsi="Arial" w:cs="Arial"/>
          <w:color w:val="000000"/>
          <w:sz w:val="20"/>
          <w:szCs w:val="20"/>
        </w:rPr>
      </w:pPr>
      <w:r w:rsidRPr="00763382">
        <w:rPr>
          <w:rFonts w:ascii="Arial" w:eastAsia="Times New Roman" w:hAnsi="Arial" w:cs="Arial"/>
          <w:color w:val="000000"/>
          <w:sz w:val="20"/>
          <w:szCs w:val="20"/>
        </w:rPr>
        <w:t>O método a ser utilizado para o processo de divulgação do projeto e da integração da comunidade com a pesquisa e o ambiente marinho será através de vídeos que poderá ser divulgado no âmbito nacional e internacional. Nestes vídeos serão mostrado; (a), os recifes Brasileiros; (b), seu grau de resiliência; (c), a montagem das fazendas das corais em Prado e Búzios</w:t>
      </w:r>
      <w:r>
        <w:rPr>
          <w:rFonts w:ascii="Arial" w:eastAsia="Times New Roman" w:hAnsi="Arial" w:cs="Arial"/>
          <w:color w:val="000000"/>
          <w:sz w:val="20"/>
          <w:szCs w:val="20"/>
        </w:rPr>
        <w:t xml:space="preserve"> e monitoramento de recifes</w:t>
      </w:r>
      <w:r w:rsidRPr="00763382">
        <w:rPr>
          <w:rFonts w:ascii="Arial" w:eastAsia="Times New Roman" w:hAnsi="Arial" w:cs="Arial"/>
          <w:color w:val="000000"/>
          <w:sz w:val="20"/>
          <w:szCs w:val="20"/>
        </w:rPr>
        <w:t xml:space="preserve">; com a participação direta de pesquisadores, mergulhadores profissionais e membros da comunidade local, (d), as pesquisas com probióticos marinhos que irão auxiliar na calcificação do esqueleto dos corais e fortalecer o crescimento; (e), atividades educacionais </w:t>
      </w:r>
      <w:r w:rsidRPr="00763382">
        <w:rPr>
          <w:rFonts w:ascii="Arial" w:eastAsia="Times New Roman" w:hAnsi="Arial" w:cs="Arial"/>
          <w:i/>
          <w:color w:val="000000"/>
          <w:sz w:val="20"/>
          <w:szCs w:val="20"/>
        </w:rPr>
        <w:t xml:space="preserve">in </w:t>
      </w:r>
      <w:r w:rsidRPr="00763382">
        <w:rPr>
          <w:rFonts w:ascii="Arial" w:eastAsia="Times New Roman" w:hAnsi="Arial" w:cs="Arial"/>
          <w:i/>
          <w:sz w:val="20"/>
          <w:szCs w:val="20"/>
        </w:rPr>
        <w:t>l</w:t>
      </w:r>
      <w:r w:rsidRPr="00763382">
        <w:rPr>
          <w:rFonts w:ascii="Arial" w:eastAsia="Times New Roman" w:hAnsi="Arial" w:cs="Arial"/>
          <w:i/>
          <w:color w:val="000000"/>
          <w:sz w:val="20"/>
          <w:szCs w:val="20"/>
        </w:rPr>
        <w:t xml:space="preserve">oco </w:t>
      </w:r>
      <w:r w:rsidRPr="00763382">
        <w:rPr>
          <w:rFonts w:ascii="Arial" w:eastAsia="Times New Roman" w:hAnsi="Arial" w:cs="Arial"/>
          <w:color w:val="000000"/>
          <w:sz w:val="20"/>
          <w:szCs w:val="20"/>
        </w:rPr>
        <w:t>em ambas regiões, acompanhando o desenvolvimento de conscientização e aprendizagem da comunidade nas escolas de ensino público; (f), o trabalho colaborativo e solidário, em rede, mostrando a interação com os grupos colaboradores desse projeto, de várias partes do mundo, e a troca de conhecimento entre nosso grupo e a comunidade científica e envolvida na restauração de corais ao redor do mundo (Maldivas, Palau, Curaçao, Grande Barreira de Corais, etc). Serão relatado</w:t>
      </w:r>
      <w:r>
        <w:rPr>
          <w:rFonts w:ascii="Arial" w:eastAsia="Times New Roman" w:hAnsi="Arial" w:cs="Arial"/>
          <w:color w:val="000000"/>
          <w:sz w:val="20"/>
          <w:szCs w:val="20"/>
        </w:rPr>
        <w:t>s</w:t>
      </w:r>
      <w:r w:rsidRPr="00763382">
        <w:rPr>
          <w:rFonts w:ascii="Arial" w:eastAsia="Times New Roman" w:hAnsi="Arial" w:cs="Arial"/>
          <w:color w:val="000000"/>
          <w:sz w:val="20"/>
          <w:szCs w:val="20"/>
        </w:rPr>
        <w:t xml:space="preserve"> também em vídeo a consc</w:t>
      </w:r>
      <w:r>
        <w:rPr>
          <w:rFonts w:ascii="Arial" w:eastAsia="Times New Roman" w:hAnsi="Arial" w:cs="Arial"/>
          <w:color w:val="000000"/>
          <w:sz w:val="20"/>
          <w:szCs w:val="20"/>
        </w:rPr>
        <w:t>i</w:t>
      </w:r>
      <w:r w:rsidRPr="00763382">
        <w:rPr>
          <w:rFonts w:ascii="Arial" w:eastAsia="Times New Roman" w:hAnsi="Arial" w:cs="Arial"/>
          <w:color w:val="000000"/>
          <w:sz w:val="20"/>
          <w:szCs w:val="20"/>
        </w:rPr>
        <w:t>entização dos turistas em relação a preservação do ambiente marinho. Na região de Prado, será realizado entrevistas com alguns membros da comunidade, indígena que irão mostrarão a importância dos recifes de corais para a comunidade.</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Serão mostrados também as campanhas de limpeza das praias</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e os resultados da integralização sócio-ambiental, mostrando o desenvolvimento das fazendas dos corais e a preservação do ambiente marinho. Esses vídeos serão gerados e divulgados ao longo do projeto e poderão, futuramente, caso haja interesse da Petrobras e de alguma produtora, em parceria, compor um documentário relatando todas essas ações inovadoras e totalmente inéditas no Brasil, muito mais voltadas a ações de restauração e desenvolvimento de tecnologia pioneira e local, combinadas a técnicas bem descritas na literatura, e resgate de conhecimento tradicional, do que qualquer outra iniciativa Brasileira em vigor.</w:t>
      </w:r>
    </w:p>
    <w:p w14:paraId="1FC63783"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7.4</w:t>
      </w:r>
      <w:r w:rsidRPr="00B36CCF">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Divulgar o Projeto com a distribuição de brindes e produtos relacionados aos temas do projeto.</w:t>
      </w:r>
    </w:p>
    <w:p w14:paraId="124C522B" w14:textId="77777777" w:rsidR="00FC5C22" w:rsidRDefault="00FC5C22" w:rsidP="00FC5C22">
      <w:pPr>
        <w:spacing w:line="360" w:lineRule="auto"/>
        <w:ind w:hanging="840"/>
        <w:jc w:val="both"/>
        <w:rPr>
          <w:rFonts w:ascii="Arial" w:eastAsia="Times New Roman" w:hAnsi="Arial" w:cs="Arial"/>
          <w:color w:val="000000"/>
          <w:sz w:val="20"/>
          <w:szCs w:val="20"/>
        </w:rPr>
      </w:pPr>
      <w:r w:rsidRPr="00763382">
        <w:rPr>
          <w:rFonts w:ascii="Arial" w:eastAsia="Times New Roman" w:hAnsi="Arial" w:cs="Arial"/>
          <w:color w:val="000000"/>
          <w:sz w:val="20"/>
          <w:szCs w:val="20"/>
        </w:rPr>
        <w:tab/>
      </w:r>
      <w:r w:rsidRPr="00763382">
        <w:rPr>
          <w:rFonts w:ascii="Arial" w:eastAsia="Times New Roman" w:hAnsi="Arial" w:cs="Arial"/>
          <w:color w:val="000000"/>
          <w:sz w:val="20"/>
          <w:szCs w:val="20"/>
        </w:rPr>
        <w:tab/>
      </w:r>
      <w:commentRangeStart w:id="18"/>
      <w:r w:rsidRPr="009E2B1B">
        <w:rPr>
          <w:rFonts w:ascii="Arial" w:eastAsia="Times New Roman" w:hAnsi="Arial" w:cs="Arial"/>
          <w:color w:val="000000"/>
          <w:sz w:val="20"/>
          <w:szCs w:val="20"/>
          <w:highlight w:val="yellow"/>
        </w:rPr>
        <w:t xml:space="preserve">Para a divulgação do projeto serão realizados a confecção de diversos brindes, como 1) Camisas (para todos os membros participantes, alguns membros da comunidade) – 1000 unidades; 2) Kit escolar sustentável para as crianças das escolas contempladas (1 caderno, 1 lápis, 1 borracha e 1 caneta) 500 unidades; 3) Canecas (para incentivar a não utilização de copos plásticos)- 500 unidades; 4) Garrafas térmicas (para incentivar a não utilização de copos plásticos) - 300 unidades; 5) Chaveiros (forma de divulgação do projeto) - 1000 unidades; 6)Pendrivers - 200 unidades; 6) Livreto com a tábua de mares (será de grande utilidade para os pescadores) - 200 unidades; 7) Laternas (Para os pescadores locais)- 300 unidades; 8) Camisas com proteção contra os raios ultra violetas (UV) (será distribuídos para adultos e crianças) -  400 unidades; 9) Bonés - 500 unidades; 10) Adesivos- 2000 unidades; 11) Lençol (Será doado como brindes para a Escola Municipal Santa Rita de Cássia- BA para atender a demanda de alojamento durante as reuniões) – 40 unidades; 12) Travesseiro (Será </w:t>
      </w:r>
      <w:r w:rsidRPr="009E2B1B">
        <w:rPr>
          <w:rFonts w:ascii="Arial" w:eastAsia="Times New Roman" w:hAnsi="Arial" w:cs="Arial"/>
          <w:color w:val="000000"/>
          <w:sz w:val="20"/>
          <w:szCs w:val="20"/>
          <w:highlight w:val="yellow"/>
        </w:rPr>
        <w:lastRenderedPageBreak/>
        <w:t>doado como brindes para a Escola Municipal Santa Rita de Cássia- BA para atender a demanda de alojamento durante as reuniões) – 40 unidades; 13) Cobertores (Será doado como brindes para a Escola Municipal Santa Rita de Cássia- BA para atender a demanda de alojamento durante as reuniões)– 40 unidades; 14) Toalhas para banho (Será doado como brindes para a Escola Municipal Santa Rita de Cássia- BA para atender a demanda de alojamento durante as reuniões)– 40 unidades ; 15) Bolsas de pano (iremos trabalhar na questão da conscientização de utilizar a bolsa de pano substituindo as bolsas plásticas) – 200 unidades; 17) Bloco de notas – 1000 unidades; 18) Toalhas de praia – 100 unidades; 19) Cangas de praia – 100 unidades, livro infantil sobre ecossistema marinho – 1000 unidades.</w:t>
      </w:r>
      <w:commentRangeEnd w:id="18"/>
      <w:r>
        <w:rPr>
          <w:rStyle w:val="Refdecomentrio"/>
          <w:rFonts w:ascii="Arial" w:hAnsi="Arial" w:cs="Arial"/>
        </w:rPr>
        <w:commentReference w:id="18"/>
      </w:r>
    </w:p>
    <w:p w14:paraId="14F8EA3B" w14:textId="77777777" w:rsidR="00FC5C2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7.5</w:t>
      </w:r>
      <w:r w:rsidRPr="00B36CCF">
        <w:rPr>
          <w:rFonts w:ascii="Arial" w:eastAsia="Times New Roman" w:hAnsi="Arial" w:cs="Arial"/>
          <w:b/>
          <w:color w:val="000000"/>
          <w:sz w:val="20"/>
          <w:szCs w:val="20"/>
        </w:rPr>
        <w:t xml:space="preserve"> –</w:t>
      </w:r>
      <w:r>
        <w:rPr>
          <w:rFonts w:ascii="Arial" w:eastAsia="Times New Roman" w:hAnsi="Arial" w:cs="Arial"/>
          <w:color w:val="000000"/>
          <w:sz w:val="20"/>
          <w:szCs w:val="20"/>
        </w:rPr>
        <w:t xml:space="preserve"> Realizar o I Encontro Brasileiro de </w:t>
      </w:r>
      <w:r w:rsidRPr="00CC64EE">
        <w:rPr>
          <w:rFonts w:ascii="Arial" w:eastAsia="Times New Roman" w:hAnsi="Arial" w:cs="Arial"/>
          <w:color w:val="000000"/>
          <w:sz w:val="20"/>
          <w:szCs w:val="20"/>
        </w:rPr>
        <w:t>Resiliência e Refaunação de Recifes de Corais</w:t>
      </w:r>
    </w:p>
    <w:p w14:paraId="2C3E8C29" w14:textId="77777777" w:rsidR="00FC5C2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color w:val="000000"/>
          <w:sz w:val="20"/>
          <w:szCs w:val="20"/>
        </w:rPr>
        <w:tab/>
        <w:t xml:space="preserve">Após um ano de desenvolvimento do projeto, reuniremos a equipe nacional e alguns dos parceiros internacionais para a realização do “I Encontro Brasileiro de </w:t>
      </w:r>
      <w:r w:rsidRPr="00CC64EE">
        <w:rPr>
          <w:rFonts w:ascii="Arial" w:eastAsia="Times New Roman" w:hAnsi="Arial" w:cs="Arial"/>
          <w:color w:val="000000"/>
          <w:sz w:val="20"/>
          <w:szCs w:val="20"/>
        </w:rPr>
        <w:t>Resiliência e Refaunação de Recifes de Corais</w:t>
      </w:r>
      <w:r>
        <w:rPr>
          <w:rFonts w:ascii="Arial" w:eastAsia="Times New Roman" w:hAnsi="Arial" w:cs="Arial"/>
          <w:color w:val="000000"/>
          <w:sz w:val="20"/>
          <w:szCs w:val="20"/>
        </w:rPr>
        <w:t xml:space="preserve">”. Este encontro terá duração de </w:t>
      </w:r>
      <w:r>
        <w:rPr>
          <w:rFonts w:ascii="Arial" w:eastAsia="Times New Roman" w:hAnsi="Arial" w:cs="Arial"/>
          <w:color w:val="000000"/>
          <w:sz w:val="20"/>
          <w:szCs w:val="20"/>
          <w:highlight w:val="yellow"/>
        </w:rPr>
        <w:t>3</w:t>
      </w:r>
      <w:r>
        <w:rPr>
          <w:rFonts w:ascii="Arial" w:eastAsia="Times New Roman" w:hAnsi="Arial" w:cs="Arial"/>
          <w:color w:val="000000"/>
          <w:sz w:val="20"/>
          <w:szCs w:val="20"/>
        </w:rPr>
        <w:t xml:space="preserve"> dias em sequência e uma programação será idealizada de acordo com o número de participantes inscritos. Durante o evento teremos sessões de discussão sobre os temas: 1) Eventos de branqueamento em massa dos corais ao redor do mundo; 2) Monitoramento da quantidade e diversidade de espécies nas localidades de Prado e Búzios;  3) Metodologias de cultivo e refaunação de corais utilizadas pelos grupos participantes; 4) Metodologias de cultivo e refaunação utilizados por nosso grupo durante o projeto; 5) Resultados alcançados pelo projeto ao final do período em todas as vertentes do projeto; 6) Discutir estratégias para que possamos atingir todas as ações propostas ao final dos dois anos de Tanto Mar. </w:t>
      </w:r>
    </w:p>
    <w:p w14:paraId="7693D99B" w14:textId="77777777" w:rsidR="00FC5C22" w:rsidRPr="00763382" w:rsidRDefault="00FC5C22" w:rsidP="00FC5C22">
      <w:pPr>
        <w:spacing w:line="360" w:lineRule="auto"/>
        <w:ind w:hanging="840"/>
        <w:jc w:val="both"/>
        <w:rPr>
          <w:rFonts w:ascii="Arial" w:eastAsia="Times New Roman" w:hAnsi="Arial" w:cs="Arial"/>
          <w:color w:val="000000"/>
          <w:sz w:val="20"/>
          <w:szCs w:val="20"/>
        </w:rPr>
      </w:pPr>
    </w:p>
    <w:p w14:paraId="211011E9" w14:textId="77777777" w:rsidR="00FC5C22" w:rsidRPr="00B36CCF" w:rsidRDefault="00FC5C22" w:rsidP="00FC5C22">
      <w:pPr>
        <w:spacing w:line="360" w:lineRule="auto"/>
        <w:jc w:val="both"/>
        <w:rPr>
          <w:rFonts w:ascii="Arial" w:eastAsia="Times New Roman" w:hAnsi="Arial" w:cs="Arial"/>
          <w:b/>
          <w:sz w:val="20"/>
          <w:szCs w:val="20"/>
        </w:rPr>
      </w:pPr>
      <w:r>
        <w:rPr>
          <w:rFonts w:ascii="Arial" w:eastAsia="Times New Roman" w:hAnsi="Arial" w:cs="Arial"/>
          <w:b/>
          <w:sz w:val="20"/>
          <w:szCs w:val="20"/>
        </w:rPr>
        <w:t>Objetivo</w:t>
      </w:r>
      <w:r w:rsidRPr="00763382">
        <w:rPr>
          <w:rFonts w:ascii="Arial" w:eastAsia="Times New Roman" w:hAnsi="Arial" w:cs="Arial"/>
          <w:b/>
          <w:sz w:val="20"/>
          <w:szCs w:val="20"/>
        </w:rPr>
        <w:t xml:space="preserve"> 8. Poluição e Clima</w:t>
      </w:r>
    </w:p>
    <w:p w14:paraId="008BE234" w14:textId="77777777" w:rsidR="00FC5C22" w:rsidRPr="009E2B1B" w:rsidRDefault="00FC5C22" w:rsidP="00FC5C22">
      <w:pPr>
        <w:spacing w:line="360" w:lineRule="auto"/>
        <w:jc w:val="both"/>
        <w:rPr>
          <w:rFonts w:ascii="Arial" w:eastAsia="Times New Roman" w:hAnsi="Arial" w:cs="Arial"/>
          <w:color w:val="000000"/>
          <w:sz w:val="20"/>
          <w:szCs w:val="20"/>
          <w:highlight w:val="yellow"/>
        </w:rPr>
      </w:pPr>
      <w:commentRangeStart w:id="19"/>
      <w:r>
        <w:rPr>
          <w:rFonts w:ascii="Arial" w:eastAsia="Times New Roman" w:hAnsi="Arial" w:cs="Arial"/>
          <w:b/>
          <w:color w:val="000000"/>
          <w:sz w:val="20"/>
          <w:szCs w:val="20"/>
        </w:rPr>
        <w:t>Ação 8.1</w:t>
      </w:r>
      <w:r w:rsidRPr="00B36CCF">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w:t>
      </w:r>
      <w:commentRangeEnd w:id="19"/>
      <w:r>
        <w:rPr>
          <w:rStyle w:val="Refdecomentrio"/>
          <w:rFonts w:ascii="Arial" w:hAnsi="Arial" w:cs="Arial"/>
        </w:rPr>
        <w:commentReference w:id="19"/>
      </w:r>
      <w:r w:rsidRPr="009E2B1B">
        <w:rPr>
          <w:rFonts w:ascii="Arial" w:eastAsia="Times New Roman" w:hAnsi="Arial" w:cs="Arial"/>
          <w:color w:val="000000"/>
          <w:sz w:val="20"/>
          <w:szCs w:val="20"/>
          <w:highlight w:val="yellow"/>
        </w:rPr>
        <w:t>Realizar ação de coleta de res</w:t>
      </w:r>
      <w:r w:rsidRPr="009E2B1B">
        <w:rPr>
          <w:rFonts w:ascii="Arial" w:eastAsia="Times New Roman" w:hAnsi="Arial" w:cs="Arial"/>
          <w:sz w:val="20"/>
          <w:szCs w:val="20"/>
          <w:highlight w:val="yellow"/>
        </w:rPr>
        <w:t>í</w:t>
      </w:r>
      <w:r w:rsidRPr="009E2B1B">
        <w:rPr>
          <w:rFonts w:ascii="Arial" w:eastAsia="Times New Roman" w:hAnsi="Arial" w:cs="Arial"/>
          <w:color w:val="000000"/>
          <w:sz w:val="20"/>
          <w:szCs w:val="20"/>
          <w:highlight w:val="yellow"/>
        </w:rPr>
        <w:t>duos sólidos na areia e plástico submarino no Município de Armação dos Búzios;</w:t>
      </w:r>
    </w:p>
    <w:p w14:paraId="11718E1B" w14:textId="77777777" w:rsidR="00FC5C22" w:rsidRPr="009E2B1B" w:rsidRDefault="00FC5C22" w:rsidP="00FC5C22">
      <w:pPr>
        <w:spacing w:line="360" w:lineRule="auto"/>
        <w:jc w:val="both"/>
        <w:rPr>
          <w:rFonts w:ascii="Arial" w:eastAsia="Times New Roman" w:hAnsi="Arial" w:cs="Arial"/>
          <w:sz w:val="20"/>
          <w:szCs w:val="20"/>
          <w:highlight w:val="yellow"/>
        </w:rPr>
      </w:pPr>
      <w:r w:rsidRPr="009E2B1B">
        <w:rPr>
          <w:rFonts w:ascii="Arial" w:eastAsia="Times New Roman" w:hAnsi="Arial" w:cs="Arial"/>
          <w:sz w:val="20"/>
          <w:szCs w:val="20"/>
          <w:highlight w:val="yellow"/>
        </w:rPr>
        <w:tab/>
        <w:t>Na região de Armação dos Búzios (RJ), encontram-se corais de baixa profundidade (rasos) próximo à lugares onde são realizados o desembarque dos turistas que chegam à cidade de cruzeiros marítimos. Com isso, ocorre o aumento do número de resíduos que são jogados na areia e no mar nos períodos em que o turismo está em alta. Neste projeto será realizado a campanha “praia limpa” para a retirada de lixos das praias com a participação direta e ativa de membros da comunidade. Esta campanha será realizada por biólogos e profissionais da educação, que irão orientar e alertar a população sobre o impacto do lixo no ambiente marinho. Esta ação ocorrerá semestralmente duração de 6 horas cada, totalizando em 2 ações anuais em cada localidade.</w:t>
      </w:r>
    </w:p>
    <w:p w14:paraId="4C65518A" w14:textId="77777777" w:rsidR="00FC5C22" w:rsidRPr="009E2B1B" w:rsidRDefault="00FC5C22" w:rsidP="00FC5C22">
      <w:pPr>
        <w:spacing w:line="360" w:lineRule="auto"/>
        <w:ind w:firstLine="720"/>
        <w:jc w:val="both"/>
        <w:rPr>
          <w:rFonts w:ascii="Arial" w:eastAsia="Times New Roman" w:hAnsi="Arial" w:cs="Arial"/>
          <w:sz w:val="20"/>
          <w:szCs w:val="20"/>
          <w:highlight w:val="yellow"/>
        </w:rPr>
      </w:pPr>
      <w:r w:rsidRPr="009E2B1B">
        <w:rPr>
          <w:rFonts w:ascii="Arial" w:eastAsia="Times New Roman" w:hAnsi="Arial" w:cs="Arial"/>
          <w:sz w:val="20"/>
          <w:szCs w:val="20"/>
          <w:highlight w:val="yellow"/>
        </w:rPr>
        <w:t>Nesta ação, iremos escolher uma praia na Região de Armação dos Búzios (RJ) que mais sofre com este impacto. Essa escolha será realizada através de pesquisas local e com o auxílio da comunidade, através de fotos, redes sociais e mensagens via celular que serão divulgados através da internet, rádio local e a utilização de banners colocados em locais estratégicos e de grande movimentação da população.</w:t>
      </w:r>
    </w:p>
    <w:p w14:paraId="65F5F528" w14:textId="77777777" w:rsidR="00FC5C22" w:rsidRPr="009E2B1B" w:rsidRDefault="00FC5C22" w:rsidP="00FC5C22">
      <w:pPr>
        <w:spacing w:line="360" w:lineRule="auto"/>
        <w:ind w:firstLine="708"/>
        <w:jc w:val="both"/>
        <w:rPr>
          <w:rFonts w:ascii="Arial" w:eastAsia="Times New Roman" w:hAnsi="Arial" w:cs="Arial"/>
          <w:sz w:val="20"/>
          <w:szCs w:val="20"/>
          <w:highlight w:val="yellow"/>
        </w:rPr>
      </w:pPr>
      <w:r w:rsidRPr="009E2B1B">
        <w:rPr>
          <w:rFonts w:ascii="Arial" w:eastAsia="Times New Roman" w:hAnsi="Arial" w:cs="Arial"/>
          <w:sz w:val="20"/>
          <w:szCs w:val="20"/>
          <w:highlight w:val="yellow"/>
        </w:rPr>
        <w:t xml:space="preserve">Além disso, será realizada uma campanha denominada “Limpa mar”, na qual os mergulhadores (membros da comunidade e profissionais), através de mergulhos autônomos com o auxílio de cilindros, realizarão a coleta de lixo plásticos no ambiente marinho. Está ação ocorrerá a cada ano do projeto. </w:t>
      </w:r>
    </w:p>
    <w:p w14:paraId="27CAF5C5" w14:textId="77777777" w:rsidR="00FC5C22" w:rsidRPr="00763382" w:rsidRDefault="00FC5C22" w:rsidP="00FC5C22">
      <w:pPr>
        <w:spacing w:line="360" w:lineRule="auto"/>
        <w:ind w:firstLine="708"/>
        <w:jc w:val="both"/>
        <w:rPr>
          <w:rFonts w:ascii="Arial" w:eastAsia="Times New Roman" w:hAnsi="Arial" w:cs="Arial"/>
          <w:sz w:val="20"/>
          <w:szCs w:val="20"/>
        </w:rPr>
      </w:pPr>
      <w:r w:rsidRPr="009E2B1B">
        <w:rPr>
          <w:rFonts w:ascii="Arial" w:eastAsia="Times New Roman" w:hAnsi="Arial" w:cs="Arial"/>
          <w:sz w:val="20"/>
          <w:szCs w:val="20"/>
          <w:highlight w:val="yellow"/>
        </w:rPr>
        <w:lastRenderedPageBreak/>
        <w:t>Na região de Prado (BA), não há necessidade de realizar a ação com equipamento de mergulho completo, uma vez que o lixo se concentra na superfície, e não no fundo do oceano. Nesta localidade, portanto, serão realizados mergulhos livres para a coleta de lixo. Serão também distribuídos lixeiras recicladas nas praias das Regiões de Prado</w:t>
      </w:r>
      <w:r>
        <w:rPr>
          <w:rFonts w:ascii="Arial" w:eastAsia="Times New Roman" w:hAnsi="Arial" w:cs="Arial"/>
          <w:sz w:val="20"/>
          <w:szCs w:val="20"/>
        </w:rPr>
        <w:t xml:space="preserve">. </w:t>
      </w:r>
    </w:p>
    <w:p w14:paraId="3043522C" w14:textId="77777777" w:rsidR="00FC5C22" w:rsidRPr="00763382" w:rsidRDefault="00FC5C22" w:rsidP="00FC5C22">
      <w:pPr>
        <w:spacing w:line="360" w:lineRule="auto"/>
        <w:jc w:val="both"/>
        <w:rPr>
          <w:rFonts w:ascii="Arial" w:eastAsia="Times New Roman" w:hAnsi="Arial" w:cs="Arial"/>
          <w:color w:val="000000"/>
          <w:sz w:val="20"/>
          <w:szCs w:val="20"/>
        </w:rPr>
      </w:pPr>
      <w:r>
        <w:rPr>
          <w:rFonts w:ascii="Arial" w:eastAsia="Times New Roman" w:hAnsi="Arial" w:cs="Arial"/>
          <w:b/>
          <w:color w:val="000000"/>
          <w:sz w:val="20"/>
          <w:szCs w:val="20"/>
        </w:rPr>
        <w:t>Ação 8.2</w:t>
      </w:r>
      <w:r w:rsidRPr="00B36CCF">
        <w:rPr>
          <w:rFonts w:ascii="Arial" w:eastAsia="Times New Roman" w:hAnsi="Arial" w:cs="Arial"/>
          <w:b/>
          <w:color w:val="000000"/>
          <w:sz w:val="20"/>
          <w:szCs w:val="20"/>
        </w:rPr>
        <w:t xml:space="preserve"> –</w:t>
      </w:r>
      <w:r w:rsidRPr="00763382">
        <w:rPr>
          <w:rFonts w:ascii="Arial" w:eastAsia="Times New Roman" w:hAnsi="Arial" w:cs="Arial"/>
          <w:color w:val="000000"/>
          <w:sz w:val="20"/>
          <w:szCs w:val="20"/>
        </w:rPr>
        <w:t xml:space="preserve"> </w:t>
      </w:r>
      <w:r w:rsidRPr="00EC21B2">
        <w:rPr>
          <w:rFonts w:ascii="Arial" w:eastAsia="Times New Roman" w:hAnsi="Arial" w:cs="Arial"/>
          <w:color w:val="000000"/>
          <w:sz w:val="20"/>
          <w:szCs w:val="20"/>
        </w:rPr>
        <w:t xml:space="preserve">Sensibilizar a </w:t>
      </w:r>
      <w:r w:rsidRPr="00B36CCF">
        <w:rPr>
          <w:rFonts w:ascii="Arial" w:eastAsia="Times New Roman" w:hAnsi="Arial" w:cs="Arial"/>
          <w:color w:val="000000"/>
          <w:sz w:val="20"/>
          <w:szCs w:val="20"/>
        </w:rPr>
        <w:t>sociedade pelos meios previstos na ação Comunicação e Sensibilização, para a temática do lixo marinho e mudanças climáticas.</w:t>
      </w:r>
    </w:p>
    <w:p w14:paraId="21B42007"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color w:val="000000"/>
          <w:sz w:val="20"/>
          <w:szCs w:val="20"/>
        </w:rPr>
        <w:tab/>
        <w:t>A sensibilização da comunidade irá ocorrer através da divulgação em redes sociais m</w:t>
      </w:r>
      <w:r>
        <w:rPr>
          <w:rFonts w:ascii="Arial" w:eastAsia="Times New Roman" w:hAnsi="Arial" w:cs="Arial"/>
          <w:color w:val="000000"/>
          <w:sz w:val="20"/>
          <w:szCs w:val="20"/>
        </w:rPr>
        <w:t>ais acessadas como o Facebook, Youtube, I</w:t>
      </w:r>
      <w:r w:rsidRPr="00763382">
        <w:rPr>
          <w:rFonts w:ascii="Arial" w:eastAsia="Times New Roman" w:hAnsi="Arial" w:cs="Arial"/>
          <w:color w:val="000000"/>
          <w:sz w:val="20"/>
          <w:szCs w:val="20"/>
        </w:rPr>
        <w:t>nstagram e Twitter. Além disso, será criado um canal de comunicação através de um website com terá como um dos conteúdos as diretrizes de preservação e conservação do ambiente marinho e os efeitos dos impactos antr</w:t>
      </w:r>
      <w:r>
        <w:rPr>
          <w:rFonts w:ascii="Arial" w:eastAsia="Times New Roman" w:hAnsi="Arial" w:cs="Arial"/>
          <w:color w:val="000000"/>
          <w:sz w:val="20"/>
          <w:szCs w:val="20"/>
        </w:rPr>
        <w:t>ópicos</w:t>
      </w:r>
      <w:r w:rsidRPr="00763382">
        <w:rPr>
          <w:rFonts w:ascii="Arial" w:eastAsia="Times New Roman" w:hAnsi="Arial" w:cs="Arial"/>
          <w:color w:val="000000"/>
          <w:sz w:val="20"/>
          <w:szCs w:val="20"/>
        </w:rPr>
        <w:t xml:space="preserve"> neste ecossistema. </w:t>
      </w:r>
      <w:r>
        <w:rPr>
          <w:rFonts w:ascii="Arial" w:eastAsia="Times New Roman" w:hAnsi="Arial" w:cs="Arial"/>
          <w:color w:val="000000"/>
          <w:sz w:val="20"/>
          <w:szCs w:val="20"/>
        </w:rPr>
        <w:t>Também serão utilizados outros meios de divulgação, como</w:t>
      </w:r>
      <w:r w:rsidRPr="00763382">
        <w:rPr>
          <w:rFonts w:ascii="Arial" w:eastAsia="Times New Roman" w:hAnsi="Arial" w:cs="Arial"/>
          <w:color w:val="000000"/>
          <w:sz w:val="20"/>
          <w:szCs w:val="20"/>
        </w:rPr>
        <w:t xml:space="preserve"> jornal local, banners, folhetos explicativos  sensibilizando a comunidade local  sobre a importância de não poluir esses ambientes</w:t>
      </w:r>
      <w:r>
        <w:rPr>
          <w:rFonts w:ascii="Arial" w:eastAsia="Times New Roman" w:hAnsi="Arial" w:cs="Arial"/>
          <w:color w:val="000000"/>
          <w:sz w:val="20"/>
          <w:szCs w:val="20"/>
        </w:rPr>
        <w:t xml:space="preserve"> e uma assessoria de imprensa que irá estabelecer contato com outras mídias e a imprensa em geral, para divulgar as ações do projeto</w:t>
      </w:r>
      <w:r w:rsidRPr="00763382">
        <w:rPr>
          <w:rFonts w:ascii="Arial" w:eastAsia="Times New Roman" w:hAnsi="Arial" w:cs="Arial"/>
          <w:color w:val="000000"/>
          <w:sz w:val="20"/>
          <w:szCs w:val="20"/>
        </w:rPr>
        <w:t xml:space="preserve">. </w:t>
      </w:r>
    </w:p>
    <w:p w14:paraId="163D6F4F" w14:textId="77777777" w:rsidR="00FC5C22" w:rsidRPr="00763382" w:rsidRDefault="00FC5C22" w:rsidP="00FC5C22">
      <w:pPr>
        <w:spacing w:line="360" w:lineRule="auto"/>
        <w:jc w:val="both"/>
        <w:rPr>
          <w:rFonts w:ascii="Arial" w:eastAsia="Times New Roman" w:hAnsi="Arial" w:cs="Arial"/>
          <w:sz w:val="20"/>
          <w:szCs w:val="20"/>
        </w:rPr>
      </w:pPr>
    </w:p>
    <w:p w14:paraId="4DE3D71B" w14:textId="77777777" w:rsidR="00FC5C22" w:rsidRPr="00B36CCF" w:rsidRDefault="00FC5C22" w:rsidP="00FC5C22">
      <w:pPr>
        <w:spacing w:line="360" w:lineRule="auto"/>
        <w:jc w:val="both"/>
        <w:rPr>
          <w:rFonts w:ascii="Arial" w:eastAsia="Times New Roman" w:hAnsi="Arial" w:cs="Arial"/>
          <w:sz w:val="20"/>
          <w:szCs w:val="20"/>
        </w:rPr>
      </w:pPr>
      <w:r>
        <w:rPr>
          <w:rFonts w:ascii="Arial" w:eastAsia="Times New Roman" w:hAnsi="Arial" w:cs="Arial"/>
          <w:b/>
          <w:color w:val="000000"/>
          <w:sz w:val="20"/>
          <w:szCs w:val="20"/>
        </w:rPr>
        <w:t>Ação</w:t>
      </w:r>
      <w:r w:rsidRPr="00B36CCF">
        <w:rPr>
          <w:rFonts w:ascii="Arial" w:eastAsia="Times New Roman" w:hAnsi="Arial" w:cs="Arial"/>
          <w:b/>
          <w:color w:val="000000"/>
          <w:sz w:val="20"/>
          <w:szCs w:val="20"/>
        </w:rPr>
        <w:t xml:space="preserve"> </w:t>
      </w:r>
      <w:r>
        <w:rPr>
          <w:rFonts w:ascii="Arial" w:eastAsia="Times New Roman" w:hAnsi="Arial" w:cs="Arial"/>
          <w:b/>
          <w:color w:val="000000"/>
          <w:sz w:val="20"/>
          <w:szCs w:val="20"/>
        </w:rPr>
        <w:t>8.</w:t>
      </w:r>
      <w:r w:rsidRPr="00B36CCF">
        <w:rPr>
          <w:rFonts w:ascii="Arial" w:eastAsia="Times New Roman" w:hAnsi="Arial" w:cs="Arial"/>
          <w:b/>
          <w:color w:val="000000"/>
          <w:sz w:val="20"/>
          <w:szCs w:val="20"/>
        </w:rPr>
        <w:t>3 –</w:t>
      </w:r>
      <w:r w:rsidRPr="00763382">
        <w:rPr>
          <w:rFonts w:ascii="Arial" w:eastAsia="Times New Roman" w:hAnsi="Arial" w:cs="Arial"/>
          <w:color w:val="000000"/>
          <w:sz w:val="20"/>
          <w:szCs w:val="20"/>
        </w:rPr>
        <w:t xml:space="preserve"> Realizar ação de sensibilização junto aos turistas que visitam o Município do Prado para a temática lixo marinho e mudanças climáticas.</w:t>
      </w:r>
    </w:p>
    <w:p w14:paraId="38C0037F" w14:textId="77777777" w:rsidR="00FC5C22" w:rsidRPr="00763382" w:rsidRDefault="00FC5C22" w:rsidP="00FC5C22">
      <w:pPr>
        <w:spacing w:line="360" w:lineRule="auto"/>
        <w:jc w:val="both"/>
        <w:rPr>
          <w:rFonts w:ascii="Arial" w:eastAsia="Times New Roman" w:hAnsi="Arial" w:cs="Arial"/>
          <w:color w:val="000000"/>
          <w:sz w:val="20"/>
          <w:szCs w:val="20"/>
        </w:rPr>
      </w:pPr>
      <w:r w:rsidRPr="00763382">
        <w:rPr>
          <w:rFonts w:ascii="Arial" w:eastAsia="Times New Roman" w:hAnsi="Arial" w:cs="Arial"/>
          <w:color w:val="000000"/>
          <w:sz w:val="20"/>
          <w:szCs w:val="20"/>
        </w:rPr>
        <w:tab/>
        <w:t>Nesta meta iremos realizar a divulgação da importância da conservação do ambient</w:t>
      </w:r>
      <w:r>
        <w:rPr>
          <w:rFonts w:ascii="Arial" w:eastAsia="Times New Roman" w:hAnsi="Arial" w:cs="Arial"/>
          <w:color w:val="000000"/>
          <w:sz w:val="20"/>
          <w:szCs w:val="20"/>
        </w:rPr>
        <w:t>e recifal da Região de Prado (BA</w:t>
      </w:r>
      <w:r w:rsidRPr="00763382">
        <w:rPr>
          <w:rFonts w:ascii="Arial" w:eastAsia="Times New Roman" w:hAnsi="Arial" w:cs="Arial"/>
          <w:color w:val="000000"/>
          <w:sz w:val="20"/>
          <w:szCs w:val="20"/>
        </w:rPr>
        <w:t>) e dos fatores qu</w:t>
      </w:r>
      <w:r>
        <w:rPr>
          <w:rFonts w:ascii="Arial" w:eastAsia="Times New Roman" w:hAnsi="Arial" w:cs="Arial"/>
          <w:color w:val="000000"/>
          <w:sz w:val="20"/>
          <w:szCs w:val="20"/>
        </w:rPr>
        <w:t>e podem provocar</w:t>
      </w:r>
      <w:r w:rsidRPr="00763382">
        <w:rPr>
          <w:rFonts w:ascii="Arial" w:eastAsia="Times New Roman" w:hAnsi="Arial" w:cs="Arial"/>
          <w:color w:val="000000"/>
          <w:sz w:val="20"/>
          <w:szCs w:val="20"/>
        </w:rPr>
        <w:t xml:space="preserve"> as mudanças climáticas</w:t>
      </w:r>
      <w:r>
        <w:rPr>
          <w:rFonts w:ascii="Arial" w:eastAsia="Times New Roman" w:hAnsi="Arial" w:cs="Arial"/>
          <w:color w:val="000000"/>
          <w:sz w:val="20"/>
          <w:szCs w:val="20"/>
        </w:rPr>
        <w:t xml:space="preserve"> junto aos turistas da região</w:t>
      </w:r>
      <w:r w:rsidRPr="00763382">
        <w:rPr>
          <w:rFonts w:ascii="Arial" w:eastAsia="Times New Roman" w:hAnsi="Arial" w:cs="Arial"/>
          <w:color w:val="000000"/>
          <w:sz w:val="20"/>
          <w:szCs w:val="20"/>
        </w:rPr>
        <w:t xml:space="preserve">. </w:t>
      </w:r>
      <w:r>
        <w:rPr>
          <w:rFonts w:ascii="Arial" w:eastAsia="Times New Roman" w:hAnsi="Arial" w:cs="Arial"/>
          <w:color w:val="000000"/>
          <w:sz w:val="20"/>
          <w:szCs w:val="20"/>
        </w:rPr>
        <w:t>Para isso, i</w:t>
      </w:r>
      <w:r w:rsidRPr="00763382">
        <w:rPr>
          <w:rFonts w:ascii="Arial" w:eastAsia="Times New Roman" w:hAnsi="Arial" w:cs="Arial"/>
          <w:color w:val="000000"/>
          <w:sz w:val="20"/>
          <w:szCs w:val="20"/>
        </w:rPr>
        <w:t>remos confeccionar folhetos explicativos</w:t>
      </w:r>
      <w:r>
        <w:rPr>
          <w:rFonts w:ascii="Arial" w:eastAsia="Times New Roman" w:hAnsi="Arial" w:cs="Arial"/>
          <w:color w:val="000000"/>
          <w:sz w:val="20"/>
          <w:szCs w:val="20"/>
        </w:rPr>
        <w:t xml:space="preserve"> </w:t>
      </w:r>
      <w:r w:rsidRPr="00763382">
        <w:rPr>
          <w:rFonts w:ascii="Arial" w:eastAsia="Times New Roman" w:hAnsi="Arial" w:cs="Arial"/>
          <w:color w:val="000000"/>
          <w:sz w:val="20"/>
          <w:szCs w:val="20"/>
        </w:rPr>
        <w:t xml:space="preserve">sobre as principais medidas a serem tomadas pelos turistas para preservação do ambiente marinho. Os temas abordados </w:t>
      </w:r>
      <w:r>
        <w:rPr>
          <w:rFonts w:ascii="Arial" w:eastAsia="Times New Roman" w:hAnsi="Arial" w:cs="Arial"/>
          <w:color w:val="000000"/>
          <w:sz w:val="20"/>
          <w:szCs w:val="20"/>
        </w:rPr>
        <w:t>nesta ação serão:</w:t>
      </w:r>
    </w:p>
    <w:p w14:paraId="3952ED10" w14:textId="77777777" w:rsidR="00FC5C22" w:rsidRPr="00EC21B2" w:rsidRDefault="00FC5C22" w:rsidP="00FC5C22">
      <w:pPr>
        <w:numPr>
          <w:ilvl w:val="0"/>
          <w:numId w:val="2"/>
        </w:numPr>
        <w:pBdr>
          <w:top w:val="nil"/>
          <w:left w:val="nil"/>
          <w:bottom w:val="nil"/>
          <w:right w:val="nil"/>
          <w:between w:val="nil"/>
        </w:pBdr>
        <w:spacing w:line="360" w:lineRule="auto"/>
        <w:ind w:left="0" w:hanging="284"/>
        <w:contextualSpacing/>
        <w:jc w:val="both"/>
        <w:rPr>
          <w:rFonts w:ascii="Arial" w:hAnsi="Arial" w:cs="Arial"/>
          <w:color w:val="000000"/>
          <w:sz w:val="20"/>
          <w:szCs w:val="20"/>
        </w:rPr>
      </w:pPr>
      <w:r>
        <w:rPr>
          <w:rFonts w:ascii="Arial" w:hAnsi="Arial" w:cs="Arial"/>
          <w:color w:val="000000"/>
          <w:sz w:val="20"/>
          <w:szCs w:val="20"/>
        </w:rPr>
        <w:t>Carbono Azul;</w:t>
      </w:r>
    </w:p>
    <w:p w14:paraId="3D5D550E" w14:textId="77777777" w:rsidR="00FC5C22" w:rsidRPr="00763382" w:rsidRDefault="00FC5C22" w:rsidP="00FC5C22">
      <w:pPr>
        <w:numPr>
          <w:ilvl w:val="0"/>
          <w:numId w:val="2"/>
        </w:numPr>
        <w:pBdr>
          <w:top w:val="nil"/>
          <w:left w:val="nil"/>
          <w:bottom w:val="nil"/>
          <w:right w:val="nil"/>
          <w:between w:val="nil"/>
        </w:pBdr>
        <w:spacing w:line="360" w:lineRule="auto"/>
        <w:ind w:left="0" w:hanging="284"/>
        <w:contextualSpacing/>
        <w:jc w:val="both"/>
        <w:rPr>
          <w:rFonts w:ascii="Arial" w:hAnsi="Arial" w:cs="Arial"/>
          <w:color w:val="000000"/>
          <w:sz w:val="20"/>
          <w:szCs w:val="20"/>
        </w:rPr>
      </w:pPr>
      <w:r w:rsidRPr="00763382">
        <w:rPr>
          <w:rFonts w:ascii="Arial" w:eastAsia="Times New Roman" w:hAnsi="Arial" w:cs="Arial"/>
          <w:color w:val="000000"/>
          <w:sz w:val="20"/>
          <w:szCs w:val="20"/>
        </w:rPr>
        <w:t>Lixos na praia;</w:t>
      </w:r>
    </w:p>
    <w:p w14:paraId="4094D68C" w14:textId="77777777" w:rsidR="00FC5C22" w:rsidRPr="00763382" w:rsidRDefault="00FC5C22" w:rsidP="00FC5C22">
      <w:pPr>
        <w:numPr>
          <w:ilvl w:val="0"/>
          <w:numId w:val="2"/>
        </w:numPr>
        <w:pBdr>
          <w:top w:val="nil"/>
          <w:left w:val="nil"/>
          <w:bottom w:val="nil"/>
          <w:right w:val="nil"/>
          <w:between w:val="nil"/>
        </w:pBdr>
        <w:spacing w:line="360" w:lineRule="auto"/>
        <w:ind w:left="0" w:hanging="284"/>
        <w:contextualSpacing/>
        <w:jc w:val="both"/>
        <w:rPr>
          <w:rFonts w:ascii="Arial" w:hAnsi="Arial" w:cs="Arial"/>
          <w:color w:val="000000"/>
          <w:sz w:val="20"/>
          <w:szCs w:val="20"/>
        </w:rPr>
      </w:pPr>
      <w:r w:rsidRPr="00763382">
        <w:rPr>
          <w:rFonts w:ascii="Arial" w:eastAsia="Times New Roman" w:hAnsi="Arial" w:cs="Arial"/>
          <w:color w:val="000000"/>
          <w:sz w:val="20"/>
          <w:szCs w:val="20"/>
        </w:rPr>
        <w:t>Proteção dos recifes de corais (mergulhos realizados com o enfoque de turismo sem as devidas instruções);</w:t>
      </w:r>
    </w:p>
    <w:p w14:paraId="28F7983F" w14:textId="77777777" w:rsidR="00FC5C22" w:rsidRPr="00B36CCF" w:rsidRDefault="00FC5C22" w:rsidP="00FC5C22">
      <w:pPr>
        <w:numPr>
          <w:ilvl w:val="0"/>
          <w:numId w:val="2"/>
        </w:numPr>
        <w:pBdr>
          <w:top w:val="nil"/>
          <w:left w:val="nil"/>
          <w:bottom w:val="nil"/>
          <w:right w:val="nil"/>
          <w:between w:val="nil"/>
        </w:pBdr>
        <w:spacing w:line="360" w:lineRule="auto"/>
        <w:ind w:left="0" w:hanging="284"/>
        <w:contextualSpacing/>
        <w:jc w:val="both"/>
        <w:rPr>
          <w:rFonts w:ascii="Arial" w:hAnsi="Arial" w:cs="Arial"/>
          <w:color w:val="000000"/>
          <w:sz w:val="20"/>
          <w:szCs w:val="20"/>
        </w:rPr>
      </w:pPr>
      <w:r>
        <w:rPr>
          <w:rFonts w:ascii="Arial" w:eastAsia="Times New Roman" w:hAnsi="Arial" w:cs="Arial"/>
          <w:color w:val="000000"/>
          <w:sz w:val="20"/>
          <w:szCs w:val="20"/>
        </w:rPr>
        <w:t xml:space="preserve">Cuidados no nosso dia a </w:t>
      </w:r>
      <w:r w:rsidRPr="00763382">
        <w:rPr>
          <w:rFonts w:ascii="Arial" w:eastAsia="Times New Roman" w:hAnsi="Arial" w:cs="Arial"/>
          <w:color w:val="000000"/>
          <w:sz w:val="20"/>
          <w:szCs w:val="20"/>
        </w:rPr>
        <w:t>dia para o melhoramento da emissão de carbono para a atmosfera com o intuito de amenizar o aquecimento global que</w:t>
      </w:r>
      <w:r>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de forma direta</w:t>
      </w:r>
      <w:r>
        <w:rPr>
          <w:rFonts w:ascii="Arial" w:eastAsia="Times New Roman" w:hAnsi="Arial" w:cs="Arial"/>
          <w:color w:val="000000"/>
          <w:sz w:val="20"/>
          <w:szCs w:val="20"/>
        </w:rPr>
        <w:t>,</w:t>
      </w:r>
      <w:r w:rsidRPr="00763382">
        <w:rPr>
          <w:rFonts w:ascii="Arial" w:eastAsia="Times New Roman" w:hAnsi="Arial" w:cs="Arial"/>
          <w:color w:val="000000"/>
          <w:sz w:val="20"/>
          <w:szCs w:val="20"/>
        </w:rPr>
        <w:t xml:space="preserve"> afeta o ambiente marinho. Neste caso, ocorre o aumento da temperatura do mar, que leva </w:t>
      </w:r>
      <w:r>
        <w:rPr>
          <w:rFonts w:ascii="Arial" w:eastAsia="Times New Roman" w:hAnsi="Arial" w:cs="Arial"/>
          <w:color w:val="000000"/>
          <w:sz w:val="20"/>
          <w:szCs w:val="20"/>
        </w:rPr>
        <w:t>à</w:t>
      </w:r>
      <w:r w:rsidRPr="00763382">
        <w:rPr>
          <w:rFonts w:ascii="Arial" w:eastAsia="Times New Roman" w:hAnsi="Arial" w:cs="Arial"/>
          <w:color w:val="000000"/>
          <w:sz w:val="20"/>
          <w:szCs w:val="20"/>
        </w:rPr>
        <w:t xml:space="preserve"> acidificação dos mares e afeta os organismos marinhos, </w:t>
      </w:r>
      <w:r>
        <w:rPr>
          <w:rFonts w:ascii="Arial" w:eastAsia="Times New Roman" w:hAnsi="Arial" w:cs="Arial"/>
          <w:color w:val="000000"/>
          <w:sz w:val="20"/>
          <w:szCs w:val="20"/>
        </w:rPr>
        <w:t>em especial</w:t>
      </w:r>
      <w:r w:rsidRPr="00763382">
        <w:rPr>
          <w:rFonts w:ascii="Arial" w:eastAsia="Times New Roman" w:hAnsi="Arial" w:cs="Arial"/>
          <w:color w:val="000000"/>
          <w:sz w:val="20"/>
          <w:szCs w:val="20"/>
        </w:rPr>
        <w:t xml:space="preserve"> os corais.</w:t>
      </w:r>
    </w:p>
    <w:bookmarkEnd w:id="8"/>
    <w:p w14:paraId="3D986521" w14:textId="77777777" w:rsidR="00FC5C22" w:rsidRPr="00763382" w:rsidRDefault="00FC5C22" w:rsidP="00FC5C22">
      <w:pPr>
        <w:widowControl w:val="0"/>
        <w:pBdr>
          <w:top w:val="nil"/>
          <w:left w:val="nil"/>
          <w:bottom w:val="nil"/>
          <w:right w:val="nil"/>
          <w:between w:val="nil"/>
        </w:pBdr>
        <w:spacing w:line="360" w:lineRule="auto"/>
        <w:ind w:firstLine="720"/>
        <w:jc w:val="both"/>
        <w:rPr>
          <w:rFonts w:ascii="Arial" w:eastAsia="Times New Roman" w:hAnsi="Arial" w:cs="Arial"/>
          <w:color w:val="000000"/>
          <w:sz w:val="20"/>
          <w:szCs w:val="20"/>
        </w:rPr>
      </w:pPr>
    </w:p>
    <w:p w14:paraId="1A6C7E54" w14:textId="77777777" w:rsidR="00FC5C22" w:rsidRPr="00763382" w:rsidRDefault="00FC5C22" w:rsidP="00FC5C22">
      <w:pPr>
        <w:widowControl w:val="0"/>
        <w:pBdr>
          <w:top w:val="nil"/>
          <w:left w:val="nil"/>
          <w:bottom w:val="nil"/>
          <w:right w:val="nil"/>
          <w:between w:val="nil"/>
        </w:pBdr>
        <w:spacing w:line="360" w:lineRule="auto"/>
        <w:jc w:val="both"/>
        <w:rPr>
          <w:rFonts w:ascii="Arial" w:eastAsia="Times New Roman" w:hAnsi="Arial" w:cs="Arial"/>
          <w:color w:val="000000"/>
          <w:sz w:val="20"/>
          <w:szCs w:val="20"/>
        </w:rPr>
      </w:pPr>
      <w:commentRangeStart w:id="20"/>
      <w:r w:rsidRPr="00763382">
        <w:rPr>
          <w:rFonts w:ascii="Arial" w:eastAsia="Times New Roman" w:hAnsi="Arial" w:cs="Arial"/>
          <w:b/>
          <w:color w:val="000000"/>
          <w:sz w:val="20"/>
          <w:szCs w:val="20"/>
        </w:rPr>
        <w:t xml:space="preserve">Seção 6 – AVALIAÇÃO DO PROJETO </w:t>
      </w:r>
    </w:p>
    <w:p w14:paraId="4F37201A" w14:textId="77777777" w:rsidR="00FC5C22" w:rsidRPr="00763382" w:rsidRDefault="00FC5C22" w:rsidP="00FC5C22">
      <w:pPr>
        <w:widowControl w:val="0"/>
        <w:spacing w:line="360" w:lineRule="auto"/>
        <w:jc w:val="both"/>
        <w:rPr>
          <w:rFonts w:ascii="Arial" w:eastAsia="Times New Roman" w:hAnsi="Arial" w:cs="Arial"/>
          <w:sz w:val="20"/>
          <w:szCs w:val="20"/>
        </w:rPr>
      </w:pPr>
    </w:p>
    <w:p w14:paraId="10D75925" w14:textId="77777777" w:rsidR="00FC5C22" w:rsidRPr="00763382" w:rsidRDefault="00FC5C22" w:rsidP="00FC5C22">
      <w:pPr>
        <w:pBdr>
          <w:top w:val="nil"/>
          <w:left w:val="nil"/>
          <w:bottom w:val="nil"/>
          <w:right w:val="nil"/>
          <w:between w:val="nil"/>
        </w:pBdr>
        <w:spacing w:line="360" w:lineRule="auto"/>
        <w:jc w:val="both"/>
        <w:rPr>
          <w:rFonts w:ascii="Arial" w:eastAsia="Times New Roman" w:hAnsi="Arial" w:cs="Arial"/>
          <w:color w:val="000000"/>
          <w:sz w:val="20"/>
          <w:szCs w:val="20"/>
        </w:rPr>
      </w:pPr>
      <w:r w:rsidRPr="00763382">
        <w:rPr>
          <w:rFonts w:ascii="Arial" w:eastAsia="Times New Roman" w:hAnsi="Arial" w:cs="Arial"/>
          <w:color w:val="000000"/>
          <w:sz w:val="20"/>
          <w:szCs w:val="20"/>
        </w:rPr>
        <w:t>1. Implementar fazenda de cultivo de corais comunitária no Município de Armação dos Búzios (RJ) e Prado (BA) localidades atendidas pelo Projeto (Ação Fazendas de Cultivo de Corais)</w:t>
      </w:r>
    </w:p>
    <w:commentRangeEnd w:id="20"/>
    <w:p w14:paraId="30838FCC" w14:textId="77777777" w:rsidR="00FC5C22" w:rsidRPr="00763382" w:rsidRDefault="00FC5C22" w:rsidP="00FC5C22">
      <w:pPr>
        <w:widowControl w:val="0"/>
        <w:pBdr>
          <w:top w:val="nil"/>
          <w:left w:val="nil"/>
          <w:bottom w:val="nil"/>
          <w:right w:val="nil"/>
          <w:between w:val="nil"/>
        </w:pBdr>
        <w:spacing w:line="360" w:lineRule="auto"/>
        <w:jc w:val="both"/>
        <w:rPr>
          <w:rFonts w:ascii="Arial" w:eastAsia="Times New Roman" w:hAnsi="Arial" w:cs="Arial"/>
          <w:sz w:val="20"/>
          <w:szCs w:val="20"/>
        </w:rPr>
        <w:sectPr w:rsidR="00FC5C22" w:rsidRPr="00763382" w:rsidSect="00B76581">
          <w:pgSz w:w="11901" w:h="16834"/>
          <w:pgMar w:top="1701" w:right="1134" w:bottom="1418" w:left="1701" w:header="709" w:footer="794" w:gutter="0"/>
          <w:cols w:space="720"/>
        </w:sectPr>
      </w:pPr>
      <w:r>
        <w:rPr>
          <w:rStyle w:val="Refdecomentrio"/>
          <w:rFonts w:ascii="Arial" w:hAnsi="Arial" w:cs="Arial"/>
        </w:rPr>
        <w:commentReference w:id="20"/>
      </w:r>
      <w:r w:rsidRPr="00763382">
        <w:rPr>
          <w:rFonts w:ascii="Arial" w:hAnsi="Arial" w:cs="Arial"/>
          <w:sz w:val="20"/>
          <w:szCs w:val="20"/>
        </w:rPr>
        <w:br w:type="page"/>
      </w:r>
    </w:p>
    <w:p w14:paraId="42305728" w14:textId="77777777" w:rsidR="00FC5C22" w:rsidRPr="00763382" w:rsidRDefault="00FC5C22" w:rsidP="00FC5C22">
      <w:pPr>
        <w:widowControl w:val="0"/>
        <w:pBdr>
          <w:top w:val="nil"/>
          <w:left w:val="nil"/>
          <w:bottom w:val="nil"/>
          <w:right w:val="nil"/>
          <w:between w:val="nil"/>
        </w:pBdr>
        <w:spacing w:line="276" w:lineRule="auto"/>
        <w:jc w:val="both"/>
        <w:rPr>
          <w:rFonts w:ascii="Arial" w:eastAsia="Times New Roman" w:hAnsi="Arial" w:cs="Arial"/>
          <w:sz w:val="20"/>
          <w:szCs w:val="20"/>
        </w:rPr>
      </w:pPr>
    </w:p>
    <w:tbl>
      <w:tblPr>
        <w:tblStyle w:val="12"/>
        <w:tblpPr w:leftFromText="180" w:rightFromText="180" w:horzAnchor="page" w:tblpY="585"/>
        <w:tblW w:w="15276" w:type="dxa"/>
        <w:tblInd w:w="0"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000" w:firstRow="0" w:lastRow="0" w:firstColumn="0" w:lastColumn="0" w:noHBand="0" w:noVBand="0"/>
      </w:tblPr>
      <w:tblGrid>
        <w:gridCol w:w="4077"/>
        <w:gridCol w:w="2552"/>
        <w:gridCol w:w="2693"/>
        <w:gridCol w:w="3260"/>
        <w:gridCol w:w="2694"/>
      </w:tblGrid>
      <w:tr w:rsidR="00FC5C22" w:rsidRPr="009C5AE0" w14:paraId="1B56B46A" w14:textId="77777777" w:rsidTr="009E2B1B">
        <w:trPr>
          <w:trHeight w:val="560"/>
        </w:trPr>
        <w:tc>
          <w:tcPr>
            <w:tcW w:w="4077" w:type="dxa"/>
            <w:tcBorders>
              <w:top w:val="single" w:sz="18" w:space="0" w:color="000000"/>
              <w:bottom w:val="single" w:sz="18" w:space="0" w:color="000000"/>
            </w:tcBorders>
            <w:shd w:val="clear" w:color="auto" w:fill="C0C0C0"/>
            <w:vAlign w:val="center"/>
          </w:tcPr>
          <w:p w14:paraId="538C6F66"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b/>
                <w:color w:val="000000"/>
                <w:sz w:val="20"/>
                <w:szCs w:val="20"/>
              </w:rPr>
              <w:t>Objetivo específico do projeto</w:t>
            </w:r>
          </w:p>
        </w:tc>
        <w:tc>
          <w:tcPr>
            <w:tcW w:w="2552" w:type="dxa"/>
            <w:tcBorders>
              <w:top w:val="single" w:sz="18" w:space="0" w:color="000000"/>
              <w:bottom w:val="single" w:sz="18" w:space="0" w:color="000000"/>
            </w:tcBorders>
            <w:shd w:val="clear" w:color="auto" w:fill="C0C0C0"/>
            <w:vAlign w:val="center"/>
          </w:tcPr>
          <w:p w14:paraId="4D9A7C0A"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b/>
                <w:color w:val="000000"/>
                <w:sz w:val="20"/>
                <w:szCs w:val="20"/>
              </w:rPr>
              <w:t>Indicador</w:t>
            </w:r>
          </w:p>
        </w:tc>
        <w:tc>
          <w:tcPr>
            <w:tcW w:w="2693" w:type="dxa"/>
            <w:tcBorders>
              <w:top w:val="single" w:sz="18" w:space="0" w:color="000000"/>
              <w:bottom w:val="single" w:sz="18" w:space="0" w:color="000000"/>
            </w:tcBorders>
            <w:shd w:val="clear" w:color="auto" w:fill="C0C0C0"/>
            <w:vAlign w:val="center"/>
          </w:tcPr>
          <w:p w14:paraId="3A955942"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b/>
                <w:color w:val="000000"/>
                <w:sz w:val="20"/>
                <w:szCs w:val="20"/>
              </w:rPr>
              <w:t>Meta</w:t>
            </w:r>
          </w:p>
          <w:p w14:paraId="0E8E19B6"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b/>
                <w:color w:val="000000"/>
                <w:sz w:val="20"/>
                <w:szCs w:val="20"/>
              </w:rPr>
              <w:t>(em relação ao indicador)</w:t>
            </w:r>
          </w:p>
        </w:tc>
        <w:tc>
          <w:tcPr>
            <w:tcW w:w="3260" w:type="dxa"/>
            <w:tcBorders>
              <w:top w:val="single" w:sz="18" w:space="0" w:color="000000"/>
              <w:bottom w:val="single" w:sz="18" w:space="0" w:color="000000"/>
            </w:tcBorders>
            <w:shd w:val="clear" w:color="auto" w:fill="C0C0C0"/>
            <w:vAlign w:val="center"/>
          </w:tcPr>
          <w:p w14:paraId="7C7D21B2"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b/>
                <w:color w:val="000000"/>
                <w:sz w:val="20"/>
                <w:szCs w:val="20"/>
              </w:rPr>
              <w:t xml:space="preserve">Meios de verificação </w:t>
            </w:r>
          </w:p>
        </w:tc>
        <w:tc>
          <w:tcPr>
            <w:tcW w:w="2694" w:type="dxa"/>
            <w:tcBorders>
              <w:top w:val="single" w:sz="18" w:space="0" w:color="000000"/>
              <w:bottom w:val="single" w:sz="18" w:space="0" w:color="000000"/>
            </w:tcBorders>
            <w:shd w:val="clear" w:color="auto" w:fill="C0C0C0"/>
            <w:vAlign w:val="center"/>
          </w:tcPr>
          <w:p w14:paraId="6782ADE9"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commentRangeStart w:id="21"/>
            <w:r w:rsidRPr="009C5AE0">
              <w:rPr>
                <w:rFonts w:ascii="Arial" w:eastAsia="Times New Roman" w:hAnsi="Arial" w:cs="Arial"/>
                <w:b/>
                <w:color w:val="000000"/>
                <w:sz w:val="20"/>
                <w:szCs w:val="20"/>
              </w:rPr>
              <w:t>Período</w:t>
            </w:r>
            <w:commentRangeEnd w:id="21"/>
            <w:r w:rsidRPr="009C5AE0">
              <w:rPr>
                <w:rStyle w:val="Refdecomentrio"/>
                <w:rFonts w:ascii="Arial" w:hAnsi="Arial" w:cs="Arial"/>
                <w:sz w:val="20"/>
                <w:szCs w:val="20"/>
              </w:rPr>
              <w:commentReference w:id="21"/>
            </w:r>
            <w:r w:rsidRPr="009C5AE0">
              <w:rPr>
                <w:rFonts w:ascii="Arial" w:eastAsia="Times New Roman" w:hAnsi="Arial" w:cs="Arial"/>
                <w:b/>
                <w:color w:val="000000"/>
                <w:sz w:val="20"/>
                <w:szCs w:val="20"/>
              </w:rPr>
              <w:t xml:space="preserve"> de verificação</w:t>
            </w:r>
          </w:p>
        </w:tc>
      </w:tr>
      <w:tr w:rsidR="00FC5C22" w:rsidRPr="009C5AE0" w14:paraId="76071733" w14:textId="77777777" w:rsidTr="009E2B1B">
        <w:trPr>
          <w:trHeight w:val="580"/>
        </w:trPr>
        <w:tc>
          <w:tcPr>
            <w:tcW w:w="4077" w:type="dxa"/>
            <w:vMerge w:val="restart"/>
            <w:tcBorders>
              <w:top w:val="single" w:sz="18" w:space="0" w:color="000000"/>
            </w:tcBorders>
          </w:tcPr>
          <w:p w14:paraId="68540825" w14:textId="77777777" w:rsidR="00FC5C22" w:rsidRPr="009C5AE0" w:rsidRDefault="00FC5C22" w:rsidP="009E2B1B">
            <w:pPr>
              <w:jc w:val="both"/>
              <w:rPr>
                <w:rFonts w:ascii="Arial" w:eastAsia="Times New Roman" w:hAnsi="Arial" w:cs="Arial"/>
                <w:sz w:val="20"/>
                <w:szCs w:val="20"/>
              </w:rPr>
            </w:pPr>
            <w:r w:rsidRPr="009C5AE0">
              <w:rPr>
                <w:rFonts w:ascii="Arial" w:eastAsia="Times New Roman" w:hAnsi="Arial" w:cs="Arial"/>
                <w:color w:val="000000"/>
                <w:sz w:val="20"/>
                <w:szCs w:val="20"/>
              </w:rPr>
              <w:t>1.Implementar fazendas de cultivo de corais comunitárias no Município de Armação dos Búzios (RJ) e Prado (BA) localidades atendidas pelo Projeto. Além disso, visamos também a implementação de novas tecnologias, como a utilização de probióticos que serão desenvolvidos e testados em experimentos em mesocosmos, em conjunto com as tecnologias de cultivo de corais já existentes, especificamente auxiliando no processo de calcificação do esqueleto e fortalecimento da saúde dos corais tratados, o que será dosado no sentido de avaliar a real contribuição da calcificação de corais no “carbono azul” e se essa contribuição pode ser otimizada pelo uso de probióticos “promotores de crescimento de corais” (</w:t>
            </w:r>
            <w:r w:rsidRPr="009C5AE0">
              <w:rPr>
                <w:rFonts w:ascii="Arial" w:eastAsia="Times New Roman" w:hAnsi="Arial" w:cs="Arial"/>
                <w:b/>
                <w:color w:val="000000"/>
                <w:sz w:val="20"/>
                <w:szCs w:val="20"/>
              </w:rPr>
              <w:t>Ação Fazendas de Cultivo</w:t>
            </w:r>
            <w:r w:rsidRPr="009C5AE0">
              <w:rPr>
                <w:rFonts w:ascii="Arial" w:eastAsia="Times New Roman" w:hAnsi="Arial" w:cs="Arial"/>
                <w:color w:val="000000"/>
                <w:sz w:val="20"/>
                <w:szCs w:val="20"/>
              </w:rPr>
              <w:t xml:space="preserve"> </w:t>
            </w:r>
            <w:r w:rsidRPr="009C5AE0">
              <w:rPr>
                <w:rFonts w:ascii="Arial" w:eastAsia="Times New Roman" w:hAnsi="Arial" w:cs="Arial"/>
                <w:b/>
                <w:color w:val="000000"/>
                <w:sz w:val="20"/>
                <w:szCs w:val="20"/>
              </w:rPr>
              <w:t>de Corais e Desenvolvimento de Probióticos Marinhos</w:t>
            </w:r>
            <w:r w:rsidRPr="009C5AE0">
              <w:rPr>
                <w:rFonts w:ascii="Arial" w:eastAsia="Times New Roman" w:hAnsi="Arial" w:cs="Arial"/>
                <w:color w:val="000000"/>
                <w:sz w:val="20"/>
                <w:szCs w:val="20"/>
              </w:rPr>
              <w:t>).</w:t>
            </w:r>
          </w:p>
          <w:p w14:paraId="7AC951C6" w14:textId="77777777" w:rsidR="00FC5C22" w:rsidRPr="009C5AE0" w:rsidRDefault="00FC5C22" w:rsidP="009E2B1B">
            <w:pPr>
              <w:pBdr>
                <w:top w:val="nil"/>
                <w:left w:val="nil"/>
                <w:bottom w:val="nil"/>
                <w:right w:val="nil"/>
                <w:between w:val="nil"/>
              </w:pBdr>
              <w:rPr>
                <w:rFonts w:ascii="Arial" w:eastAsia="Times New Roman" w:hAnsi="Arial" w:cs="Arial"/>
                <w:color w:val="000000"/>
                <w:sz w:val="20"/>
                <w:szCs w:val="20"/>
              </w:rPr>
            </w:pPr>
          </w:p>
          <w:p w14:paraId="18530D12" w14:textId="77777777" w:rsidR="00FC5C22" w:rsidRPr="009C5AE0" w:rsidRDefault="00FC5C22" w:rsidP="009E2B1B">
            <w:pPr>
              <w:rPr>
                <w:rFonts w:ascii="Arial" w:eastAsia="Times New Roman" w:hAnsi="Arial" w:cs="Arial"/>
                <w:color w:val="000000"/>
                <w:sz w:val="20"/>
                <w:szCs w:val="20"/>
              </w:rPr>
            </w:pPr>
          </w:p>
          <w:p w14:paraId="452933FF" w14:textId="77777777" w:rsidR="00FC5C22" w:rsidRPr="009C5AE0" w:rsidRDefault="00FC5C22" w:rsidP="009E2B1B">
            <w:pPr>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58BC89EA"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1. Taxa de sobrevivência/saúde dos corais transplantados</w:t>
            </w:r>
          </w:p>
        </w:tc>
        <w:tc>
          <w:tcPr>
            <w:tcW w:w="2693" w:type="dxa"/>
            <w:tcBorders>
              <w:top w:val="single" w:sz="18" w:space="0" w:color="000000"/>
              <w:bottom w:val="single" w:sz="18" w:space="0" w:color="000000"/>
            </w:tcBorders>
          </w:tcPr>
          <w:p w14:paraId="5403AC66"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Realizar o monitoramento dos 500 fragmentos de coral transplantados na Região de Prado e 400 fragmentos de corais transplantado em Búzios.</w:t>
            </w:r>
          </w:p>
        </w:tc>
        <w:tc>
          <w:tcPr>
            <w:tcW w:w="3260" w:type="dxa"/>
            <w:tcBorders>
              <w:top w:val="single" w:sz="18" w:space="0" w:color="000000"/>
              <w:bottom w:val="single" w:sz="18" w:space="0" w:color="000000"/>
            </w:tcBorders>
          </w:tcPr>
          <w:p w14:paraId="2BF9AF74"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Registro fotográfico e monitoramento da eficiência da fotossíntese com o equipamento PAM</w:t>
            </w:r>
          </w:p>
        </w:tc>
        <w:tc>
          <w:tcPr>
            <w:tcW w:w="2694" w:type="dxa"/>
            <w:tcBorders>
              <w:top w:val="single" w:sz="18" w:space="0" w:color="000000"/>
              <w:bottom w:val="single" w:sz="18" w:space="0" w:color="000000"/>
            </w:tcBorders>
          </w:tcPr>
          <w:p w14:paraId="24CCCC49"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Registro durante a realização do cultivo. </w:t>
            </w:r>
          </w:p>
          <w:p w14:paraId="5FC5C982"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p w14:paraId="41D07AE2"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Após o cutivo serão realizados registros trimestrais até o final do projeto após o transplante ser realizado</w:t>
            </w:r>
          </w:p>
        </w:tc>
      </w:tr>
      <w:tr w:rsidR="00FC5C22" w:rsidRPr="009C5AE0" w14:paraId="40C5837D" w14:textId="77777777" w:rsidTr="009E2B1B">
        <w:trPr>
          <w:trHeight w:val="580"/>
        </w:trPr>
        <w:tc>
          <w:tcPr>
            <w:tcW w:w="4077" w:type="dxa"/>
            <w:vMerge/>
          </w:tcPr>
          <w:p w14:paraId="0911FD56" w14:textId="77777777" w:rsidR="00FC5C22" w:rsidRPr="009C5AE0"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12307ED2"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2.Número de pessoas que participarão da etapa de cultivo de corais</w:t>
            </w:r>
          </w:p>
        </w:tc>
        <w:tc>
          <w:tcPr>
            <w:tcW w:w="2693" w:type="dxa"/>
            <w:tcBorders>
              <w:top w:val="single" w:sz="18" w:space="0" w:color="000000"/>
              <w:bottom w:val="single" w:sz="18" w:space="0" w:color="000000"/>
            </w:tcBorders>
          </w:tcPr>
          <w:p w14:paraId="697E0911"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Avaliar quantas pessoas estarão capacitadas para realizar o cultivo/monitoramento dos corais </w:t>
            </w:r>
          </w:p>
        </w:tc>
        <w:tc>
          <w:tcPr>
            <w:tcW w:w="3260" w:type="dxa"/>
            <w:tcBorders>
              <w:top w:val="single" w:sz="18" w:space="0" w:color="000000"/>
              <w:bottom w:val="single" w:sz="18" w:space="0" w:color="000000"/>
            </w:tcBorders>
          </w:tcPr>
          <w:p w14:paraId="232EB5A8"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Lista de presença dos participantes </w:t>
            </w:r>
          </w:p>
        </w:tc>
        <w:tc>
          <w:tcPr>
            <w:tcW w:w="2694" w:type="dxa"/>
            <w:tcBorders>
              <w:top w:val="single" w:sz="18" w:space="0" w:color="000000"/>
              <w:bottom w:val="single" w:sz="18" w:space="0" w:color="000000"/>
            </w:tcBorders>
          </w:tcPr>
          <w:p w14:paraId="51FBB7C3"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Antes e durante o período de treinamento</w:t>
            </w:r>
          </w:p>
        </w:tc>
      </w:tr>
      <w:tr w:rsidR="00FC5C22" w:rsidRPr="009C5AE0" w14:paraId="65E7796F" w14:textId="77777777" w:rsidTr="009E2B1B">
        <w:trPr>
          <w:trHeight w:val="580"/>
        </w:trPr>
        <w:tc>
          <w:tcPr>
            <w:tcW w:w="4077" w:type="dxa"/>
            <w:vMerge/>
          </w:tcPr>
          <w:p w14:paraId="74522F78" w14:textId="77777777" w:rsidR="00FC5C22" w:rsidRPr="009C5AE0"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0FF3FF5D"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3. Avaliação da eficiência do treinamento teórico/prático oferecido paraparticipantesenvolvidos nocultivo de corais” </w:t>
            </w:r>
          </w:p>
        </w:tc>
        <w:tc>
          <w:tcPr>
            <w:tcW w:w="2693" w:type="dxa"/>
            <w:tcBorders>
              <w:top w:val="single" w:sz="18" w:space="0" w:color="000000"/>
              <w:bottom w:val="single" w:sz="18" w:space="0" w:color="000000"/>
            </w:tcBorders>
          </w:tcPr>
          <w:p w14:paraId="1E985480"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Avaliar se o treinamento está sendo passado de maneira satisfatória para a realização da atividade </w:t>
            </w:r>
          </w:p>
        </w:tc>
        <w:tc>
          <w:tcPr>
            <w:tcW w:w="3260" w:type="dxa"/>
            <w:tcBorders>
              <w:top w:val="single" w:sz="18" w:space="0" w:color="000000"/>
              <w:bottom w:val="single" w:sz="18" w:space="0" w:color="000000"/>
            </w:tcBorders>
          </w:tcPr>
          <w:p w14:paraId="54EE7170"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Questionários de avaliação teórica e dinâmicas de avaliação prática que serão julgadas pela equipe técnica </w:t>
            </w:r>
          </w:p>
        </w:tc>
        <w:tc>
          <w:tcPr>
            <w:tcW w:w="2694" w:type="dxa"/>
            <w:tcBorders>
              <w:top w:val="single" w:sz="18" w:space="0" w:color="000000"/>
              <w:bottom w:val="single" w:sz="18" w:space="0" w:color="000000"/>
            </w:tcBorders>
          </w:tcPr>
          <w:p w14:paraId="5A82C5B4"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Ao início e ao final do período de treinamento</w:t>
            </w:r>
          </w:p>
        </w:tc>
      </w:tr>
      <w:tr w:rsidR="00FC5C22" w:rsidRPr="009C5AE0" w14:paraId="47732DCB" w14:textId="77777777" w:rsidTr="009E2B1B">
        <w:trPr>
          <w:trHeight w:val="580"/>
        </w:trPr>
        <w:tc>
          <w:tcPr>
            <w:tcW w:w="4077" w:type="dxa"/>
            <w:vMerge/>
          </w:tcPr>
          <w:p w14:paraId="7C2A7881" w14:textId="77777777" w:rsidR="00FC5C22" w:rsidRPr="009C5AE0"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045DDD42"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4.Metodologia utilizada para o treinamento </w:t>
            </w:r>
          </w:p>
        </w:tc>
        <w:tc>
          <w:tcPr>
            <w:tcW w:w="2693" w:type="dxa"/>
            <w:tcBorders>
              <w:top w:val="single" w:sz="18" w:space="0" w:color="000000"/>
              <w:bottom w:val="single" w:sz="18" w:space="0" w:color="000000"/>
            </w:tcBorders>
          </w:tcPr>
          <w:p w14:paraId="1FFDF223"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Julgar se a qualidade do material utilizado é satisfatória com o intuito de otimizar atividades futuras</w:t>
            </w:r>
          </w:p>
        </w:tc>
        <w:tc>
          <w:tcPr>
            <w:tcW w:w="3260" w:type="dxa"/>
            <w:tcBorders>
              <w:top w:val="single" w:sz="18" w:space="0" w:color="000000"/>
              <w:bottom w:val="single" w:sz="18" w:space="0" w:color="000000"/>
            </w:tcBorders>
          </w:tcPr>
          <w:p w14:paraId="6C3EF54A"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Percepção da equipe técnica e feedback dos participantes em forma de questionário </w:t>
            </w:r>
          </w:p>
        </w:tc>
        <w:tc>
          <w:tcPr>
            <w:tcW w:w="2694" w:type="dxa"/>
            <w:tcBorders>
              <w:top w:val="single" w:sz="18" w:space="0" w:color="000000"/>
              <w:bottom w:val="single" w:sz="18" w:space="0" w:color="000000"/>
            </w:tcBorders>
          </w:tcPr>
          <w:p w14:paraId="46550A26"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Ao final do treinamento</w:t>
            </w:r>
          </w:p>
        </w:tc>
      </w:tr>
      <w:tr w:rsidR="00FC5C22" w:rsidRPr="009C5AE0" w14:paraId="5A935486" w14:textId="77777777" w:rsidTr="009E2B1B">
        <w:trPr>
          <w:trHeight w:val="580"/>
        </w:trPr>
        <w:tc>
          <w:tcPr>
            <w:tcW w:w="4077" w:type="dxa"/>
            <w:vMerge/>
          </w:tcPr>
          <w:p w14:paraId="28B0A45B" w14:textId="77777777" w:rsidR="00FC5C22" w:rsidRPr="009C5AE0"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1B9E0835"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5. Avaliação da eficiência do utilização de probióticos em corais testados em experimentos de mesocosmos </w:t>
            </w:r>
          </w:p>
        </w:tc>
        <w:tc>
          <w:tcPr>
            <w:tcW w:w="2693" w:type="dxa"/>
            <w:tcBorders>
              <w:top w:val="single" w:sz="18" w:space="0" w:color="000000"/>
              <w:bottom w:val="single" w:sz="18" w:space="0" w:color="000000"/>
            </w:tcBorders>
          </w:tcPr>
          <w:p w14:paraId="18ADA83B"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Desenvolver um consórcio calcificadores promotores de crescimento dos corais através de experimento realizados em aquários.</w:t>
            </w:r>
          </w:p>
        </w:tc>
        <w:tc>
          <w:tcPr>
            <w:tcW w:w="3260" w:type="dxa"/>
            <w:tcBorders>
              <w:top w:val="single" w:sz="18" w:space="0" w:color="000000"/>
              <w:bottom w:val="single" w:sz="18" w:space="0" w:color="000000"/>
            </w:tcBorders>
          </w:tcPr>
          <w:p w14:paraId="591BA424"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Através de análises experimentas realizadas em laboratório de biologia molecular e em mesocosmos no AquarRio</w:t>
            </w:r>
          </w:p>
          <w:p w14:paraId="1474E893"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p w14:paraId="640B0DAA"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Validação do experimento </w:t>
            </w:r>
          </w:p>
          <w:p w14:paraId="171830CA"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p w14:paraId="16147CCB"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Artigos científicos</w:t>
            </w:r>
          </w:p>
        </w:tc>
        <w:tc>
          <w:tcPr>
            <w:tcW w:w="2694" w:type="dxa"/>
            <w:tcBorders>
              <w:top w:val="single" w:sz="18" w:space="0" w:color="000000"/>
              <w:bottom w:val="single" w:sz="18" w:space="0" w:color="000000"/>
            </w:tcBorders>
          </w:tcPr>
          <w:p w14:paraId="2B042F32"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No 18</w:t>
            </w:r>
            <w:r w:rsidRPr="009C5AE0">
              <w:rPr>
                <w:rFonts w:ascii="Arial" w:eastAsia="Times New Roman" w:hAnsi="Arial" w:cs="Arial"/>
                <w:color w:val="000000"/>
                <w:sz w:val="20"/>
                <w:szCs w:val="20"/>
                <w:vertAlign w:val="superscript"/>
              </w:rPr>
              <w:t>o</w:t>
            </w:r>
            <w:r w:rsidRPr="009C5AE0">
              <w:rPr>
                <w:rFonts w:ascii="Arial" w:eastAsia="Times New Roman" w:hAnsi="Arial" w:cs="Arial"/>
                <w:color w:val="000000"/>
                <w:sz w:val="20"/>
                <w:szCs w:val="20"/>
              </w:rPr>
              <w:t xml:space="preserve"> mês do projeto . </w:t>
            </w:r>
          </w:p>
        </w:tc>
      </w:tr>
      <w:tr w:rsidR="00FC5C22" w:rsidRPr="009C5AE0" w14:paraId="725D1D01" w14:textId="77777777" w:rsidTr="009E2B1B">
        <w:trPr>
          <w:trHeight w:val="580"/>
        </w:trPr>
        <w:tc>
          <w:tcPr>
            <w:tcW w:w="4077" w:type="dxa"/>
            <w:vMerge/>
          </w:tcPr>
          <w:p w14:paraId="611E7DD5" w14:textId="77777777" w:rsidR="00FC5C22" w:rsidRPr="009C5AE0"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69CE3675"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4.Quantidade de publicações científicas relacionadas ao projeto </w:t>
            </w:r>
          </w:p>
        </w:tc>
        <w:tc>
          <w:tcPr>
            <w:tcW w:w="2693" w:type="dxa"/>
            <w:tcBorders>
              <w:top w:val="single" w:sz="18" w:space="0" w:color="000000"/>
              <w:bottom w:val="single" w:sz="18" w:space="0" w:color="000000"/>
            </w:tcBorders>
          </w:tcPr>
          <w:p w14:paraId="270C1DCB"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Avaliar o impacto científico e de desenvolvimento de recursos humanos gerados pelo projeto</w:t>
            </w:r>
          </w:p>
        </w:tc>
        <w:tc>
          <w:tcPr>
            <w:tcW w:w="3260" w:type="dxa"/>
            <w:tcBorders>
              <w:top w:val="single" w:sz="18" w:space="0" w:color="000000"/>
              <w:bottom w:val="single" w:sz="18" w:space="0" w:color="000000"/>
            </w:tcBorders>
          </w:tcPr>
          <w:p w14:paraId="16DFAED2"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Contagem, índice de impacto e listagem de publicações científicas provenientes do projeto (artigos, teses, dissertações, monografias, etc)</w:t>
            </w:r>
          </w:p>
        </w:tc>
        <w:tc>
          <w:tcPr>
            <w:tcW w:w="2694" w:type="dxa"/>
            <w:tcBorders>
              <w:top w:val="single" w:sz="18" w:space="0" w:color="000000"/>
              <w:bottom w:val="single" w:sz="18" w:space="0" w:color="000000"/>
            </w:tcBorders>
          </w:tcPr>
          <w:p w14:paraId="1E425900"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Ao final do projeto e até 3 anos após o projeto ter sido finalizado </w:t>
            </w:r>
          </w:p>
        </w:tc>
      </w:tr>
      <w:tr w:rsidR="00FC5C22" w:rsidRPr="009C5AE0" w14:paraId="7224457E" w14:textId="77777777" w:rsidTr="009E2B1B">
        <w:trPr>
          <w:trHeight w:val="580"/>
        </w:trPr>
        <w:tc>
          <w:tcPr>
            <w:tcW w:w="4077" w:type="dxa"/>
            <w:vMerge w:val="restart"/>
            <w:tcBorders>
              <w:top w:val="single" w:sz="18" w:space="0" w:color="000000"/>
            </w:tcBorders>
          </w:tcPr>
          <w:p w14:paraId="792E9E8E" w14:textId="77777777" w:rsidR="00FC5C22" w:rsidRPr="009C5AE0" w:rsidRDefault="00FC5C22" w:rsidP="009E2B1B">
            <w:pPr>
              <w:jc w:val="both"/>
              <w:rPr>
                <w:rFonts w:ascii="Arial" w:eastAsia="Times New Roman" w:hAnsi="Arial" w:cs="Arial"/>
                <w:sz w:val="20"/>
                <w:szCs w:val="20"/>
              </w:rPr>
            </w:pPr>
            <w:r w:rsidRPr="009C5AE0">
              <w:rPr>
                <w:rFonts w:ascii="Arial" w:eastAsia="Times New Roman" w:hAnsi="Arial" w:cs="Arial"/>
                <w:color w:val="000000"/>
                <w:sz w:val="20"/>
                <w:szCs w:val="20"/>
              </w:rPr>
              <w:t>2. Elaborar e implementar exposição interativa sobre as ameaças aos ambientes recifais e marinhos no AquaRio – Aquário Marinho do Rio de Janeiro (</w:t>
            </w:r>
            <w:r w:rsidRPr="009C5AE0">
              <w:rPr>
                <w:rFonts w:ascii="Arial" w:eastAsia="Times New Roman" w:hAnsi="Arial" w:cs="Arial"/>
                <w:b/>
                <w:color w:val="000000"/>
                <w:sz w:val="20"/>
                <w:szCs w:val="20"/>
              </w:rPr>
              <w:t>Ação AquaRio</w:t>
            </w:r>
            <w:r w:rsidRPr="009C5AE0">
              <w:rPr>
                <w:rFonts w:ascii="Arial" w:eastAsia="Times New Roman" w:hAnsi="Arial" w:cs="Arial"/>
                <w:color w:val="000000"/>
                <w:sz w:val="20"/>
                <w:szCs w:val="20"/>
              </w:rPr>
              <w:t>).</w:t>
            </w:r>
          </w:p>
          <w:p w14:paraId="0C859CB5" w14:textId="77777777" w:rsidR="00FC5C22" w:rsidRPr="009C5AE0" w:rsidRDefault="00FC5C22" w:rsidP="009E2B1B">
            <w:pPr>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7CD98D9D"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sz w:val="20"/>
                <w:szCs w:val="20"/>
              </w:rPr>
            </w:pPr>
            <w:r w:rsidRPr="009C5AE0">
              <w:rPr>
                <w:rFonts w:ascii="Arial" w:eastAsia="Times New Roman" w:hAnsi="Arial" w:cs="Arial"/>
                <w:sz w:val="20"/>
                <w:szCs w:val="20"/>
              </w:rPr>
              <w:t xml:space="preserve">1.Implementar a estrutura da exposição interativa sobre os recifes de corais </w:t>
            </w:r>
          </w:p>
        </w:tc>
        <w:tc>
          <w:tcPr>
            <w:tcW w:w="2693" w:type="dxa"/>
            <w:tcBorders>
              <w:top w:val="single" w:sz="18" w:space="0" w:color="000000"/>
              <w:bottom w:val="single" w:sz="18" w:space="0" w:color="000000"/>
            </w:tcBorders>
          </w:tcPr>
          <w:p w14:paraId="411AB346"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Disseminar a informação sobre a importância dos recifes de corais e os impactos relacionados para um público mais amplo </w:t>
            </w:r>
          </w:p>
        </w:tc>
        <w:tc>
          <w:tcPr>
            <w:tcW w:w="3260" w:type="dxa"/>
            <w:tcBorders>
              <w:top w:val="single" w:sz="18" w:space="0" w:color="000000"/>
              <w:bottom w:val="single" w:sz="18" w:space="0" w:color="000000"/>
            </w:tcBorders>
          </w:tcPr>
          <w:p w14:paraId="385C6C5B"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Percepção da equipe técnica e feedback dos participantes</w:t>
            </w:r>
          </w:p>
        </w:tc>
        <w:tc>
          <w:tcPr>
            <w:tcW w:w="2694" w:type="dxa"/>
            <w:tcBorders>
              <w:top w:val="single" w:sz="18" w:space="0" w:color="000000"/>
              <w:bottom w:val="single" w:sz="18" w:space="0" w:color="000000"/>
            </w:tcBorders>
          </w:tcPr>
          <w:p w14:paraId="4CB5B66D"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Parceria estabelecida com o AquaRio</w:t>
            </w:r>
          </w:p>
        </w:tc>
      </w:tr>
      <w:tr w:rsidR="00FC5C22" w:rsidRPr="009C5AE0" w14:paraId="582E5803" w14:textId="77777777" w:rsidTr="009E2B1B">
        <w:trPr>
          <w:trHeight w:val="580"/>
        </w:trPr>
        <w:tc>
          <w:tcPr>
            <w:tcW w:w="4077" w:type="dxa"/>
            <w:vMerge/>
            <w:tcBorders>
              <w:top w:val="single" w:sz="18" w:space="0" w:color="000000"/>
            </w:tcBorders>
          </w:tcPr>
          <w:p w14:paraId="748AE111" w14:textId="77777777" w:rsidR="00FC5C22" w:rsidRPr="009C5AE0"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0EE93168"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2. Quantidade/perfil de pessoas atingidas pela exposição</w:t>
            </w:r>
          </w:p>
        </w:tc>
        <w:tc>
          <w:tcPr>
            <w:tcW w:w="2693" w:type="dxa"/>
            <w:tcBorders>
              <w:top w:val="single" w:sz="18" w:space="0" w:color="000000"/>
              <w:bottom w:val="single" w:sz="18" w:space="0" w:color="000000"/>
            </w:tcBorders>
          </w:tcPr>
          <w:p w14:paraId="2319095F"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Avaliar a quantidade do público atingido e a representatividade desse público </w:t>
            </w:r>
          </w:p>
        </w:tc>
        <w:tc>
          <w:tcPr>
            <w:tcW w:w="3260" w:type="dxa"/>
            <w:tcBorders>
              <w:top w:val="single" w:sz="18" w:space="0" w:color="000000"/>
              <w:bottom w:val="single" w:sz="18" w:space="0" w:color="000000"/>
            </w:tcBorders>
          </w:tcPr>
          <w:p w14:paraId="128949E5"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Fichas com informações sobre os participantes</w:t>
            </w:r>
          </w:p>
        </w:tc>
        <w:tc>
          <w:tcPr>
            <w:tcW w:w="2694" w:type="dxa"/>
            <w:tcBorders>
              <w:top w:val="single" w:sz="18" w:space="0" w:color="000000"/>
              <w:bottom w:val="single" w:sz="18" w:space="0" w:color="000000"/>
            </w:tcBorders>
          </w:tcPr>
          <w:p w14:paraId="37E49B80"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Durante os períodos de exposição</w:t>
            </w:r>
          </w:p>
        </w:tc>
      </w:tr>
      <w:tr w:rsidR="00FC5C22" w:rsidRPr="009C5AE0" w14:paraId="773E0121" w14:textId="77777777" w:rsidTr="009E2B1B">
        <w:trPr>
          <w:trHeight w:val="580"/>
        </w:trPr>
        <w:tc>
          <w:tcPr>
            <w:tcW w:w="4077" w:type="dxa"/>
            <w:vMerge/>
            <w:tcBorders>
              <w:top w:val="single" w:sz="18" w:space="0" w:color="000000"/>
            </w:tcBorders>
          </w:tcPr>
          <w:p w14:paraId="04F3551E" w14:textId="77777777" w:rsidR="00FC5C22" w:rsidRPr="009C5AE0"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06151434"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3. Impacto da educação ambiental/conscientização do público atingido</w:t>
            </w:r>
          </w:p>
        </w:tc>
        <w:tc>
          <w:tcPr>
            <w:tcW w:w="2693" w:type="dxa"/>
            <w:tcBorders>
              <w:top w:val="single" w:sz="18" w:space="0" w:color="000000"/>
              <w:bottom w:val="single" w:sz="18" w:space="0" w:color="000000"/>
            </w:tcBorders>
          </w:tcPr>
          <w:p w14:paraId="71B4BA1F"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Avaliar o impacto causado no conhecimento/conscientização do público em relação aos temas abordados </w:t>
            </w:r>
          </w:p>
        </w:tc>
        <w:tc>
          <w:tcPr>
            <w:tcW w:w="3260" w:type="dxa"/>
            <w:tcBorders>
              <w:top w:val="single" w:sz="18" w:space="0" w:color="000000"/>
              <w:bottom w:val="single" w:sz="18" w:space="0" w:color="000000"/>
            </w:tcBorders>
          </w:tcPr>
          <w:p w14:paraId="3D55300C"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Avaliação em forma de questionário </w:t>
            </w:r>
          </w:p>
        </w:tc>
        <w:tc>
          <w:tcPr>
            <w:tcW w:w="2694" w:type="dxa"/>
            <w:tcBorders>
              <w:top w:val="single" w:sz="18" w:space="0" w:color="000000"/>
              <w:bottom w:val="single" w:sz="18" w:space="0" w:color="000000"/>
            </w:tcBorders>
          </w:tcPr>
          <w:p w14:paraId="08210EB6"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 xml:space="preserve">Antes e após a visita à exposição </w:t>
            </w:r>
          </w:p>
        </w:tc>
      </w:tr>
      <w:tr w:rsidR="00FC5C22" w:rsidRPr="009C5AE0" w14:paraId="338207A6" w14:textId="77777777" w:rsidTr="009E2B1B">
        <w:trPr>
          <w:trHeight w:val="580"/>
        </w:trPr>
        <w:tc>
          <w:tcPr>
            <w:tcW w:w="4077" w:type="dxa"/>
            <w:vMerge/>
            <w:tcBorders>
              <w:top w:val="single" w:sz="18" w:space="0" w:color="000000"/>
            </w:tcBorders>
          </w:tcPr>
          <w:p w14:paraId="20BE44DA" w14:textId="77777777" w:rsidR="00FC5C22" w:rsidRPr="009C5AE0"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3E642E65"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4. Meios de divulgação utilizados</w:t>
            </w:r>
          </w:p>
        </w:tc>
        <w:tc>
          <w:tcPr>
            <w:tcW w:w="2693" w:type="dxa"/>
            <w:tcBorders>
              <w:top w:val="single" w:sz="18" w:space="0" w:color="000000"/>
              <w:bottom w:val="single" w:sz="18" w:space="0" w:color="000000"/>
            </w:tcBorders>
          </w:tcPr>
          <w:p w14:paraId="2454B24F"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Avaliar se os meios de divulgação utilizados pelo projeto foram satisfatórios.</w:t>
            </w:r>
          </w:p>
        </w:tc>
        <w:tc>
          <w:tcPr>
            <w:tcW w:w="3260" w:type="dxa"/>
            <w:tcBorders>
              <w:top w:val="single" w:sz="18" w:space="0" w:color="000000"/>
              <w:bottom w:val="single" w:sz="18" w:space="0" w:color="000000"/>
            </w:tcBorders>
          </w:tcPr>
          <w:p w14:paraId="60493D77"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Materiais produzidos, registro fotográfico e percepção da equipe técnica.</w:t>
            </w:r>
          </w:p>
        </w:tc>
        <w:tc>
          <w:tcPr>
            <w:tcW w:w="2694" w:type="dxa"/>
            <w:tcBorders>
              <w:top w:val="single" w:sz="18" w:space="0" w:color="000000"/>
              <w:bottom w:val="single" w:sz="18" w:space="0" w:color="000000"/>
            </w:tcBorders>
          </w:tcPr>
          <w:p w14:paraId="74C7E3FB" w14:textId="77777777" w:rsidR="00FC5C22" w:rsidRPr="009C5AE0"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9C5AE0">
              <w:rPr>
                <w:rFonts w:ascii="Arial" w:eastAsia="Times New Roman" w:hAnsi="Arial" w:cs="Arial"/>
                <w:color w:val="000000"/>
                <w:sz w:val="20"/>
                <w:szCs w:val="20"/>
              </w:rPr>
              <w:t>Durante e após os períodos de exposição e ao final do projeto.</w:t>
            </w:r>
          </w:p>
        </w:tc>
      </w:tr>
    </w:tbl>
    <w:p w14:paraId="1E6C41B3" w14:textId="77777777" w:rsidR="00FC5C22" w:rsidRPr="00763382" w:rsidRDefault="00FC5C22" w:rsidP="00FC5C22">
      <w:pPr>
        <w:widowControl w:val="0"/>
        <w:pBdr>
          <w:top w:val="nil"/>
          <w:left w:val="nil"/>
          <w:bottom w:val="nil"/>
          <w:right w:val="nil"/>
          <w:between w:val="nil"/>
        </w:pBdr>
        <w:spacing w:line="276" w:lineRule="auto"/>
        <w:jc w:val="both"/>
        <w:rPr>
          <w:rFonts w:ascii="Arial" w:eastAsia="Times New Roman" w:hAnsi="Arial" w:cs="Arial"/>
          <w:color w:val="000000"/>
          <w:sz w:val="20"/>
          <w:szCs w:val="20"/>
        </w:rPr>
        <w:sectPr w:rsidR="00FC5C22" w:rsidRPr="00763382" w:rsidSect="001A3CE5">
          <w:pgSz w:w="16834" w:h="11901" w:orient="landscape"/>
          <w:pgMar w:top="1134" w:right="1418" w:bottom="1701" w:left="1701" w:header="709" w:footer="794" w:gutter="0"/>
          <w:cols w:space="720"/>
        </w:sectPr>
      </w:pPr>
    </w:p>
    <w:tbl>
      <w:tblPr>
        <w:tblStyle w:val="11"/>
        <w:tblpPr w:leftFromText="180" w:rightFromText="180" w:vertAnchor="text" w:horzAnchor="page" w:tblpX="1108" w:tblpY="-305"/>
        <w:tblW w:w="15276" w:type="dxa"/>
        <w:tblInd w:w="0"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000" w:firstRow="0" w:lastRow="0" w:firstColumn="0" w:lastColumn="0" w:noHBand="0" w:noVBand="0"/>
      </w:tblPr>
      <w:tblGrid>
        <w:gridCol w:w="4077"/>
        <w:gridCol w:w="2552"/>
        <w:gridCol w:w="2410"/>
        <w:gridCol w:w="3543"/>
        <w:gridCol w:w="2694"/>
      </w:tblGrid>
      <w:tr w:rsidR="00FC5C22" w:rsidRPr="00763382" w14:paraId="671251C0" w14:textId="77777777" w:rsidTr="009E2B1B">
        <w:trPr>
          <w:trHeight w:val="580"/>
        </w:trPr>
        <w:tc>
          <w:tcPr>
            <w:tcW w:w="4077" w:type="dxa"/>
            <w:vMerge w:val="restart"/>
            <w:tcBorders>
              <w:top w:val="single" w:sz="18" w:space="0" w:color="000000"/>
            </w:tcBorders>
          </w:tcPr>
          <w:p w14:paraId="3A213410" w14:textId="77777777" w:rsidR="00FC5C22" w:rsidRPr="00763382" w:rsidRDefault="00FC5C22" w:rsidP="009E2B1B">
            <w:pPr>
              <w:pBdr>
                <w:top w:val="nil"/>
                <w:left w:val="nil"/>
                <w:bottom w:val="nil"/>
                <w:right w:val="nil"/>
                <w:between w:val="nil"/>
              </w:pBdr>
              <w:rPr>
                <w:rFonts w:ascii="Arial" w:eastAsia="Times New Roman" w:hAnsi="Arial" w:cs="Arial"/>
                <w:color w:val="000000"/>
                <w:sz w:val="20"/>
                <w:szCs w:val="20"/>
              </w:rPr>
            </w:pPr>
            <w:r w:rsidRPr="00763382">
              <w:rPr>
                <w:rFonts w:ascii="Arial" w:eastAsia="Times New Roman" w:hAnsi="Arial" w:cs="Arial"/>
                <w:color w:val="000000"/>
                <w:sz w:val="20"/>
                <w:szCs w:val="20"/>
              </w:rPr>
              <w:lastRenderedPageBreak/>
              <w:t>3.Mobilizar a comunidade escolar e universitária em prol da conservação dos ambientes coralíneos e envolver esse público alvo nas ações de conservação direta em recifes de coral, particularmente o cultivo para repovoamento e restauração recifal (Ação Estágio)</w:t>
            </w:r>
          </w:p>
        </w:tc>
        <w:tc>
          <w:tcPr>
            <w:tcW w:w="2552" w:type="dxa"/>
            <w:tcBorders>
              <w:top w:val="single" w:sz="18" w:space="0" w:color="000000"/>
              <w:bottom w:val="single" w:sz="18" w:space="0" w:color="000000"/>
            </w:tcBorders>
          </w:tcPr>
          <w:p w14:paraId="26D720F5"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1. Tipos de atividades realizadas</w:t>
            </w:r>
          </w:p>
        </w:tc>
        <w:tc>
          <w:tcPr>
            <w:tcW w:w="2410" w:type="dxa"/>
            <w:tcBorders>
              <w:top w:val="single" w:sz="18" w:space="0" w:color="000000"/>
              <w:bottom w:val="single" w:sz="18" w:space="0" w:color="000000"/>
            </w:tcBorders>
          </w:tcPr>
          <w:p w14:paraId="261813FF"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Monitorar todas as atividades realizadas pelos estagiários durante o processo de cada treinamento</w:t>
            </w:r>
          </w:p>
        </w:tc>
        <w:tc>
          <w:tcPr>
            <w:tcW w:w="3543" w:type="dxa"/>
            <w:tcBorders>
              <w:top w:val="single" w:sz="18" w:space="0" w:color="000000"/>
              <w:bottom w:val="single" w:sz="18" w:space="0" w:color="000000"/>
            </w:tcBorders>
          </w:tcPr>
          <w:p w14:paraId="04C3F1EF"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Relatório de atividades do treinamento com descrição e registro fotográfico das atividades</w:t>
            </w:r>
          </w:p>
        </w:tc>
        <w:tc>
          <w:tcPr>
            <w:tcW w:w="2694" w:type="dxa"/>
            <w:tcBorders>
              <w:top w:val="single" w:sz="18" w:space="0" w:color="000000"/>
              <w:bottom w:val="single" w:sz="18" w:space="0" w:color="000000"/>
            </w:tcBorders>
          </w:tcPr>
          <w:p w14:paraId="6C251E8F"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Durante e após a realização das atividades </w:t>
            </w:r>
          </w:p>
        </w:tc>
      </w:tr>
      <w:tr w:rsidR="00FC5C22" w:rsidRPr="00763382" w14:paraId="530E2E04" w14:textId="77777777" w:rsidTr="009E2B1B">
        <w:trPr>
          <w:trHeight w:val="580"/>
        </w:trPr>
        <w:tc>
          <w:tcPr>
            <w:tcW w:w="4077" w:type="dxa"/>
            <w:vMerge/>
            <w:tcBorders>
              <w:top w:val="single" w:sz="18" w:space="0" w:color="000000"/>
            </w:tcBorders>
          </w:tcPr>
          <w:p w14:paraId="44D7320E"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0EA80DDE"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2. Nível de engajamento/conhecimento dos 16 estagiários treinados durante o projeto</w:t>
            </w:r>
          </w:p>
        </w:tc>
        <w:tc>
          <w:tcPr>
            <w:tcW w:w="2410" w:type="dxa"/>
            <w:tcBorders>
              <w:top w:val="single" w:sz="18" w:space="0" w:color="000000"/>
              <w:bottom w:val="single" w:sz="18" w:space="0" w:color="000000"/>
            </w:tcBorders>
          </w:tcPr>
          <w:p w14:paraId="6028BBC3"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Avaliar o impacto de cada atividade na formação científica/acadêmica de cada estagiário ao final de cada atividade</w:t>
            </w:r>
          </w:p>
        </w:tc>
        <w:tc>
          <w:tcPr>
            <w:tcW w:w="3543" w:type="dxa"/>
            <w:tcBorders>
              <w:top w:val="single" w:sz="18" w:space="0" w:color="000000"/>
              <w:bottom w:val="single" w:sz="18" w:space="0" w:color="000000"/>
            </w:tcBorders>
          </w:tcPr>
          <w:p w14:paraId="15B817EF"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Apresentação oral sobre a experiência obtida no projeto e carta assinada pelos estagiários e pesquisadores para o recebimento do certificado de conclusão de estágio</w:t>
            </w:r>
          </w:p>
        </w:tc>
        <w:tc>
          <w:tcPr>
            <w:tcW w:w="2694" w:type="dxa"/>
            <w:tcBorders>
              <w:top w:val="single" w:sz="18" w:space="0" w:color="000000"/>
              <w:bottom w:val="single" w:sz="18" w:space="0" w:color="000000"/>
            </w:tcBorders>
          </w:tcPr>
          <w:p w14:paraId="527AFB79"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Após a atividade de estágio</w:t>
            </w:r>
          </w:p>
        </w:tc>
      </w:tr>
      <w:tr w:rsidR="00FC5C22" w:rsidRPr="00763382" w14:paraId="31BC8692" w14:textId="77777777" w:rsidTr="009E2B1B">
        <w:trPr>
          <w:trHeight w:val="580"/>
        </w:trPr>
        <w:tc>
          <w:tcPr>
            <w:tcW w:w="4077" w:type="dxa"/>
            <w:vMerge w:val="restart"/>
            <w:tcBorders>
              <w:top w:val="single" w:sz="18" w:space="0" w:color="000000"/>
            </w:tcBorders>
          </w:tcPr>
          <w:p w14:paraId="62084038" w14:textId="77777777" w:rsidR="00FC5C22" w:rsidRPr="00763382" w:rsidRDefault="00FC5C22" w:rsidP="009E2B1B">
            <w:pPr>
              <w:pBdr>
                <w:top w:val="nil"/>
                <w:left w:val="nil"/>
                <w:bottom w:val="nil"/>
                <w:right w:val="nil"/>
                <w:between w:val="nil"/>
              </w:pBdr>
              <w:rPr>
                <w:rFonts w:ascii="Arial" w:eastAsia="Times New Roman" w:hAnsi="Arial" w:cs="Arial"/>
                <w:color w:val="000000"/>
                <w:sz w:val="20"/>
                <w:szCs w:val="20"/>
              </w:rPr>
            </w:pPr>
            <w:r w:rsidRPr="00763382">
              <w:rPr>
                <w:rFonts w:ascii="Arial" w:eastAsia="Times New Roman" w:hAnsi="Arial" w:cs="Arial"/>
                <w:color w:val="000000"/>
                <w:sz w:val="20"/>
                <w:szCs w:val="20"/>
              </w:rPr>
              <w:t>4.Preparar educadores da comunidade escolar pública dos Municípios de Armação de Búzios e Prado, através de Educação Ambiental Formal e Informal, a fim de incluir em suas disciplinas a temática da conservação recifal. Prover instrumentos didáticos para as escolas rurais Públicas do Município do Prado e para escolas públicas do município de Armação dos Búzios (Ação Educação para os Recifes).</w:t>
            </w:r>
          </w:p>
        </w:tc>
        <w:tc>
          <w:tcPr>
            <w:tcW w:w="2552" w:type="dxa"/>
            <w:tcBorders>
              <w:top w:val="single" w:sz="18" w:space="0" w:color="000000"/>
              <w:bottom w:val="single" w:sz="18" w:space="0" w:color="000000"/>
            </w:tcBorders>
          </w:tcPr>
          <w:p w14:paraId="71948C57"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1. Tipo de atividades realizadas</w:t>
            </w:r>
          </w:p>
        </w:tc>
        <w:tc>
          <w:tcPr>
            <w:tcW w:w="2410" w:type="dxa"/>
            <w:tcBorders>
              <w:top w:val="single" w:sz="18" w:space="0" w:color="000000"/>
              <w:bottom w:val="single" w:sz="18" w:space="0" w:color="000000"/>
            </w:tcBorders>
          </w:tcPr>
          <w:p w14:paraId="6AD8EA4D"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Monitorar e avaliar o curso de capacitação com os professores </w:t>
            </w:r>
          </w:p>
        </w:tc>
        <w:tc>
          <w:tcPr>
            <w:tcW w:w="3543" w:type="dxa"/>
            <w:tcBorders>
              <w:top w:val="single" w:sz="18" w:space="0" w:color="000000"/>
              <w:bottom w:val="single" w:sz="18" w:space="0" w:color="000000"/>
            </w:tcBorders>
          </w:tcPr>
          <w:p w14:paraId="1EA18030"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Relatório de atividades do treinamento com descrição e registro fotográfico das atividades</w:t>
            </w:r>
          </w:p>
        </w:tc>
        <w:tc>
          <w:tcPr>
            <w:tcW w:w="2694" w:type="dxa"/>
            <w:tcBorders>
              <w:top w:val="single" w:sz="18" w:space="0" w:color="000000"/>
              <w:bottom w:val="single" w:sz="18" w:space="0" w:color="000000"/>
            </w:tcBorders>
          </w:tcPr>
          <w:p w14:paraId="34BF80CA"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Durante e ao final do  treinamento</w:t>
            </w:r>
          </w:p>
        </w:tc>
      </w:tr>
      <w:tr w:rsidR="00FC5C22" w:rsidRPr="00763382" w14:paraId="3F8EF212" w14:textId="77777777" w:rsidTr="009E2B1B">
        <w:trPr>
          <w:trHeight w:val="580"/>
        </w:trPr>
        <w:tc>
          <w:tcPr>
            <w:tcW w:w="4077" w:type="dxa"/>
            <w:vMerge/>
            <w:tcBorders>
              <w:top w:val="single" w:sz="18" w:space="0" w:color="000000"/>
            </w:tcBorders>
          </w:tcPr>
          <w:p w14:paraId="288369EE"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54838F99"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2.Temas discutidos/nível de informação dos professores </w:t>
            </w:r>
          </w:p>
        </w:tc>
        <w:tc>
          <w:tcPr>
            <w:tcW w:w="2410" w:type="dxa"/>
            <w:tcBorders>
              <w:top w:val="single" w:sz="18" w:space="0" w:color="000000"/>
              <w:bottom w:val="single" w:sz="18" w:space="0" w:color="000000"/>
            </w:tcBorders>
          </w:tcPr>
          <w:p w14:paraId="5628CD01"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Avaliar o impacto causado no nível de conhecimento de cada um dos professores sobre os temas abordados no curso de capacitação</w:t>
            </w:r>
          </w:p>
        </w:tc>
        <w:tc>
          <w:tcPr>
            <w:tcW w:w="3543" w:type="dxa"/>
            <w:tcBorders>
              <w:top w:val="single" w:sz="18" w:space="0" w:color="000000"/>
              <w:bottom w:val="single" w:sz="18" w:space="0" w:color="000000"/>
            </w:tcBorders>
          </w:tcPr>
          <w:p w14:paraId="764D72D5"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Relatório de atividades do treinamento com a descrição dos conteúdos abordados e questionários de avaliação</w:t>
            </w:r>
          </w:p>
        </w:tc>
        <w:tc>
          <w:tcPr>
            <w:tcW w:w="2694" w:type="dxa"/>
            <w:tcBorders>
              <w:top w:val="single" w:sz="18" w:space="0" w:color="000000"/>
              <w:bottom w:val="single" w:sz="18" w:space="0" w:color="000000"/>
            </w:tcBorders>
          </w:tcPr>
          <w:p w14:paraId="143B3C8F"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Antes e depois dos treinamentos</w:t>
            </w:r>
          </w:p>
        </w:tc>
      </w:tr>
      <w:tr w:rsidR="00FC5C22" w:rsidRPr="00763382" w14:paraId="06585178" w14:textId="77777777" w:rsidTr="009E2B1B">
        <w:trPr>
          <w:trHeight w:val="580"/>
        </w:trPr>
        <w:tc>
          <w:tcPr>
            <w:tcW w:w="4077" w:type="dxa"/>
            <w:vMerge/>
            <w:tcBorders>
              <w:top w:val="single" w:sz="18" w:space="0" w:color="000000"/>
            </w:tcBorders>
          </w:tcPr>
          <w:p w14:paraId="69E97840"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3CB715AD"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3.Conteúdo do material didático (livro infantil) edo material e oferecido aos professores para uso em sala de aula</w:t>
            </w:r>
          </w:p>
        </w:tc>
        <w:tc>
          <w:tcPr>
            <w:tcW w:w="2410" w:type="dxa"/>
            <w:tcBorders>
              <w:top w:val="single" w:sz="18" w:space="0" w:color="000000"/>
              <w:bottom w:val="single" w:sz="18" w:space="0" w:color="000000"/>
            </w:tcBorders>
          </w:tcPr>
          <w:p w14:paraId="56C7734D"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Julgar se a qualidade do material utilizado é satisfatória com o intuito de otimizar atividades futuras e se, no caso do livro, dissemine a informação de forma clara e satisfatória.</w:t>
            </w:r>
          </w:p>
        </w:tc>
        <w:tc>
          <w:tcPr>
            <w:tcW w:w="3543" w:type="dxa"/>
            <w:tcBorders>
              <w:top w:val="single" w:sz="18" w:space="0" w:color="000000"/>
              <w:bottom w:val="single" w:sz="18" w:space="0" w:color="000000"/>
            </w:tcBorders>
          </w:tcPr>
          <w:p w14:paraId="3C9F2890"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Percepção da equipe técnica , percepção dos professores em modelo de questionário e percepção do público alvo infantil </w:t>
            </w:r>
          </w:p>
        </w:tc>
        <w:tc>
          <w:tcPr>
            <w:tcW w:w="2694" w:type="dxa"/>
            <w:tcBorders>
              <w:top w:val="single" w:sz="18" w:space="0" w:color="000000"/>
              <w:bottom w:val="single" w:sz="18" w:space="0" w:color="000000"/>
            </w:tcBorders>
          </w:tcPr>
          <w:p w14:paraId="40E4031D"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Após o treinamento e após a distribuição do livro infantil</w:t>
            </w:r>
          </w:p>
        </w:tc>
      </w:tr>
      <w:tr w:rsidR="00FC5C22" w:rsidRPr="00763382" w14:paraId="11B14374" w14:textId="77777777" w:rsidTr="009E2B1B">
        <w:trPr>
          <w:trHeight w:val="580"/>
        </w:trPr>
        <w:tc>
          <w:tcPr>
            <w:tcW w:w="4077" w:type="dxa"/>
            <w:vMerge/>
            <w:tcBorders>
              <w:top w:val="single" w:sz="18" w:space="0" w:color="000000"/>
            </w:tcBorders>
          </w:tcPr>
          <w:p w14:paraId="053A2B95"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23A6B571"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4.Nível de interesse dos professores das redes públicas em comparecer ao treinamento </w:t>
            </w:r>
          </w:p>
        </w:tc>
        <w:tc>
          <w:tcPr>
            <w:tcW w:w="2410" w:type="dxa"/>
            <w:tcBorders>
              <w:top w:val="single" w:sz="18" w:space="0" w:color="000000"/>
              <w:bottom w:val="single" w:sz="18" w:space="0" w:color="000000"/>
            </w:tcBorders>
          </w:tcPr>
          <w:p w14:paraId="4D8B8060"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Avaliar qual é a demanda de professores da rede pública interessados em realizar projetos de extensão e especializações com enfoque ambiental</w:t>
            </w:r>
          </w:p>
        </w:tc>
        <w:tc>
          <w:tcPr>
            <w:tcW w:w="3543" w:type="dxa"/>
            <w:tcBorders>
              <w:top w:val="single" w:sz="18" w:space="0" w:color="000000"/>
              <w:bottom w:val="single" w:sz="18" w:space="0" w:color="000000"/>
            </w:tcBorders>
          </w:tcPr>
          <w:p w14:paraId="7BC8B1EC"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Questionário de avaliação</w:t>
            </w:r>
          </w:p>
        </w:tc>
        <w:tc>
          <w:tcPr>
            <w:tcW w:w="2694" w:type="dxa"/>
            <w:tcBorders>
              <w:top w:val="single" w:sz="18" w:space="0" w:color="000000"/>
              <w:bottom w:val="single" w:sz="18" w:space="0" w:color="000000"/>
            </w:tcBorders>
          </w:tcPr>
          <w:p w14:paraId="5D5E9CC6"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Antes do treinamento</w:t>
            </w:r>
          </w:p>
        </w:tc>
      </w:tr>
      <w:tr w:rsidR="00FC5C22" w:rsidRPr="00763382" w14:paraId="584E83F4" w14:textId="77777777" w:rsidTr="009E2B1B">
        <w:trPr>
          <w:trHeight w:val="580"/>
        </w:trPr>
        <w:tc>
          <w:tcPr>
            <w:tcW w:w="4077" w:type="dxa"/>
            <w:vMerge w:val="restart"/>
            <w:tcBorders>
              <w:top w:val="single" w:sz="18" w:space="0" w:color="000000"/>
            </w:tcBorders>
          </w:tcPr>
          <w:p w14:paraId="587585B7" w14:textId="77777777" w:rsidR="00FC5C22" w:rsidRPr="00763382" w:rsidRDefault="00FC5C22" w:rsidP="009E2B1B">
            <w:pPr>
              <w:pBdr>
                <w:top w:val="nil"/>
                <w:left w:val="nil"/>
                <w:bottom w:val="nil"/>
                <w:right w:val="nil"/>
                <w:between w:val="nil"/>
              </w:pBdr>
              <w:rPr>
                <w:rFonts w:ascii="Arial" w:eastAsia="Times New Roman" w:hAnsi="Arial" w:cs="Arial"/>
                <w:color w:val="000000"/>
                <w:sz w:val="20"/>
                <w:szCs w:val="20"/>
              </w:rPr>
            </w:pPr>
            <w:r w:rsidRPr="00763382">
              <w:rPr>
                <w:rFonts w:ascii="Arial" w:eastAsia="Times New Roman" w:hAnsi="Arial" w:cs="Arial"/>
                <w:color w:val="000000"/>
                <w:sz w:val="20"/>
                <w:szCs w:val="20"/>
              </w:rPr>
              <w:t>5. Desenvolver e incentivar o monitoramento do ambiente recifal, no Município do Prado, Bahia e no Município de Armação dos Búzios, Rio de Janeiro, no modelo de contribuição popular para a ciência/ação cidadã (Citzen Science) a fim de subsidiar tecnologias sociais (Ação Pesquisa Cidadã/“Guardiões dos Corais/</w:t>
            </w:r>
            <w:r w:rsidRPr="00763382">
              <w:rPr>
                <w:rFonts w:ascii="Arial" w:eastAsia="Times New Roman" w:hAnsi="Arial" w:cs="Arial"/>
                <w:i/>
                <w:color w:val="000000"/>
                <w:sz w:val="20"/>
                <w:szCs w:val="20"/>
              </w:rPr>
              <w:t>Reef Rangers</w:t>
            </w:r>
            <w:r w:rsidRPr="00763382">
              <w:rPr>
                <w:rFonts w:ascii="Arial" w:eastAsia="Times New Roman" w:hAnsi="Arial" w:cs="Arial"/>
                <w:color w:val="000000"/>
                <w:sz w:val="20"/>
                <w:szCs w:val="20"/>
              </w:rPr>
              <w:t>”).</w:t>
            </w:r>
          </w:p>
        </w:tc>
        <w:tc>
          <w:tcPr>
            <w:tcW w:w="2552" w:type="dxa"/>
            <w:tcBorders>
              <w:top w:val="single" w:sz="18" w:space="0" w:color="000000"/>
              <w:bottom w:val="single" w:sz="18" w:space="0" w:color="000000"/>
            </w:tcBorders>
          </w:tcPr>
          <w:p w14:paraId="2F97AFBF"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1.Impacto da cooperação científica ente os pesquisadres e os colaboradores do projeto</w:t>
            </w:r>
          </w:p>
        </w:tc>
        <w:tc>
          <w:tcPr>
            <w:tcW w:w="2410" w:type="dxa"/>
            <w:tcBorders>
              <w:top w:val="single" w:sz="18" w:space="0" w:color="000000"/>
              <w:bottom w:val="single" w:sz="18" w:space="0" w:color="000000"/>
            </w:tcBorders>
          </w:tcPr>
          <w:p w14:paraId="693E0C4C"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Avaliar a parceria, o incentivo e a pro-atividade dos pesquisadores participantes com os colaboradores do projeto na atuação da pesquisa científica junto ao monitoramento da comunidade coralínea</w:t>
            </w:r>
          </w:p>
        </w:tc>
        <w:tc>
          <w:tcPr>
            <w:tcW w:w="3543" w:type="dxa"/>
            <w:tcBorders>
              <w:top w:val="single" w:sz="18" w:space="0" w:color="000000"/>
              <w:bottom w:val="single" w:sz="18" w:space="0" w:color="000000"/>
            </w:tcBorders>
          </w:tcPr>
          <w:p w14:paraId="0C6ABE9E"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Percepção da equipe técnica e feedback dos participantes</w:t>
            </w:r>
          </w:p>
          <w:p w14:paraId="761F624D"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p w14:paraId="2D0B18F0"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Geração de resultados satisfatórios</w:t>
            </w:r>
          </w:p>
          <w:p w14:paraId="1DC8777F"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tc>
        <w:tc>
          <w:tcPr>
            <w:tcW w:w="2694" w:type="dxa"/>
            <w:tcBorders>
              <w:top w:val="single" w:sz="18" w:space="0" w:color="000000"/>
              <w:bottom w:val="single" w:sz="18" w:space="0" w:color="000000"/>
            </w:tcBorders>
          </w:tcPr>
          <w:p w14:paraId="2E9D017A"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No final de cada ano do projeto</w:t>
            </w:r>
          </w:p>
        </w:tc>
      </w:tr>
      <w:tr w:rsidR="00FC5C22" w:rsidRPr="00763382" w14:paraId="797A1878" w14:textId="77777777" w:rsidTr="009E2B1B">
        <w:trPr>
          <w:trHeight w:val="580"/>
        </w:trPr>
        <w:tc>
          <w:tcPr>
            <w:tcW w:w="4077" w:type="dxa"/>
            <w:vMerge/>
          </w:tcPr>
          <w:p w14:paraId="5729114A"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5D892211" w14:textId="77777777" w:rsidR="00FC5C22" w:rsidRPr="009E2B1B"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sz w:val="20"/>
                <w:szCs w:val="20"/>
              </w:rPr>
            </w:pPr>
            <w:r w:rsidRPr="00763382">
              <w:rPr>
                <w:rFonts w:ascii="Arial" w:eastAsia="Times New Roman" w:hAnsi="Arial" w:cs="Arial"/>
                <w:color w:val="000000"/>
                <w:sz w:val="20"/>
                <w:szCs w:val="20"/>
              </w:rPr>
              <w:t>2.Impacto no conhecimento/conscientização da comunidade</w:t>
            </w:r>
          </w:p>
        </w:tc>
        <w:tc>
          <w:tcPr>
            <w:tcW w:w="2410" w:type="dxa"/>
            <w:tcBorders>
              <w:top w:val="single" w:sz="18" w:space="0" w:color="000000"/>
              <w:bottom w:val="single" w:sz="18" w:space="0" w:color="000000"/>
            </w:tcBorders>
          </w:tcPr>
          <w:p w14:paraId="70ECCC60"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Avaliar o impacto causado no conhecimento/conscientização do público em na participação direta </w:t>
            </w:r>
          </w:p>
        </w:tc>
        <w:tc>
          <w:tcPr>
            <w:tcW w:w="3543" w:type="dxa"/>
            <w:tcBorders>
              <w:top w:val="single" w:sz="18" w:space="0" w:color="000000"/>
              <w:bottom w:val="single" w:sz="18" w:space="0" w:color="000000"/>
            </w:tcBorders>
          </w:tcPr>
          <w:p w14:paraId="476975C9"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Percepção da equipe técnica em relação a conscientização da comunidade </w:t>
            </w:r>
          </w:p>
          <w:p w14:paraId="33D8840D"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p w14:paraId="144EAD02"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Informações geradas pela comunidade e colocadas em um portal unificado de relatos de branquamento de corais gerado pelo projeto</w:t>
            </w:r>
          </w:p>
        </w:tc>
        <w:tc>
          <w:tcPr>
            <w:tcW w:w="2694" w:type="dxa"/>
            <w:tcBorders>
              <w:top w:val="single" w:sz="18" w:space="0" w:color="000000"/>
              <w:bottom w:val="single" w:sz="18" w:space="0" w:color="000000"/>
            </w:tcBorders>
          </w:tcPr>
          <w:p w14:paraId="294FE7BD"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Após a criação do website e da divulgação cientìfica na comunidade.</w:t>
            </w:r>
          </w:p>
        </w:tc>
      </w:tr>
      <w:tr w:rsidR="00FC5C22" w:rsidRPr="00763382" w14:paraId="14275987" w14:textId="77777777" w:rsidTr="009E2B1B">
        <w:trPr>
          <w:trHeight w:val="580"/>
        </w:trPr>
        <w:tc>
          <w:tcPr>
            <w:tcW w:w="4077" w:type="dxa"/>
            <w:vMerge/>
          </w:tcPr>
          <w:p w14:paraId="5C09B97D"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7C1DE106"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sz w:val="20"/>
                <w:szCs w:val="20"/>
              </w:rPr>
            </w:pPr>
            <w:r w:rsidRPr="00763382">
              <w:rPr>
                <w:rFonts w:ascii="Arial" w:eastAsia="Times New Roman" w:hAnsi="Arial" w:cs="Arial"/>
                <w:sz w:val="20"/>
                <w:szCs w:val="20"/>
              </w:rPr>
              <w:t>Método de divulgação a ser utilizado</w:t>
            </w:r>
          </w:p>
        </w:tc>
        <w:tc>
          <w:tcPr>
            <w:tcW w:w="2410" w:type="dxa"/>
            <w:tcBorders>
              <w:top w:val="single" w:sz="18" w:space="0" w:color="000000"/>
              <w:bottom w:val="single" w:sz="18" w:space="0" w:color="000000"/>
            </w:tcBorders>
          </w:tcPr>
          <w:p w14:paraId="214EA39C"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Avaliar se os meios de divulgação utilizados </w:t>
            </w:r>
            <w:r w:rsidRPr="00763382">
              <w:rPr>
                <w:rFonts w:ascii="Arial" w:eastAsia="Times New Roman" w:hAnsi="Arial" w:cs="Arial"/>
                <w:color w:val="000000"/>
                <w:sz w:val="20"/>
                <w:szCs w:val="20"/>
              </w:rPr>
              <w:lastRenderedPageBreak/>
              <w:t>pelo projeto foram satisfatórios.</w:t>
            </w:r>
          </w:p>
        </w:tc>
        <w:tc>
          <w:tcPr>
            <w:tcW w:w="3543" w:type="dxa"/>
            <w:tcBorders>
              <w:top w:val="single" w:sz="18" w:space="0" w:color="000000"/>
              <w:bottom w:val="single" w:sz="18" w:space="0" w:color="000000"/>
            </w:tcBorders>
          </w:tcPr>
          <w:p w14:paraId="60E75809"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lastRenderedPageBreak/>
              <w:t>Dados de acesso do website do projeto.</w:t>
            </w:r>
          </w:p>
          <w:p w14:paraId="26292C3C"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p w14:paraId="1492C0E8"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lastRenderedPageBreak/>
              <w:t>Distribuição dos folhetos informativos sobre as ações do projeto em ambas as regiões</w:t>
            </w:r>
          </w:p>
          <w:p w14:paraId="5CFF4637"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p w14:paraId="4835A630" w14:textId="77777777" w:rsidR="00FC5C22" w:rsidRPr="00763382" w:rsidRDefault="00FC5C22" w:rsidP="009E2B1B">
            <w:pPr>
              <w:tabs>
                <w:tab w:val="left" w:pos="0"/>
                <w:tab w:val="left" w:pos="450"/>
                <w:tab w:val="left" w:pos="720"/>
                <w:tab w:val="left" w:pos="1440"/>
                <w:tab w:val="left" w:pos="2160"/>
                <w:tab w:val="left" w:pos="2880"/>
                <w:tab w:val="left" w:pos="3600"/>
                <w:tab w:val="left" w:pos="4320"/>
              </w:tabs>
              <w:rPr>
                <w:rFonts w:ascii="Arial" w:eastAsia="Times New Roman" w:hAnsi="Arial" w:cs="Arial"/>
                <w:color w:val="000000"/>
                <w:sz w:val="20"/>
                <w:szCs w:val="20"/>
              </w:rPr>
            </w:pPr>
          </w:p>
        </w:tc>
        <w:tc>
          <w:tcPr>
            <w:tcW w:w="2694" w:type="dxa"/>
            <w:tcBorders>
              <w:top w:val="single" w:sz="18" w:space="0" w:color="000000"/>
              <w:bottom w:val="single" w:sz="18" w:space="0" w:color="000000"/>
            </w:tcBorders>
          </w:tcPr>
          <w:p w14:paraId="4D356317" w14:textId="77777777" w:rsidR="00FC5C22" w:rsidRPr="00763382" w:rsidRDefault="00FC5C22" w:rsidP="009E2B1B">
            <w:pPr>
              <w:tabs>
                <w:tab w:val="left" w:pos="0"/>
                <w:tab w:val="left" w:pos="720"/>
                <w:tab w:val="left" w:pos="1440"/>
                <w:tab w:val="left" w:pos="2160"/>
                <w:tab w:val="left" w:pos="2880"/>
                <w:tab w:val="left" w:pos="3600"/>
                <w:tab w:val="left" w:pos="4320"/>
              </w:tabs>
              <w:jc w:val="center"/>
              <w:rPr>
                <w:rFonts w:ascii="Arial" w:eastAsia="Times New Roman" w:hAnsi="Arial" w:cs="Arial"/>
                <w:color w:val="000000"/>
                <w:sz w:val="20"/>
                <w:szCs w:val="20"/>
              </w:rPr>
            </w:pPr>
            <w:r w:rsidRPr="00763382">
              <w:rPr>
                <w:rFonts w:ascii="Arial" w:eastAsia="Times New Roman" w:hAnsi="Arial" w:cs="Arial"/>
                <w:color w:val="000000"/>
                <w:sz w:val="20"/>
                <w:szCs w:val="20"/>
              </w:rPr>
              <w:lastRenderedPageBreak/>
              <w:t>Após o final de cada ano do projeto</w:t>
            </w:r>
          </w:p>
        </w:tc>
      </w:tr>
      <w:tr w:rsidR="00FC5C22" w:rsidRPr="00763382" w14:paraId="1165C608" w14:textId="77777777" w:rsidTr="009E2B1B">
        <w:trPr>
          <w:trHeight w:val="580"/>
        </w:trPr>
        <w:tc>
          <w:tcPr>
            <w:tcW w:w="4077" w:type="dxa"/>
            <w:vMerge/>
          </w:tcPr>
          <w:p w14:paraId="44A2404C"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1F897C8D"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Impacto da ação  Guardiões dos Corais/</w:t>
            </w:r>
            <w:r w:rsidRPr="00763382">
              <w:rPr>
                <w:rFonts w:ascii="Arial" w:eastAsia="Times New Roman" w:hAnsi="Arial" w:cs="Arial"/>
                <w:i/>
                <w:color w:val="000000"/>
                <w:sz w:val="20"/>
                <w:szCs w:val="20"/>
              </w:rPr>
              <w:t>Reef Rangers</w:t>
            </w:r>
            <w:r w:rsidRPr="00763382">
              <w:rPr>
                <w:rFonts w:ascii="Arial" w:eastAsia="Times New Roman" w:hAnsi="Arial" w:cs="Arial"/>
                <w:color w:val="000000"/>
                <w:sz w:val="20"/>
                <w:szCs w:val="20"/>
              </w:rPr>
              <w:t>”) nos veículos de informação locais e nacionais</w:t>
            </w:r>
          </w:p>
        </w:tc>
        <w:tc>
          <w:tcPr>
            <w:tcW w:w="2410" w:type="dxa"/>
            <w:tcBorders>
              <w:top w:val="single" w:sz="18" w:space="0" w:color="000000"/>
              <w:bottom w:val="single" w:sz="18" w:space="0" w:color="000000"/>
            </w:tcBorders>
          </w:tcPr>
          <w:p w14:paraId="787BF7FF"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Quantificar o número de publicações sobre o projeto em jornais, TV, rádio, websites, etc, em mídias locais e nacionais </w:t>
            </w:r>
          </w:p>
        </w:tc>
        <w:tc>
          <w:tcPr>
            <w:tcW w:w="3543" w:type="dxa"/>
            <w:tcBorders>
              <w:top w:val="single" w:sz="18" w:space="0" w:color="000000"/>
              <w:bottom w:val="single" w:sz="18" w:space="0" w:color="000000"/>
            </w:tcBorders>
          </w:tcPr>
          <w:p w14:paraId="46E5FC7B"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Verificação de matérias publicadas em veículos de informação locais e nacionais</w:t>
            </w:r>
          </w:p>
        </w:tc>
        <w:tc>
          <w:tcPr>
            <w:tcW w:w="2694" w:type="dxa"/>
            <w:tcBorders>
              <w:top w:val="single" w:sz="18" w:space="0" w:color="000000"/>
              <w:bottom w:val="single" w:sz="18" w:space="0" w:color="000000"/>
            </w:tcBorders>
          </w:tcPr>
          <w:p w14:paraId="0013C47E"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Ao final do projeto</w:t>
            </w:r>
          </w:p>
        </w:tc>
      </w:tr>
      <w:tr w:rsidR="00FC5C22" w:rsidRPr="00763382" w14:paraId="3F91AD91" w14:textId="77777777" w:rsidTr="009E2B1B">
        <w:trPr>
          <w:trHeight w:val="580"/>
        </w:trPr>
        <w:tc>
          <w:tcPr>
            <w:tcW w:w="4077" w:type="dxa"/>
            <w:vMerge w:val="restart"/>
            <w:tcBorders>
              <w:top w:val="single" w:sz="18" w:space="0" w:color="000000"/>
            </w:tcBorders>
          </w:tcPr>
          <w:p w14:paraId="086AD37D" w14:textId="77777777" w:rsidR="00FC5C22" w:rsidRPr="00763382" w:rsidRDefault="00FC5C22" w:rsidP="009E2B1B">
            <w:pPr>
              <w:pBdr>
                <w:top w:val="nil"/>
                <w:left w:val="nil"/>
                <w:bottom w:val="nil"/>
                <w:right w:val="nil"/>
                <w:between w:val="nil"/>
              </w:pBd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6. Fomentar junto a comunidade usuária dos ambientes recifais o resgate dos saberes, o diálogo e a solução de conflitos ligados a temática recifal e territorial marinha, incluindo e fortalecendo lideranças bem como na troca de experiências entre diferentes comunidades e lideranças comunitárias. </w:t>
            </w:r>
            <w:r w:rsidRPr="00763382">
              <w:rPr>
                <w:rFonts w:ascii="Arial" w:eastAsia="Times New Roman" w:hAnsi="Arial" w:cs="Arial"/>
                <w:sz w:val="20"/>
                <w:szCs w:val="20"/>
              </w:rPr>
              <w:t xml:space="preserve">Além disso, esse objetivo também visa o investimento na priorização de minorias em países menos desenvolvidos, incluindo comunidades locais </w:t>
            </w:r>
            <w:r w:rsidRPr="00763382">
              <w:rPr>
                <w:rFonts w:ascii="Arial" w:eastAsia="Times New Roman" w:hAnsi="Arial" w:cs="Arial"/>
                <w:color w:val="000000"/>
                <w:sz w:val="20"/>
                <w:szCs w:val="20"/>
              </w:rPr>
              <w:t>(</w:t>
            </w:r>
            <w:r w:rsidRPr="009E2B1B">
              <w:rPr>
                <w:rFonts w:ascii="Arial" w:eastAsia="Times New Roman" w:hAnsi="Arial" w:cs="Arial"/>
                <w:color w:val="000000"/>
                <w:sz w:val="20"/>
                <w:szCs w:val="20"/>
              </w:rPr>
              <w:t>Ação Empoderamento Comunitário</w:t>
            </w:r>
            <w:r w:rsidRPr="00763382">
              <w:rPr>
                <w:rFonts w:ascii="Arial" w:eastAsia="Times New Roman" w:hAnsi="Arial" w:cs="Arial"/>
                <w:color w:val="000000"/>
                <w:sz w:val="20"/>
                <w:szCs w:val="20"/>
              </w:rPr>
              <w:t>).</w:t>
            </w:r>
          </w:p>
        </w:tc>
        <w:tc>
          <w:tcPr>
            <w:tcW w:w="2552" w:type="dxa"/>
            <w:tcBorders>
              <w:top w:val="single" w:sz="18" w:space="0" w:color="000000"/>
              <w:bottom w:val="single" w:sz="18" w:space="0" w:color="000000"/>
            </w:tcBorders>
          </w:tcPr>
          <w:p w14:paraId="0540147C"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Tipo de atividades realizadas</w:t>
            </w:r>
          </w:p>
        </w:tc>
        <w:tc>
          <w:tcPr>
            <w:tcW w:w="2410" w:type="dxa"/>
            <w:tcBorders>
              <w:top w:val="single" w:sz="18" w:space="0" w:color="000000"/>
              <w:bottom w:val="single" w:sz="18" w:space="0" w:color="000000"/>
            </w:tcBorders>
          </w:tcPr>
          <w:p w14:paraId="065E9191"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Ampliar o empoderamento da comunidade através do reagate dos saberes ligados a temática recifal</w:t>
            </w:r>
          </w:p>
        </w:tc>
        <w:tc>
          <w:tcPr>
            <w:tcW w:w="3543" w:type="dxa"/>
            <w:tcBorders>
              <w:top w:val="single" w:sz="18" w:space="0" w:color="000000"/>
              <w:bottom w:val="single" w:sz="18" w:space="0" w:color="000000"/>
            </w:tcBorders>
          </w:tcPr>
          <w:p w14:paraId="750311A7"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Atas das reuniões com pescadores tradicionais e membros dos orgãos competentes;</w:t>
            </w:r>
          </w:p>
          <w:p w14:paraId="11C9213C"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tc>
        <w:tc>
          <w:tcPr>
            <w:tcW w:w="2694" w:type="dxa"/>
            <w:tcBorders>
              <w:top w:val="single" w:sz="18" w:space="0" w:color="000000"/>
              <w:bottom w:val="single" w:sz="18" w:space="0" w:color="000000"/>
            </w:tcBorders>
          </w:tcPr>
          <w:p w14:paraId="6C0CBBE8"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Durante o projeto</w:t>
            </w:r>
          </w:p>
        </w:tc>
      </w:tr>
      <w:tr w:rsidR="00FC5C22" w:rsidRPr="00763382" w14:paraId="56E70327" w14:textId="77777777" w:rsidTr="009E2B1B">
        <w:trPr>
          <w:trHeight w:val="580"/>
        </w:trPr>
        <w:tc>
          <w:tcPr>
            <w:tcW w:w="4077" w:type="dxa"/>
            <w:vMerge/>
            <w:tcBorders>
              <w:top w:val="single" w:sz="18" w:space="0" w:color="000000"/>
            </w:tcBorders>
          </w:tcPr>
          <w:p w14:paraId="52BC57EF"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1E8657E0"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Número de pessoas atingidas pela ação</w:t>
            </w:r>
          </w:p>
        </w:tc>
        <w:tc>
          <w:tcPr>
            <w:tcW w:w="2410" w:type="dxa"/>
            <w:tcBorders>
              <w:top w:val="single" w:sz="18" w:space="0" w:color="000000"/>
              <w:bottom w:val="single" w:sz="18" w:space="0" w:color="000000"/>
            </w:tcBorders>
          </w:tcPr>
          <w:p w14:paraId="22E5DD01"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Avaliar a quantidade de pessoas atingidas pela ação </w:t>
            </w:r>
          </w:p>
        </w:tc>
        <w:tc>
          <w:tcPr>
            <w:tcW w:w="3543" w:type="dxa"/>
            <w:tcBorders>
              <w:top w:val="single" w:sz="18" w:space="0" w:color="000000"/>
              <w:bottom w:val="single" w:sz="18" w:space="0" w:color="000000"/>
            </w:tcBorders>
          </w:tcPr>
          <w:p w14:paraId="675C44C8"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Lista de participação nas reuniões  e nas atividades </w:t>
            </w:r>
          </w:p>
        </w:tc>
        <w:tc>
          <w:tcPr>
            <w:tcW w:w="2694" w:type="dxa"/>
            <w:tcBorders>
              <w:top w:val="single" w:sz="18" w:space="0" w:color="000000"/>
              <w:bottom w:val="single" w:sz="18" w:space="0" w:color="000000"/>
            </w:tcBorders>
          </w:tcPr>
          <w:p w14:paraId="59C78931"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Durante o projeto</w:t>
            </w:r>
          </w:p>
        </w:tc>
      </w:tr>
      <w:tr w:rsidR="00FC5C22" w:rsidRPr="00763382" w14:paraId="6E83B80E" w14:textId="77777777" w:rsidTr="009E2B1B">
        <w:trPr>
          <w:trHeight w:val="580"/>
        </w:trPr>
        <w:tc>
          <w:tcPr>
            <w:tcW w:w="4077" w:type="dxa"/>
            <w:vMerge/>
            <w:tcBorders>
              <w:top w:val="single" w:sz="18" w:space="0" w:color="000000"/>
            </w:tcBorders>
          </w:tcPr>
          <w:p w14:paraId="7770CDA6"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3D8E5B61"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Conteúdo do material informativo</w:t>
            </w:r>
          </w:p>
        </w:tc>
        <w:tc>
          <w:tcPr>
            <w:tcW w:w="2410" w:type="dxa"/>
            <w:tcBorders>
              <w:top w:val="single" w:sz="18" w:space="0" w:color="000000"/>
              <w:bottom w:val="single" w:sz="18" w:space="0" w:color="000000"/>
            </w:tcBorders>
          </w:tcPr>
          <w:p w14:paraId="19547EAB"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Julgar se a qualidade do material utilizado é satisfatória com o intuito de otimizar atividades futuras</w:t>
            </w:r>
          </w:p>
        </w:tc>
        <w:tc>
          <w:tcPr>
            <w:tcW w:w="3543" w:type="dxa"/>
            <w:tcBorders>
              <w:top w:val="single" w:sz="18" w:space="0" w:color="000000"/>
              <w:bottom w:val="single" w:sz="18" w:space="0" w:color="000000"/>
            </w:tcBorders>
          </w:tcPr>
          <w:p w14:paraId="598C2536"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Percepção da equipe técnica e feedback do público em forma de questionário</w:t>
            </w:r>
          </w:p>
        </w:tc>
        <w:tc>
          <w:tcPr>
            <w:tcW w:w="2694" w:type="dxa"/>
            <w:tcBorders>
              <w:top w:val="single" w:sz="18" w:space="0" w:color="000000"/>
              <w:bottom w:val="single" w:sz="18" w:space="0" w:color="000000"/>
            </w:tcBorders>
          </w:tcPr>
          <w:p w14:paraId="707C6035"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Durante o projeto</w:t>
            </w:r>
          </w:p>
        </w:tc>
      </w:tr>
      <w:tr w:rsidR="00FC5C22" w:rsidRPr="00763382" w14:paraId="055DC39D" w14:textId="77777777" w:rsidTr="009E2B1B">
        <w:trPr>
          <w:trHeight w:val="580"/>
        </w:trPr>
        <w:tc>
          <w:tcPr>
            <w:tcW w:w="4077" w:type="dxa"/>
            <w:vMerge/>
            <w:tcBorders>
              <w:top w:val="single" w:sz="18" w:space="0" w:color="000000"/>
            </w:tcBorders>
          </w:tcPr>
          <w:p w14:paraId="4E38D304"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750429E0"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Impacto da ação na conscientização da população atingida</w:t>
            </w:r>
          </w:p>
        </w:tc>
        <w:tc>
          <w:tcPr>
            <w:tcW w:w="2410" w:type="dxa"/>
            <w:tcBorders>
              <w:top w:val="single" w:sz="18" w:space="0" w:color="000000"/>
              <w:bottom w:val="single" w:sz="18" w:space="0" w:color="000000"/>
            </w:tcBorders>
          </w:tcPr>
          <w:p w14:paraId="3BC76605"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Avaliar o impacto causado no conhecimento/conscientização do público atingido</w:t>
            </w:r>
          </w:p>
        </w:tc>
        <w:tc>
          <w:tcPr>
            <w:tcW w:w="3543" w:type="dxa"/>
            <w:tcBorders>
              <w:top w:val="single" w:sz="18" w:space="0" w:color="000000"/>
              <w:bottom w:val="single" w:sz="18" w:space="0" w:color="000000"/>
            </w:tcBorders>
          </w:tcPr>
          <w:p w14:paraId="6BA19A2A"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Questionário como forma de avaliação </w:t>
            </w:r>
          </w:p>
        </w:tc>
        <w:tc>
          <w:tcPr>
            <w:tcW w:w="2694" w:type="dxa"/>
            <w:tcBorders>
              <w:top w:val="single" w:sz="18" w:space="0" w:color="000000"/>
              <w:bottom w:val="single" w:sz="18" w:space="0" w:color="000000"/>
            </w:tcBorders>
          </w:tcPr>
          <w:p w14:paraId="31A440FC"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Durante a ação, Ao início e ao final da ação </w:t>
            </w:r>
          </w:p>
        </w:tc>
      </w:tr>
      <w:tr w:rsidR="00FC5C22" w:rsidRPr="00763382" w14:paraId="7DB731FB" w14:textId="77777777" w:rsidTr="009E2B1B">
        <w:trPr>
          <w:trHeight w:val="580"/>
        </w:trPr>
        <w:tc>
          <w:tcPr>
            <w:tcW w:w="4077" w:type="dxa"/>
            <w:vMerge w:val="restart"/>
            <w:tcBorders>
              <w:top w:val="single" w:sz="18" w:space="0" w:color="000000"/>
            </w:tcBorders>
          </w:tcPr>
          <w:p w14:paraId="79261D1F" w14:textId="77777777" w:rsidR="00FC5C22" w:rsidRPr="00763382" w:rsidRDefault="00FC5C22" w:rsidP="009E2B1B">
            <w:pPr>
              <w:pBdr>
                <w:top w:val="nil"/>
                <w:left w:val="nil"/>
                <w:bottom w:val="nil"/>
                <w:right w:val="nil"/>
                <w:between w:val="nil"/>
              </w:pBdr>
              <w:rPr>
                <w:rFonts w:ascii="Arial" w:eastAsia="Times New Roman" w:hAnsi="Arial" w:cs="Arial"/>
                <w:color w:val="000000"/>
                <w:sz w:val="20"/>
                <w:szCs w:val="20"/>
              </w:rPr>
            </w:pPr>
            <w:r w:rsidRPr="00763382">
              <w:rPr>
                <w:rFonts w:ascii="Arial" w:eastAsia="Times New Roman" w:hAnsi="Arial" w:cs="Arial"/>
                <w:color w:val="000000"/>
                <w:sz w:val="20"/>
                <w:szCs w:val="20"/>
              </w:rPr>
              <w:t>7. Divulgar os resultados alcançados pelo Projeto Tanto Mar ao grande público, sensibilizando através de ação contínua de comunicação, com destaque para os usuários diretos dos recifes de coral (Ação Comunicação e Sensibilização)</w:t>
            </w:r>
          </w:p>
        </w:tc>
        <w:tc>
          <w:tcPr>
            <w:tcW w:w="2552" w:type="dxa"/>
            <w:tcBorders>
              <w:top w:val="single" w:sz="18" w:space="0" w:color="000000"/>
              <w:bottom w:val="single" w:sz="18" w:space="0" w:color="000000"/>
            </w:tcBorders>
          </w:tcPr>
          <w:p w14:paraId="46382C37"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Meios de divulgação utilizados</w:t>
            </w:r>
          </w:p>
        </w:tc>
        <w:tc>
          <w:tcPr>
            <w:tcW w:w="2410" w:type="dxa"/>
            <w:tcBorders>
              <w:top w:val="single" w:sz="18" w:space="0" w:color="000000"/>
              <w:bottom w:val="single" w:sz="18" w:space="0" w:color="000000"/>
            </w:tcBorders>
          </w:tcPr>
          <w:p w14:paraId="740520DB"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Avaliar se os meios de divulgação utilizados pelo projeto foram satisfatórios</w:t>
            </w:r>
          </w:p>
        </w:tc>
        <w:tc>
          <w:tcPr>
            <w:tcW w:w="3543" w:type="dxa"/>
            <w:tcBorders>
              <w:top w:val="single" w:sz="18" w:space="0" w:color="000000"/>
              <w:bottom w:val="single" w:sz="18" w:space="0" w:color="000000"/>
            </w:tcBorders>
          </w:tcPr>
          <w:p w14:paraId="03CA5A76"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Materiais produzidos, registro fotográfico e percepção da equipe técnica</w:t>
            </w:r>
          </w:p>
        </w:tc>
        <w:tc>
          <w:tcPr>
            <w:tcW w:w="2694" w:type="dxa"/>
            <w:tcBorders>
              <w:top w:val="single" w:sz="18" w:space="0" w:color="000000"/>
              <w:bottom w:val="single" w:sz="18" w:space="0" w:color="000000"/>
            </w:tcBorders>
          </w:tcPr>
          <w:p w14:paraId="04FD1FBC"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Ao final do projeto</w:t>
            </w:r>
          </w:p>
        </w:tc>
      </w:tr>
      <w:tr w:rsidR="00FC5C22" w:rsidRPr="00763382" w14:paraId="13B8A38D" w14:textId="77777777" w:rsidTr="009E2B1B">
        <w:trPr>
          <w:trHeight w:val="580"/>
        </w:trPr>
        <w:tc>
          <w:tcPr>
            <w:tcW w:w="4077" w:type="dxa"/>
            <w:vMerge/>
            <w:tcBorders>
              <w:top w:val="single" w:sz="18" w:space="0" w:color="000000"/>
            </w:tcBorders>
          </w:tcPr>
          <w:p w14:paraId="78055D58"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00DB0038"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Conteúdo do material informativo</w:t>
            </w:r>
          </w:p>
        </w:tc>
        <w:tc>
          <w:tcPr>
            <w:tcW w:w="2410" w:type="dxa"/>
            <w:tcBorders>
              <w:top w:val="single" w:sz="18" w:space="0" w:color="000000"/>
              <w:bottom w:val="single" w:sz="18" w:space="0" w:color="000000"/>
            </w:tcBorders>
          </w:tcPr>
          <w:p w14:paraId="6CA41292"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Julgar se a qualidade do material possui um conteúdo satisfatório para a comunidade.</w:t>
            </w:r>
          </w:p>
        </w:tc>
        <w:tc>
          <w:tcPr>
            <w:tcW w:w="3543" w:type="dxa"/>
            <w:tcBorders>
              <w:top w:val="single" w:sz="18" w:space="0" w:color="000000"/>
              <w:bottom w:val="single" w:sz="18" w:space="0" w:color="000000"/>
            </w:tcBorders>
          </w:tcPr>
          <w:p w14:paraId="6D696E03"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Percepção da equipe técnica na vivência om a comunidade local</w:t>
            </w:r>
          </w:p>
          <w:p w14:paraId="00AE61F4"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p w14:paraId="3CF080AB"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Através de opinões da comunidade relatadas no website do projeto</w:t>
            </w:r>
          </w:p>
        </w:tc>
        <w:tc>
          <w:tcPr>
            <w:tcW w:w="2694" w:type="dxa"/>
            <w:tcBorders>
              <w:top w:val="single" w:sz="18" w:space="0" w:color="000000"/>
              <w:bottom w:val="single" w:sz="18" w:space="0" w:color="000000"/>
            </w:tcBorders>
          </w:tcPr>
          <w:p w14:paraId="7184EE58"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Durante e ao final do projeto</w:t>
            </w:r>
          </w:p>
        </w:tc>
      </w:tr>
      <w:tr w:rsidR="00FC5C22" w:rsidRPr="00763382" w14:paraId="30E4BD23" w14:textId="77777777" w:rsidTr="009E2B1B">
        <w:trPr>
          <w:trHeight w:val="580"/>
        </w:trPr>
        <w:tc>
          <w:tcPr>
            <w:tcW w:w="4077" w:type="dxa"/>
            <w:vMerge/>
            <w:tcBorders>
              <w:top w:val="single" w:sz="18" w:space="0" w:color="000000"/>
            </w:tcBorders>
          </w:tcPr>
          <w:p w14:paraId="2D671C2F"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67B1073F"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Impacto do projeto nos veículos de informação locais e nacionais</w:t>
            </w:r>
          </w:p>
        </w:tc>
        <w:tc>
          <w:tcPr>
            <w:tcW w:w="2410" w:type="dxa"/>
            <w:tcBorders>
              <w:top w:val="single" w:sz="18" w:space="0" w:color="000000"/>
              <w:bottom w:val="single" w:sz="18" w:space="0" w:color="000000"/>
            </w:tcBorders>
          </w:tcPr>
          <w:p w14:paraId="0D6FE35E"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Quantificar o número de publicações sobre o projeto em jornais, TV, rádio, websites, etc, em mídias locais e nacionais </w:t>
            </w:r>
          </w:p>
        </w:tc>
        <w:tc>
          <w:tcPr>
            <w:tcW w:w="3543" w:type="dxa"/>
            <w:tcBorders>
              <w:top w:val="single" w:sz="18" w:space="0" w:color="000000"/>
              <w:bottom w:val="single" w:sz="18" w:space="0" w:color="000000"/>
            </w:tcBorders>
          </w:tcPr>
          <w:p w14:paraId="18723AB5"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Verificação de matérias publicadas em veículos de informação locais e nacionais</w:t>
            </w:r>
          </w:p>
        </w:tc>
        <w:tc>
          <w:tcPr>
            <w:tcW w:w="2694" w:type="dxa"/>
            <w:tcBorders>
              <w:top w:val="single" w:sz="18" w:space="0" w:color="000000"/>
              <w:bottom w:val="single" w:sz="18" w:space="0" w:color="000000"/>
            </w:tcBorders>
          </w:tcPr>
          <w:p w14:paraId="7142F603"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Ao final do projeto</w:t>
            </w:r>
          </w:p>
        </w:tc>
      </w:tr>
      <w:tr w:rsidR="00FC5C22" w:rsidRPr="00763382" w14:paraId="43116455" w14:textId="77777777" w:rsidTr="009E2B1B">
        <w:trPr>
          <w:trHeight w:val="580"/>
        </w:trPr>
        <w:tc>
          <w:tcPr>
            <w:tcW w:w="4077" w:type="dxa"/>
            <w:tcBorders>
              <w:top w:val="single" w:sz="18" w:space="0" w:color="000000"/>
            </w:tcBorders>
          </w:tcPr>
          <w:p w14:paraId="5238BEDB"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65FEBAE9"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Meios de técnicas utilizados</w:t>
            </w:r>
          </w:p>
        </w:tc>
        <w:tc>
          <w:tcPr>
            <w:tcW w:w="2410" w:type="dxa"/>
            <w:tcBorders>
              <w:top w:val="single" w:sz="18" w:space="0" w:color="000000"/>
              <w:bottom w:val="single" w:sz="18" w:space="0" w:color="000000"/>
            </w:tcBorders>
          </w:tcPr>
          <w:p w14:paraId="7855774D"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Avaliar se através de brindes e produtos relacionados ao tema do projeto auxiliam na conscientização e sensibilização da comunidade e na divulgação do projeto</w:t>
            </w:r>
          </w:p>
        </w:tc>
        <w:tc>
          <w:tcPr>
            <w:tcW w:w="3543" w:type="dxa"/>
            <w:tcBorders>
              <w:top w:val="single" w:sz="18" w:space="0" w:color="000000"/>
              <w:bottom w:val="single" w:sz="18" w:space="0" w:color="000000"/>
            </w:tcBorders>
          </w:tcPr>
          <w:p w14:paraId="01CEAC14"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Percepção da comunidade;</w:t>
            </w:r>
          </w:p>
          <w:p w14:paraId="70AC2C57"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Percepção da equipe técnica através na comunidade;</w:t>
            </w:r>
          </w:p>
          <w:p w14:paraId="182E04D7"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Dados de acesso ao website e as redes sociais</w:t>
            </w:r>
          </w:p>
          <w:p w14:paraId="387C60A2"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tc>
        <w:tc>
          <w:tcPr>
            <w:tcW w:w="2694" w:type="dxa"/>
            <w:tcBorders>
              <w:top w:val="single" w:sz="18" w:space="0" w:color="000000"/>
              <w:bottom w:val="single" w:sz="18" w:space="0" w:color="000000"/>
            </w:tcBorders>
          </w:tcPr>
          <w:p w14:paraId="1693E6FE"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Durante e ao final do projeto</w:t>
            </w:r>
          </w:p>
        </w:tc>
      </w:tr>
      <w:tr w:rsidR="00FC5C22" w:rsidRPr="00763382" w14:paraId="09C5A717" w14:textId="77777777" w:rsidTr="009E2B1B">
        <w:trPr>
          <w:trHeight w:val="580"/>
        </w:trPr>
        <w:tc>
          <w:tcPr>
            <w:tcW w:w="4077" w:type="dxa"/>
            <w:vMerge w:val="restart"/>
            <w:tcBorders>
              <w:top w:val="single" w:sz="18" w:space="0" w:color="000000"/>
            </w:tcBorders>
          </w:tcPr>
          <w:p w14:paraId="0D42E45A" w14:textId="77777777" w:rsidR="00FC5C22" w:rsidRPr="00763382" w:rsidRDefault="00FC5C22" w:rsidP="009E2B1B">
            <w:pPr>
              <w:pBdr>
                <w:top w:val="nil"/>
                <w:left w:val="nil"/>
                <w:bottom w:val="nil"/>
                <w:right w:val="nil"/>
                <w:between w:val="nil"/>
              </w:pBd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8. Promover ações de conscientização sobre o lixo plástico marinho e das mudanças climáticas, contribuindo para a </w:t>
            </w:r>
            <w:r w:rsidRPr="00763382">
              <w:rPr>
                <w:rFonts w:ascii="Arial" w:eastAsia="Times New Roman" w:hAnsi="Arial" w:cs="Arial"/>
                <w:color w:val="000000"/>
                <w:sz w:val="20"/>
                <w:szCs w:val="20"/>
              </w:rPr>
              <w:lastRenderedPageBreak/>
              <w:t>conscientização sobre o tema (Ação Poluição e Clima).</w:t>
            </w:r>
          </w:p>
        </w:tc>
        <w:tc>
          <w:tcPr>
            <w:tcW w:w="2552" w:type="dxa"/>
            <w:tcBorders>
              <w:top w:val="single" w:sz="18" w:space="0" w:color="000000"/>
              <w:bottom w:val="single" w:sz="18" w:space="0" w:color="000000"/>
            </w:tcBorders>
          </w:tcPr>
          <w:p w14:paraId="5A3F1182"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lastRenderedPageBreak/>
              <w:t>Tipo de atividades realizadas</w:t>
            </w:r>
          </w:p>
        </w:tc>
        <w:tc>
          <w:tcPr>
            <w:tcW w:w="2410" w:type="dxa"/>
            <w:tcBorders>
              <w:top w:val="single" w:sz="18" w:space="0" w:color="000000"/>
              <w:bottom w:val="single" w:sz="18" w:space="0" w:color="000000"/>
            </w:tcBorders>
          </w:tcPr>
          <w:p w14:paraId="408F86A3"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Avaliar as ações de ecoeficiência nos locais contemplados</w:t>
            </w:r>
          </w:p>
        </w:tc>
        <w:tc>
          <w:tcPr>
            <w:tcW w:w="3543" w:type="dxa"/>
            <w:tcBorders>
              <w:top w:val="single" w:sz="18" w:space="0" w:color="000000"/>
              <w:bottom w:val="single" w:sz="18" w:space="0" w:color="000000"/>
            </w:tcBorders>
          </w:tcPr>
          <w:p w14:paraId="5D2CEFF5"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Registro fotográfico; Percepção da comunidade envolvida nessas ações; </w:t>
            </w:r>
          </w:p>
          <w:p w14:paraId="1FFE748E"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p>
        </w:tc>
        <w:tc>
          <w:tcPr>
            <w:tcW w:w="2694" w:type="dxa"/>
            <w:tcBorders>
              <w:top w:val="single" w:sz="18" w:space="0" w:color="000000"/>
              <w:bottom w:val="single" w:sz="18" w:space="0" w:color="000000"/>
            </w:tcBorders>
          </w:tcPr>
          <w:p w14:paraId="7FCA2A4C"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Durante as 2 ações de coleta de resíduos sólidos nas areais e praias de ambas regiões.</w:t>
            </w:r>
          </w:p>
        </w:tc>
      </w:tr>
      <w:tr w:rsidR="00FC5C22" w:rsidRPr="00763382" w14:paraId="669E21E6" w14:textId="77777777" w:rsidTr="009E2B1B">
        <w:trPr>
          <w:trHeight w:val="580"/>
        </w:trPr>
        <w:tc>
          <w:tcPr>
            <w:tcW w:w="4077" w:type="dxa"/>
            <w:vMerge/>
            <w:tcBorders>
              <w:top w:val="single" w:sz="18" w:space="0" w:color="000000"/>
            </w:tcBorders>
          </w:tcPr>
          <w:p w14:paraId="7EA7CC08"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064B5555"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Quantidade/perfil de pessoas atingidas pela ação</w:t>
            </w:r>
          </w:p>
        </w:tc>
        <w:tc>
          <w:tcPr>
            <w:tcW w:w="2410" w:type="dxa"/>
            <w:tcBorders>
              <w:top w:val="single" w:sz="18" w:space="0" w:color="000000"/>
              <w:bottom w:val="single" w:sz="18" w:space="0" w:color="000000"/>
            </w:tcBorders>
          </w:tcPr>
          <w:p w14:paraId="13154C43"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Avaliar a quantidade do público colaborador e a representatividade desse público </w:t>
            </w:r>
          </w:p>
        </w:tc>
        <w:tc>
          <w:tcPr>
            <w:tcW w:w="3543" w:type="dxa"/>
            <w:tcBorders>
              <w:top w:val="single" w:sz="18" w:space="0" w:color="000000"/>
              <w:bottom w:val="single" w:sz="18" w:space="0" w:color="000000"/>
            </w:tcBorders>
          </w:tcPr>
          <w:p w14:paraId="331B6A87"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Fichas com informações sobre os participantes;</w:t>
            </w:r>
          </w:p>
          <w:p w14:paraId="3DD27BC2"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 </w:t>
            </w:r>
          </w:p>
        </w:tc>
        <w:tc>
          <w:tcPr>
            <w:tcW w:w="2694" w:type="dxa"/>
            <w:tcBorders>
              <w:top w:val="single" w:sz="18" w:space="0" w:color="000000"/>
              <w:bottom w:val="single" w:sz="18" w:space="0" w:color="000000"/>
            </w:tcBorders>
          </w:tcPr>
          <w:p w14:paraId="4EE29C97"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Durante as atividades de campanhas</w:t>
            </w:r>
          </w:p>
        </w:tc>
      </w:tr>
      <w:tr w:rsidR="00FC5C22" w:rsidRPr="00763382" w14:paraId="5DFF65BE" w14:textId="77777777" w:rsidTr="009E2B1B">
        <w:trPr>
          <w:trHeight w:val="580"/>
        </w:trPr>
        <w:tc>
          <w:tcPr>
            <w:tcW w:w="4077" w:type="dxa"/>
            <w:vMerge/>
            <w:tcBorders>
              <w:top w:val="single" w:sz="18" w:space="0" w:color="000000"/>
            </w:tcBorders>
          </w:tcPr>
          <w:p w14:paraId="5B87549D"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71C5DFA0"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Meios de divulgação utilizados</w:t>
            </w:r>
          </w:p>
        </w:tc>
        <w:tc>
          <w:tcPr>
            <w:tcW w:w="2410" w:type="dxa"/>
            <w:tcBorders>
              <w:top w:val="single" w:sz="18" w:space="0" w:color="000000"/>
              <w:bottom w:val="single" w:sz="18" w:space="0" w:color="000000"/>
            </w:tcBorders>
          </w:tcPr>
          <w:p w14:paraId="4F210019"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Avaliar se os meios de divulgação da conscientização da poluição utilizados pelo projeto foram satisfatórios</w:t>
            </w:r>
          </w:p>
        </w:tc>
        <w:tc>
          <w:tcPr>
            <w:tcW w:w="3543" w:type="dxa"/>
            <w:tcBorders>
              <w:top w:val="single" w:sz="18" w:space="0" w:color="000000"/>
              <w:bottom w:val="single" w:sz="18" w:space="0" w:color="000000"/>
            </w:tcBorders>
          </w:tcPr>
          <w:p w14:paraId="400DAC67"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Materiais produzidos, registro fotográfico e percepção da equipe técnica</w:t>
            </w:r>
          </w:p>
        </w:tc>
        <w:tc>
          <w:tcPr>
            <w:tcW w:w="2694" w:type="dxa"/>
            <w:tcBorders>
              <w:top w:val="single" w:sz="18" w:space="0" w:color="000000"/>
              <w:bottom w:val="single" w:sz="18" w:space="0" w:color="000000"/>
            </w:tcBorders>
          </w:tcPr>
          <w:p w14:paraId="679BC5C8"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Durante as atividades de campanhas</w:t>
            </w:r>
          </w:p>
        </w:tc>
      </w:tr>
      <w:tr w:rsidR="00FC5C22" w:rsidRPr="00763382" w14:paraId="2C047448" w14:textId="77777777" w:rsidTr="009E2B1B">
        <w:trPr>
          <w:trHeight w:val="580"/>
        </w:trPr>
        <w:tc>
          <w:tcPr>
            <w:tcW w:w="4077" w:type="dxa"/>
            <w:vMerge/>
            <w:tcBorders>
              <w:top w:val="single" w:sz="18" w:space="0" w:color="000000"/>
            </w:tcBorders>
          </w:tcPr>
          <w:p w14:paraId="29EF0CEE"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52CFD74F"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Conteúdo do material informativo</w:t>
            </w:r>
          </w:p>
        </w:tc>
        <w:tc>
          <w:tcPr>
            <w:tcW w:w="2410" w:type="dxa"/>
            <w:tcBorders>
              <w:top w:val="single" w:sz="18" w:space="0" w:color="000000"/>
              <w:bottom w:val="single" w:sz="18" w:space="0" w:color="000000"/>
            </w:tcBorders>
          </w:tcPr>
          <w:p w14:paraId="0A83CB2B"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Julgar se a qualidade do material utilizado é satisfatória com o intuito de otimizar atividades futuras</w:t>
            </w:r>
          </w:p>
        </w:tc>
        <w:tc>
          <w:tcPr>
            <w:tcW w:w="3543" w:type="dxa"/>
            <w:tcBorders>
              <w:top w:val="single" w:sz="18" w:space="0" w:color="000000"/>
              <w:bottom w:val="single" w:sz="18" w:space="0" w:color="000000"/>
            </w:tcBorders>
          </w:tcPr>
          <w:p w14:paraId="7D15DF73"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Percepção da equipe técnica e feedback da população atingida em forma de questionário</w:t>
            </w:r>
          </w:p>
        </w:tc>
        <w:tc>
          <w:tcPr>
            <w:tcW w:w="2694" w:type="dxa"/>
            <w:tcBorders>
              <w:top w:val="single" w:sz="18" w:space="0" w:color="000000"/>
              <w:bottom w:val="single" w:sz="18" w:space="0" w:color="000000"/>
            </w:tcBorders>
          </w:tcPr>
          <w:p w14:paraId="4B2A2CC6"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Durante e ao final das atividades </w:t>
            </w:r>
          </w:p>
        </w:tc>
      </w:tr>
      <w:tr w:rsidR="00FC5C22" w:rsidRPr="00763382" w14:paraId="7E75A8AE" w14:textId="77777777" w:rsidTr="009E2B1B">
        <w:trPr>
          <w:trHeight w:val="580"/>
        </w:trPr>
        <w:tc>
          <w:tcPr>
            <w:tcW w:w="4077" w:type="dxa"/>
            <w:vMerge/>
            <w:tcBorders>
              <w:top w:val="single" w:sz="18" w:space="0" w:color="000000"/>
            </w:tcBorders>
          </w:tcPr>
          <w:p w14:paraId="41EDCB84" w14:textId="77777777" w:rsidR="00FC5C22" w:rsidRPr="00763382" w:rsidRDefault="00FC5C22" w:rsidP="009E2B1B">
            <w:pPr>
              <w:widowControl w:val="0"/>
              <w:pBdr>
                <w:top w:val="nil"/>
                <w:left w:val="nil"/>
                <w:bottom w:val="nil"/>
                <w:right w:val="nil"/>
                <w:between w:val="nil"/>
              </w:pBdr>
              <w:spacing w:line="276" w:lineRule="auto"/>
              <w:rPr>
                <w:rFonts w:ascii="Arial" w:eastAsia="Times New Roman" w:hAnsi="Arial" w:cs="Arial"/>
                <w:color w:val="000000"/>
                <w:sz w:val="20"/>
                <w:szCs w:val="20"/>
              </w:rPr>
            </w:pPr>
          </w:p>
        </w:tc>
        <w:tc>
          <w:tcPr>
            <w:tcW w:w="2552" w:type="dxa"/>
            <w:tcBorders>
              <w:top w:val="single" w:sz="18" w:space="0" w:color="000000"/>
              <w:bottom w:val="single" w:sz="18" w:space="0" w:color="000000"/>
            </w:tcBorders>
          </w:tcPr>
          <w:p w14:paraId="5AA56D3B"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Impacto da ação na educação ambiental da comunidade local e turística </w:t>
            </w:r>
          </w:p>
        </w:tc>
        <w:tc>
          <w:tcPr>
            <w:tcW w:w="2410" w:type="dxa"/>
            <w:tcBorders>
              <w:top w:val="single" w:sz="18" w:space="0" w:color="000000"/>
              <w:bottom w:val="single" w:sz="18" w:space="0" w:color="000000"/>
            </w:tcBorders>
          </w:tcPr>
          <w:p w14:paraId="175C47F4"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Avaliar o impacto causado no conhecimento/conscientização do público </w:t>
            </w:r>
          </w:p>
        </w:tc>
        <w:tc>
          <w:tcPr>
            <w:tcW w:w="3543" w:type="dxa"/>
            <w:tcBorders>
              <w:top w:val="single" w:sz="18" w:space="0" w:color="000000"/>
              <w:bottom w:val="single" w:sz="18" w:space="0" w:color="000000"/>
            </w:tcBorders>
          </w:tcPr>
          <w:p w14:paraId="4A41151C"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Questionário como forma de avaliação</w:t>
            </w:r>
          </w:p>
        </w:tc>
        <w:tc>
          <w:tcPr>
            <w:tcW w:w="2694" w:type="dxa"/>
            <w:tcBorders>
              <w:top w:val="single" w:sz="18" w:space="0" w:color="000000"/>
              <w:bottom w:val="single" w:sz="18" w:space="0" w:color="000000"/>
            </w:tcBorders>
          </w:tcPr>
          <w:p w14:paraId="3DD3B93A" w14:textId="77777777" w:rsidR="00FC5C22" w:rsidRPr="00763382" w:rsidRDefault="00FC5C22" w:rsidP="009E2B1B">
            <w:pPr>
              <w:tabs>
                <w:tab w:val="left" w:pos="0"/>
                <w:tab w:val="left" w:pos="720"/>
                <w:tab w:val="left" w:pos="1440"/>
                <w:tab w:val="left" w:pos="2160"/>
                <w:tab w:val="left" w:pos="2880"/>
                <w:tab w:val="left" w:pos="3600"/>
                <w:tab w:val="left" w:pos="4320"/>
              </w:tabs>
              <w:rPr>
                <w:rFonts w:ascii="Arial" w:eastAsia="Times New Roman" w:hAnsi="Arial" w:cs="Arial"/>
                <w:color w:val="000000"/>
                <w:sz w:val="20"/>
                <w:szCs w:val="20"/>
              </w:rPr>
            </w:pPr>
            <w:r w:rsidRPr="00763382">
              <w:rPr>
                <w:rFonts w:ascii="Arial" w:eastAsia="Times New Roman" w:hAnsi="Arial" w:cs="Arial"/>
                <w:color w:val="000000"/>
                <w:sz w:val="20"/>
                <w:szCs w:val="20"/>
              </w:rPr>
              <w:t>Ao início e ao final das atividades de campanhas</w:t>
            </w:r>
          </w:p>
        </w:tc>
      </w:tr>
    </w:tbl>
    <w:p w14:paraId="02D50769" w14:textId="77777777" w:rsidR="00FC5C22" w:rsidRPr="00763382" w:rsidRDefault="00FC5C22" w:rsidP="00FC5C22">
      <w:pPr>
        <w:widowControl w:val="0"/>
        <w:pBdr>
          <w:top w:val="nil"/>
          <w:left w:val="nil"/>
          <w:bottom w:val="nil"/>
          <w:right w:val="nil"/>
          <w:between w:val="nil"/>
        </w:pBdr>
        <w:spacing w:line="276" w:lineRule="auto"/>
        <w:jc w:val="both"/>
        <w:rPr>
          <w:rFonts w:ascii="Arial" w:eastAsia="Times New Roman" w:hAnsi="Arial" w:cs="Arial"/>
          <w:color w:val="000000"/>
          <w:sz w:val="20"/>
          <w:szCs w:val="20"/>
        </w:rPr>
      </w:pPr>
    </w:p>
    <w:p w14:paraId="418A05B6" w14:textId="77777777" w:rsidR="00FC5C22" w:rsidRPr="00763382" w:rsidRDefault="00FC5C22" w:rsidP="00FC5C22">
      <w:pPr>
        <w:widowControl w:val="0"/>
        <w:spacing w:line="360" w:lineRule="auto"/>
        <w:jc w:val="both"/>
        <w:rPr>
          <w:rFonts w:ascii="Arial" w:eastAsia="Times New Roman" w:hAnsi="Arial" w:cs="Arial"/>
          <w:sz w:val="20"/>
          <w:szCs w:val="20"/>
        </w:rPr>
      </w:pPr>
    </w:p>
    <w:p w14:paraId="6709E44B" w14:textId="77777777" w:rsidR="00FC5C22" w:rsidRPr="00763382" w:rsidRDefault="00FC5C22" w:rsidP="00FC5C22">
      <w:pPr>
        <w:widowControl w:val="0"/>
        <w:pBdr>
          <w:top w:val="nil"/>
          <w:left w:val="nil"/>
          <w:bottom w:val="nil"/>
          <w:right w:val="nil"/>
          <w:between w:val="nil"/>
        </w:pBdr>
        <w:spacing w:line="276" w:lineRule="auto"/>
        <w:jc w:val="both"/>
        <w:rPr>
          <w:rFonts w:ascii="Arial" w:eastAsia="Times New Roman" w:hAnsi="Arial" w:cs="Arial"/>
          <w:sz w:val="20"/>
          <w:szCs w:val="20"/>
        </w:rPr>
        <w:sectPr w:rsidR="00FC5C22" w:rsidRPr="00763382" w:rsidSect="003D73F8">
          <w:pgSz w:w="11901" w:h="16834"/>
          <w:pgMar w:top="1701" w:right="1134" w:bottom="1418" w:left="1701" w:header="709" w:footer="794" w:gutter="0"/>
          <w:cols w:space="720"/>
        </w:sectPr>
      </w:pPr>
      <w:r w:rsidRPr="00763382">
        <w:rPr>
          <w:rFonts w:ascii="Arial" w:hAnsi="Arial" w:cs="Arial"/>
          <w:sz w:val="20"/>
          <w:szCs w:val="20"/>
        </w:rPr>
        <w:br w:type="page"/>
      </w:r>
    </w:p>
    <w:p w14:paraId="0188058A" w14:textId="77777777" w:rsidR="00FC5C22" w:rsidRPr="00763382" w:rsidRDefault="00FC5C22" w:rsidP="00FC5C22">
      <w:pPr>
        <w:widowControl w:val="0"/>
        <w:spacing w:line="360" w:lineRule="auto"/>
        <w:jc w:val="both"/>
        <w:rPr>
          <w:rFonts w:ascii="Arial" w:eastAsia="Times New Roman" w:hAnsi="Arial" w:cs="Arial"/>
          <w:sz w:val="20"/>
          <w:szCs w:val="20"/>
        </w:rPr>
      </w:pPr>
    </w:p>
    <w:p w14:paraId="5A492F03" w14:textId="77777777" w:rsidR="00FC5C22" w:rsidRPr="00763382" w:rsidRDefault="00FC5C22" w:rsidP="00FC5C22">
      <w:pPr>
        <w:keepNext/>
        <w:keepLines/>
        <w:spacing w:line="360" w:lineRule="auto"/>
        <w:jc w:val="both"/>
        <w:rPr>
          <w:rFonts w:ascii="Arial" w:eastAsia="Times New Roman" w:hAnsi="Arial" w:cs="Arial"/>
          <w:sz w:val="20"/>
          <w:szCs w:val="20"/>
        </w:rPr>
      </w:pPr>
      <w:r w:rsidRPr="00763382">
        <w:rPr>
          <w:rFonts w:ascii="Arial" w:eastAsia="Times New Roman" w:hAnsi="Arial" w:cs="Arial"/>
          <w:b/>
          <w:sz w:val="20"/>
          <w:szCs w:val="20"/>
        </w:rPr>
        <w:t>Seção 7 – RELACIONAMENTO COM ATORES SOCIAIS E SUSTENTABILIDADE</w:t>
      </w:r>
    </w:p>
    <w:p w14:paraId="449D628D" w14:textId="77777777" w:rsidR="00FC5C22" w:rsidRPr="00763382" w:rsidRDefault="00FC5C22" w:rsidP="00FC5C22">
      <w:pPr>
        <w:widowControl w:val="0"/>
        <w:spacing w:line="360" w:lineRule="auto"/>
        <w:ind w:left="567" w:hanging="567"/>
        <w:jc w:val="both"/>
        <w:rPr>
          <w:rFonts w:ascii="Arial" w:eastAsia="Times New Roman" w:hAnsi="Arial" w:cs="Arial"/>
          <w:sz w:val="20"/>
          <w:szCs w:val="20"/>
        </w:rPr>
      </w:pPr>
      <w:r w:rsidRPr="00763382">
        <w:rPr>
          <w:rFonts w:ascii="Arial" w:eastAsia="Times New Roman" w:hAnsi="Arial" w:cs="Arial"/>
          <w:b/>
          <w:sz w:val="20"/>
          <w:szCs w:val="20"/>
        </w:rPr>
        <w:t xml:space="preserve">7.1 </w:t>
      </w:r>
      <w:r w:rsidRPr="00763382">
        <w:rPr>
          <w:rFonts w:ascii="Arial" w:eastAsia="Times New Roman" w:hAnsi="Arial" w:cs="Arial"/>
          <w:b/>
          <w:sz w:val="20"/>
          <w:szCs w:val="20"/>
        </w:rPr>
        <w:tab/>
        <w:t xml:space="preserve">MECANISMOS DE PARTICIPAÇÃO </w:t>
      </w:r>
      <w:commentRangeStart w:id="22"/>
      <w:r w:rsidRPr="00763382">
        <w:rPr>
          <w:rFonts w:ascii="Arial" w:eastAsia="Times New Roman" w:hAnsi="Arial" w:cs="Arial"/>
          <w:b/>
          <w:sz w:val="20"/>
          <w:szCs w:val="20"/>
        </w:rPr>
        <w:t>COMUNITÁRIA</w:t>
      </w:r>
      <w:commentRangeEnd w:id="22"/>
      <w:r w:rsidRPr="00763382">
        <w:rPr>
          <w:rFonts w:ascii="Arial" w:hAnsi="Arial" w:cs="Arial"/>
          <w:sz w:val="20"/>
          <w:szCs w:val="20"/>
        </w:rPr>
        <w:commentReference w:id="22"/>
      </w:r>
    </w:p>
    <w:p w14:paraId="64DAA612" w14:textId="77777777" w:rsidR="00FC5C22" w:rsidRPr="00763382" w:rsidRDefault="00FC5C22" w:rsidP="00FC5C22">
      <w:pPr>
        <w:widowControl w:val="0"/>
        <w:pBdr>
          <w:top w:val="nil"/>
          <w:left w:val="nil"/>
          <w:bottom w:val="nil"/>
          <w:right w:val="nil"/>
          <w:between w:val="nil"/>
        </w:pBdr>
        <w:spacing w:line="360" w:lineRule="auto"/>
        <w:ind w:left="709" w:hanging="720"/>
        <w:jc w:val="both"/>
        <w:rPr>
          <w:rFonts w:ascii="Arial" w:eastAsia="Times New Roman" w:hAnsi="Arial" w:cs="Arial"/>
          <w:sz w:val="20"/>
          <w:szCs w:val="20"/>
        </w:rPr>
      </w:pPr>
    </w:p>
    <w:p w14:paraId="3321DB21" w14:textId="77777777" w:rsidR="00FC5C22" w:rsidRPr="00763382" w:rsidRDefault="00FC5C22" w:rsidP="00FC5C22">
      <w:pPr>
        <w:spacing w:line="360" w:lineRule="auto"/>
        <w:ind w:firstLine="567"/>
        <w:jc w:val="both"/>
        <w:rPr>
          <w:rFonts w:ascii="Arial" w:eastAsia="Times New Roman" w:hAnsi="Arial" w:cs="Arial"/>
          <w:sz w:val="20"/>
          <w:szCs w:val="20"/>
        </w:rPr>
      </w:pPr>
      <w:r w:rsidRPr="00763382">
        <w:rPr>
          <w:rFonts w:ascii="Arial" w:eastAsia="Times New Roman" w:hAnsi="Arial" w:cs="Arial"/>
          <w:sz w:val="20"/>
          <w:szCs w:val="20"/>
        </w:rPr>
        <w:t>Os principais desafios para a conservação recifal é o estabelecimento de diálogo entre os diversos atores sociais bem como a difusão de informações sobre a importância dos ambientes recifais, as ameaças à sua integridade ecológica bem como os impactos sociais da iminente perda de cobertura recifal em função das mudanças climáticas. Os proponentes do Projeto Tanto Mar já atuaram como conselheiros tanto do Parque dos Corais de Búzios como da RESEX de Corumbau, tendo grande trânsito junto a comunidade pesqueira e indígena. Para a elaboração do projeto, várias lideranças foram consultadas ao longo do processo, como o presidente da Associação de Pescadores Tradicionais de Corumbau (AREMAC), dois Caciques (Zeca do Veleiro e Cláudio Comoxetiba), a confederação nacional das reservas extrativistas marinhas (CONFREM), a Colônia de Pescadores de Búzios Z-23 e as Secretarias de Educação dos dois municípios trabalhados. O projeto possui como tema transversal o empoderamento comunitário e a participação comunitária e todas as ações serão realizadas com a comunidade local. Também serão realizadas oficinas de educação ambiental para professores da rede pública bem como reunião para ampliar o diálogo entre a comunidade local e lideranças nacionais relacionadas pesca e a conservação dos oceanos. Consideramos esta troca de experiências e saberes muito importante para o empoderamento comunitário para a conservação dos ambientes recifais. O projeto fará semestralmente reuniões de devolutiva para a comunidade dos resultados de todas as ações do projeto, na forma de comunicação científica, com linguagem adequada para o público alvo.</w:t>
      </w:r>
      <w:r>
        <w:rPr>
          <w:rFonts w:ascii="Arial" w:eastAsia="Times New Roman" w:hAnsi="Arial" w:cs="Arial"/>
          <w:sz w:val="20"/>
          <w:szCs w:val="20"/>
        </w:rPr>
        <w:t xml:space="preserve"> Além disso, o aplicativo “Guardiões dos Corais/Reef Rangers” pretende amplificar a ação comunitária através do engajamento de mergulhadores em atividades profissionais e recreacionais, não apenas se envolvendo com a manutenção dos ecossistemas marinhos, e portanto das nossas reservas de carbono azul, mas também atuando diretamente na elaboração de um depositário unificado de relatos de eventos de branqueamento de corais na costa Brasileira.</w:t>
      </w:r>
    </w:p>
    <w:p w14:paraId="34E04B9E" w14:textId="77777777" w:rsidR="00FC5C22" w:rsidRPr="009C5AE0" w:rsidRDefault="00FC5C22" w:rsidP="00FC5C22">
      <w:pPr>
        <w:widowControl w:val="0"/>
        <w:pBdr>
          <w:top w:val="nil"/>
          <w:left w:val="nil"/>
          <w:bottom w:val="nil"/>
          <w:right w:val="nil"/>
          <w:between w:val="nil"/>
        </w:pBdr>
        <w:spacing w:line="360" w:lineRule="auto"/>
        <w:ind w:left="709" w:hanging="720"/>
        <w:jc w:val="both"/>
        <w:rPr>
          <w:rFonts w:ascii="Arial" w:eastAsia="Times New Roman" w:hAnsi="Arial" w:cs="Arial"/>
          <w:sz w:val="20"/>
          <w:szCs w:val="20"/>
        </w:rPr>
      </w:pPr>
    </w:p>
    <w:p w14:paraId="1BC1C2F1"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color w:val="000000"/>
          <w:sz w:val="20"/>
          <w:szCs w:val="20"/>
        </w:rPr>
        <w:tab/>
      </w:r>
    </w:p>
    <w:p w14:paraId="73606985" w14:textId="77777777" w:rsidR="00FC5C22" w:rsidRPr="00763382" w:rsidRDefault="00FC5C22" w:rsidP="00FC5C22">
      <w:pPr>
        <w:widowControl w:val="0"/>
        <w:pBdr>
          <w:top w:val="nil"/>
          <w:left w:val="nil"/>
          <w:bottom w:val="nil"/>
          <w:right w:val="nil"/>
          <w:between w:val="nil"/>
        </w:pBdr>
        <w:spacing w:line="360" w:lineRule="auto"/>
        <w:ind w:left="709" w:hanging="720"/>
        <w:jc w:val="both"/>
        <w:rPr>
          <w:rFonts w:ascii="Arial" w:eastAsia="Times New Roman" w:hAnsi="Arial" w:cs="Arial"/>
          <w:color w:val="000000"/>
          <w:sz w:val="20"/>
          <w:szCs w:val="20"/>
        </w:rPr>
      </w:pPr>
    </w:p>
    <w:p w14:paraId="54BD0894" w14:textId="77777777" w:rsidR="00FC5C22" w:rsidRPr="00763382" w:rsidRDefault="00FC5C22" w:rsidP="00FC5C22">
      <w:pPr>
        <w:widowControl w:val="0"/>
        <w:spacing w:line="360" w:lineRule="auto"/>
        <w:ind w:left="567" w:hanging="567"/>
        <w:jc w:val="both"/>
        <w:rPr>
          <w:rFonts w:ascii="Arial" w:eastAsia="Times New Roman" w:hAnsi="Arial" w:cs="Arial"/>
          <w:sz w:val="20"/>
          <w:szCs w:val="20"/>
        </w:rPr>
      </w:pPr>
      <w:r w:rsidRPr="00763382">
        <w:rPr>
          <w:rFonts w:ascii="Arial" w:hAnsi="Arial" w:cs="Arial"/>
          <w:sz w:val="20"/>
          <w:szCs w:val="20"/>
        </w:rPr>
        <w:br w:type="page"/>
      </w:r>
      <w:r w:rsidRPr="00763382">
        <w:rPr>
          <w:rFonts w:ascii="Arial" w:eastAsia="Times New Roman" w:hAnsi="Arial" w:cs="Arial"/>
          <w:b/>
          <w:sz w:val="20"/>
          <w:szCs w:val="20"/>
        </w:rPr>
        <w:lastRenderedPageBreak/>
        <w:t xml:space="preserve">7.2 </w:t>
      </w:r>
      <w:r w:rsidRPr="00763382">
        <w:rPr>
          <w:rFonts w:ascii="Arial" w:eastAsia="Times New Roman" w:hAnsi="Arial" w:cs="Arial"/>
          <w:b/>
          <w:sz w:val="20"/>
          <w:szCs w:val="20"/>
        </w:rPr>
        <w:tab/>
      </w:r>
      <w:commentRangeStart w:id="23"/>
      <w:r w:rsidRPr="00763382">
        <w:rPr>
          <w:rFonts w:ascii="Arial" w:eastAsia="Times New Roman" w:hAnsi="Arial" w:cs="Arial"/>
          <w:b/>
          <w:sz w:val="20"/>
          <w:szCs w:val="20"/>
          <w:highlight w:val="yellow"/>
        </w:rPr>
        <w:t>PARCERIAS</w:t>
      </w:r>
      <w:commentRangeEnd w:id="23"/>
      <w:r w:rsidRPr="00763382">
        <w:rPr>
          <w:rFonts w:ascii="Arial" w:hAnsi="Arial" w:cs="Arial"/>
          <w:sz w:val="20"/>
          <w:szCs w:val="20"/>
        </w:rPr>
        <w:commentReference w:id="23"/>
      </w:r>
    </w:p>
    <w:p w14:paraId="72FEF9F1" w14:textId="77777777" w:rsidR="00FC5C22" w:rsidRPr="00763382" w:rsidRDefault="00FC5C22" w:rsidP="00FC5C22">
      <w:pPr>
        <w:widowControl w:val="0"/>
        <w:pBdr>
          <w:top w:val="nil"/>
          <w:left w:val="nil"/>
          <w:bottom w:val="nil"/>
          <w:right w:val="nil"/>
          <w:between w:val="nil"/>
        </w:pBdr>
        <w:spacing w:line="360" w:lineRule="auto"/>
        <w:ind w:hanging="720"/>
        <w:jc w:val="both"/>
        <w:rPr>
          <w:rFonts w:ascii="Arial" w:eastAsia="Times New Roman" w:hAnsi="Arial" w:cs="Arial"/>
          <w:color w:val="000000"/>
          <w:sz w:val="20"/>
          <w:szCs w:val="20"/>
        </w:rPr>
      </w:pPr>
    </w:p>
    <w:tbl>
      <w:tblPr>
        <w:tblStyle w:val="10"/>
        <w:tblW w:w="1073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47"/>
        <w:gridCol w:w="3232"/>
        <w:gridCol w:w="2091"/>
        <w:gridCol w:w="2263"/>
      </w:tblGrid>
      <w:tr w:rsidR="00FC5C22" w:rsidRPr="00763382" w14:paraId="48CFAC97" w14:textId="77777777" w:rsidTr="009E2B1B">
        <w:trPr>
          <w:trHeight w:val="520"/>
          <w:jc w:val="center"/>
        </w:trPr>
        <w:tc>
          <w:tcPr>
            <w:tcW w:w="3147" w:type="dxa"/>
            <w:shd w:val="clear" w:color="auto" w:fill="C0C0C0"/>
            <w:vAlign w:val="center"/>
          </w:tcPr>
          <w:p w14:paraId="3AC78D22" w14:textId="77777777" w:rsidR="00FC5C22" w:rsidRPr="009E2B1B" w:rsidRDefault="00FC5C22" w:rsidP="009E2B1B">
            <w:pPr>
              <w:rPr>
                <w:rFonts w:ascii="Arial" w:eastAsia="Trebuchet MS" w:hAnsi="Arial" w:cs="Arial"/>
                <w:color w:val="000000"/>
                <w:sz w:val="20"/>
                <w:szCs w:val="20"/>
              </w:rPr>
            </w:pPr>
            <w:r w:rsidRPr="00763382">
              <w:rPr>
                <w:rFonts w:ascii="Arial" w:eastAsia="Trebuchet MS" w:hAnsi="Arial" w:cs="Arial"/>
                <w:b/>
                <w:color w:val="000000"/>
                <w:sz w:val="20"/>
                <w:szCs w:val="20"/>
              </w:rPr>
              <w:t>Nome do Parceiro</w:t>
            </w:r>
          </w:p>
        </w:tc>
        <w:tc>
          <w:tcPr>
            <w:tcW w:w="3232" w:type="dxa"/>
            <w:shd w:val="clear" w:color="auto" w:fill="C0C0C0"/>
            <w:vAlign w:val="center"/>
          </w:tcPr>
          <w:p w14:paraId="147E317D" w14:textId="77777777" w:rsidR="00FC5C22" w:rsidRPr="009E2B1B" w:rsidRDefault="00FC5C22" w:rsidP="009E2B1B">
            <w:pPr>
              <w:rPr>
                <w:rFonts w:ascii="Arial" w:eastAsia="Trebuchet MS" w:hAnsi="Arial" w:cs="Arial"/>
                <w:color w:val="000000"/>
                <w:sz w:val="20"/>
                <w:szCs w:val="20"/>
              </w:rPr>
            </w:pPr>
            <w:r w:rsidRPr="009E2B1B">
              <w:rPr>
                <w:rFonts w:ascii="Arial" w:eastAsia="Trebuchet MS" w:hAnsi="Arial" w:cs="Arial"/>
                <w:b/>
                <w:color w:val="000000"/>
                <w:sz w:val="20"/>
                <w:szCs w:val="20"/>
              </w:rPr>
              <w:t>Natureza da instituição</w:t>
            </w:r>
            <w:r w:rsidRPr="009E2B1B">
              <w:rPr>
                <w:rFonts w:ascii="Arial" w:eastAsia="Trebuchet MS" w:hAnsi="Arial" w:cs="Arial"/>
                <w:b/>
                <w:color w:val="000000"/>
                <w:sz w:val="20"/>
                <w:szCs w:val="20"/>
                <w:vertAlign w:val="superscript"/>
              </w:rPr>
              <w:t>1</w:t>
            </w:r>
          </w:p>
        </w:tc>
        <w:tc>
          <w:tcPr>
            <w:tcW w:w="2091" w:type="dxa"/>
            <w:shd w:val="clear" w:color="auto" w:fill="C0C0C0"/>
            <w:vAlign w:val="center"/>
          </w:tcPr>
          <w:p w14:paraId="483D3D9C" w14:textId="77777777" w:rsidR="00FC5C22" w:rsidRPr="009E2B1B" w:rsidRDefault="00FC5C22" w:rsidP="009E2B1B">
            <w:pPr>
              <w:rPr>
                <w:rFonts w:ascii="Arial" w:eastAsia="Trebuchet MS" w:hAnsi="Arial" w:cs="Arial"/>
                <w:color w:val="000000"/>
                <w:sz w:val="20"/>
                <w:szCs w:val="20"/>
              </w:rPr>
            </w:pPr>
            <w:r w:rsidRPr="009E2B1B">
              <w:rPr>
                <w:rFonts w:ascii="Arial" w:eastAsia="Trebuchet MS" w:hAnsi="Arial" w:cs="Arial"/>
                <w:b/>
                <w:color w:val="000000"/>
                <w:sz w:val="20"/>
                <w:szCs w:val="20"/>
              </w:rPr>
              <w:t>Tipo de contribuição</w:t>
            </w:r>
            <w:r w:rsidRPr="009E2B1B">
              <w:rPr>
                <w:rFonts w:ascii="Arial" w:eastAsia="Trebuchet MS" w:hAnsi="Arial" w:cs="Arial"/>
                <w:b/>
                <w:color w:val="000000"/>
                <w:sz w:val="20"/>
                <w:szCs w:val="20"/>
                <w:vertAlign w:val="superscript"/>
              </w:rPr>
              <w:t>2</w:t>
            </w:r>
            <w:r w:rsidRPr="009E2B1B">
              <w:rPr>
                <w:rFonts w:ascii="Arial" w:eastAsia="Trebuchet MS" w:hAnsi="Arial" w:cs="Arial"/>
                <w:b/>
                <w:color w:val="000000"/>
                <w:sz w:val="20"/>
                <w:szCs w:val="20"/>
              </w:rPr>
              <w:t xml:space="preserve"> </w:t>
            </w:r>
          </w:p>
        </w:tc>
        <w:tc>
          <w:tcPr>
            <w:tcW w:w="2263" w:type="dxa"/>
            <w:shd w:val="clear" w:color="auto" w:fill="C0C0C0"/>
            <w:vAlign w:val="center"/>
          </w:tcPr>
          <w:p w14:paraId="70716229" w14:textId="77777777" w:rsidR="00FC5C22" w:rsidRPr="009E2B1B" w:rsidRDefault="00FC5C22" w:rsidP="009E2B1B">
            <w:pPr>
              <w:rPr>
                <w:rFonts w:ascii="Arial" w:eastAsia="Trebuchet MS" w:hAnsi="Arial" w:cs="Arial"/>
                <w:sz w:val="20"/>
                <w:szCs w:val="20"/>
              </w:rPr>
            </w:pPr>
            <w:r w:rsidRPr="009E2B1B">
              <w:rPr>
                <w:rFonts w:ascii="Arial" w:eastAsia="Trebuchet MS" w:hAnsi="Arial" w:cs="Arial"/>
                <w:b/>
                <w:sz w:val="20"/>
                <w:szCs w:val="20"/>
              </w:rPr>
              <w:t>Confirmada ou Prevista?</w:t>
            </w:r>
          </w:p>
        </w:tc>
      </w:tr>
      <w:tr w:rsidR="00FC5C22" w:rsidRPr="00763382" w14:paraId="3759AD42" w14:textId="77777777" w:rsidTr="009E2B1B">
        <w:trPr>
          <w:jc w:val="center"/>
        </w:trPr>
        <w:tc>
          <w:tcPr>
            <w:tcW w:w="3147" w:type="dxa"/>
          </w:tcPr>
          <w:p w14:paraId="621CF3B2"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Secretaria Municipal de Meio Ambiente e Pesca Armação dos Búzios (RJ)</w:t>
            </w:r>
          </w:p>
        </w:tc>
        <w:tc>
          <w:tcPr>
            <w:tcW w:w="3232" w:type="dxa"/>
          </w:tcPr>
          <w:p w14:paraId="0BBDE183"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 xml:space="preserve">Poder publico </w:t>
            </w:r>
          </w:p>
        </w:tc>
        <w:tc>
          <w:tcPr>
            <w:tcW w:w="2091" w:type="dxa"/>
          </w:tcPr>
          <w:p w14:paraId="0E811D02"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Recursos humanos, financeiros, materiais, visibilidade</w:t>
            </w:r>
          </w:p>
        </w:tc>
        <w:tc>
          <w:tcPr>
            <w:tcW w:w="2263" w:type="dxa"/>
          </w:tcPr>
          <w:p w14:paraId="0A4294F8"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 xml:space="preserve">Confirmada </w:t>
            </w:r>
          </w:p>
        </w:tc>
      </w:tr>
      <w:tr w:rsidR="00FC5C22" w:rsidRPr="00763382" w14:paraId="6F8A86A5" w14:textId="77777777" w:rsidTr="009E2B1B">
        <w:trPr>
          <w:jc w:val="center"/>
        </w:trPr>
        <w:tc>
          <w:tcPr>
            <w:tcW w:w="3147" w:type="dxa"/>
          </w:tcPr>
          <w:p w14:paraId="06589B8A"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Secretaria Municipal de Educação, Ciências, Tecnologia e Esportes (Armação dos Búzios- RJ)</w:t>
            </w:r>
          </w:p>
        </w:tc>
        <w:tc>
          <w:tcPr>
            <w:tcW w:w="3232" w:type="dxa"/>
          </w:tcPr>
          <w:p w14:paraId="1053B974"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Poder Público</w:t>
            </w:r>
          </w:p>
        </w:tc>
        <w:tc>
          <w:tcPr>
            <w:tcW w:w="2091" w:type="dxa"/>
          </w:tcPr>
          <w:p w14:paraId="76FE5315"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Recursos humanos, materiais, visibilidade</w:t>
            </w:r>
          </w:p>
        </w:tc>
        <w:tc>
          <w:tcPr>
            <w:tcW w:w="2263" w:type="dxa"/>
          </w:tcPr>
          <w:p w14:paraId="15C63276"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Prevista</w:t>
            </w:r>
          </w:p>
        </w:tc>
      </w:tr>
      <w:tr w:rsidR="00FC5C22" w:rsidRPr="00763382" w14:paraId="2F32DFD7" w14:textId="77777777" w:rsidTr="009E2B1B">
        <w:trPr>
          <w:jc w:val="center"/>
        </w:trPr>
        <w:tc>
          <w:tcPr>
            <w:tcW w:w="3147" w:type="dxa"/>
          </w:tcPr>
          <w:p w14:paraId="305C6778"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 xml:space="preserve">AquaRio (Insituto museu Aquario marinho do Rio de Janeiro)- </w:t>
            </w:r>
          </w:p>
        </w:tc>
        <w:tc>
          <w:tcPr>
            <w:tcW w:w="3232" w:type="dxa"/>
          </w:tcPr>
          <w:p w14:paraId="63FA466D"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Terceiro setor</w:t>
            </w:r>
          </w:p>
        </w:tc>
        <w:tc>
          <w:tcPr>
            <w:tcW w:w="2091" w:type="dxa"/>
          </w:tcPr>
          <w:p w14:paraId="136CA9A7"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Recursos humanos , financeiros, materiais, visibilidade</w:t>
            </w:r>
          </w:p>
          <w:p w14:paraId="4AB52E47" w14:textId="77777777" w:rsidR="00FC5C22" w:rsidRPr="009E2B1B" w:rsidRDefault="00FC5C22" w:rsidP="009E2B1B">
            <w:pPr>
              <w:rPr>
                <w:rFonts w:ascii="Arial" w:eastAsia="Times New Roman" w:hAnsi="Arial" w:cs="Arial"/>
                <w:color w:val="000000"/>
                <w:sz w:val="20"/>
                <w:szCs w:val="20"/>
              </w:rPr>
            </w:pPr>
          </w:p>
        </w:tc>
        <w:tc>
          <w:tcPr>
            <w:tcW w:w="2263" w:type="dxa"/>
          </w:tcPr>
          <w:p w14:paraId="23BD45FE"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Confirmada</w:t>
            </w:r>
          </w:p>
        </w:tc>
      </w:tr>
      <w:tr w:rsidR="00FC5C22" w:rsidRPr="00763382" w14:paraId="194698E9" w14:textId="77777777" w:rsidTr="009E2B1B">
        <w:trPr>
          <w:jc w:val="center"/>
        </w:trPr>
        <w:tc>
          <w:tcPr>
            <w:tcW w:w="3147" w:type="dxa"/>
          </w:tcPr>
          <w:p w14:paraId="4DC20848" w14:textId="77777777" w:rsidR="00FC5C22" w:rsidRPr="009E2B1B" w:rsidRDefault="00FC5C22" w:rsidP="009E2B1B">
            <w:pPr>
              <w:rPr>
                <w:rFonts w:ascii="Arial" w:eastAsia="Times New Roman" w:hAnsi="Arial" w:cs="Arial"/>
                <w:color w:val="000000"/>
                <w:sz w:val="20"/>
                <w:szCs w:val="20"/>
                <w:highlight w:val="white"/>
              </w:rPr>
            </w:pPr>
            <w:r w:rsidRPr="009E2B1B">
              <w:rPr>
                <w:rFonts w:ascii="Arial" w:eastAsia="Times New Roman" w:hAnsi="Arial" w:cs="Arial"/>
                <w:sz w:val="20"/>
                <w:szCs w:val="20"/>
              </w:rPr>
              <w:t>Departamento de Geologia, CCMN/UFRJ</w:t>
            </w:r>
            <w:r w:rsidRPr="009E2B1B">
              <w:rPr>
                <w:rFonts w:ascii="Arial" w:eastAsia="Times New Roman" w:hAnsi="Arial" w:cs="Arial"/>
                <w:sz w:val="20"/>
                <w:szCs w:val="20"/>
                <w:highlight w:val="white"/>
              </w:rPr>
              <w:t xml:space="preserve"> </w:t>
            </w:r>
          </w:p>
        </w:tc>
        <w:tc>
          <w:tcPr>
            <w:tcW w:w="3232" w:type="dxa"/>
          </w:tcPr>
          <w:p w14:paraId="27C48F72"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sz w:val="20"/>
                <w:szCs w:val="20"/>
                <w:highlight w:val="white"/>
              </w:rPr>
              <w:t>Universidade</w:t>
            </w:r>
          </w:p>
        </w:tc>
        <w:tc>
          <w:tcPr>
            <w:tcW w:w="2091" w:type="dxa"/>
          </w:tcPr>
          <w:p w14:paraId="3ABFC15C"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Recursos humanos e materiais</w:t>
            </w:r>
          </w:p>
        </w:tc>
        <w:tc>
          <w:tcPr>
            <w:tcW w:w="2263" w:type="dxa"/>
          </w:tcPr>
          <w:p w14:paraId="6969C20F"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Confirmada</w:t>
            </w:r>
          </w:p>
        </w:tc>
      </w:tr>
      <w:tr w:rsidR="00FC5C22" w:rsidRPr="00763382" w14:paraId="3421225E" w14:textId="77777777" w:rsidTr="009E2B1B">
        <w:trPr>
          <w:jc w:val="center"/>
        </w:trPr>
        <w:tc>
          <w:tcPr>
            <w:tcW w:w="3147" w:type="dxa"/>
          </w:tcPr>
          <w:p w14:paraId="4464E5DB" w14:textId="77777777" w:rsidR="00FC5C22" w:rsidRPr="009E2B1B" w:rsidRDefault="00FC5C22" w:rsidP="009E2B1B">
            <w:pPr>
              <w:rPr>
                <w:rFonts w:ascii="Arial" w:eastAsia="Times New Roman" w:hAnsi="Arial" w:cs="Arial"/>
                <w:color w:val="000000"/>
                <w:sz w:val="20"/>
                <w:szCs w:val="20"/>
                <w:highlight w:val="white"/>
              </w:rPr>
            </w:pPr>
            <w:r w:rsidRPr="009E2B1B">
              <w:rPr>
                <w:rFonts w:ascii="Arial" w:eastAsia="Times New Roman" w:hAnsi="Arial" w:cs="Arial"/>
                <w:color w:val="000000"/>
                <w:sz w:val="20"/>
                <w:szCs w:val="20"/>
                <w:highlight w:val="white"/>
              </w:rPr>
              <w:t xml:space="preserve">Departamento de </w:t>
            </w:r>
            <w:r w:rsidRPr="009E2B1B">
              <w:rPr>
                <w:rFonts w:ascii="Arial" w:eastAsia="Times New Roman" w:hAnsi="Arial" w:cs="Arial"/>
                <w:sz w:val="20"/>
                <w:szCs w:val="20"/>
                <w:highlight w:val="white"/>
              </w:rPr>
              <w:t>Geoquímica (GEO) - UFF</w:t>
            </w:r>
          </w:p>
        </w:tc>
        <w:tc>
          <w:tcPr>
            <w:tcW w:w="3232" w:type="dxa"/>
          </w:tcPr>
          <w:p w14:paraId="6DD2D9C6" w14:textId="77777777" w:rsidR="00FC5C22" w:rsidRPr="009E2B1B" w:rsidRDefault="00FC5C22" w:rsidP="009E2B1B">
            <w:pPr>
              <w:rPr>
                <w:rFonts w:ascii="Arial" w:eastAsia="Times New Roman" w:hAnsi="Arial" w:cs="Arial"/>
                <w:sz w:val="20"/>
                <w:szCs w:val="20"/>
                <w:highlight w:val="white"/>
              </w:rPr>
            </w:pPr>
            <w:r w:rsidRPr="009E2B1B">
              <w:rPr>
                <w:rFonts w:ascii="Arial" w:eastAsia="Times New Roman" w:hAnsi="Arial" w:cs="Arial"/>
                <w:color w:val="000000"/>
                <w:sz w:val="20"/>
                <w:szCs w:val="20"/>
              </w:rPr>
              <w:t>Universidade</w:t>
            </w:r>
          </w:p>
        </w:tc>
        <w:tc>
          <w:tcPr>
            <w:tcW w:w="2091" w:type="dxa"/>
          </w:tcPr>
          <w:p w14:paraId="4CF96B41"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 xml:space="preserve">Recursos humanos, materiais, </w:t>
            </w:r>
          </w:p>
        </w:tc>
        <w:tc>
          <w:tcPr>
            <w:tcW w:w="2263" w:type="dxa"/>
          </w:tcPr>
          <w:p w14:paraId="17946CDD"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Confirmada</w:t>
            </w:r>
          </w:p>
        </w:tc>
      </w:tr>
      <w:tr w:rsidR="00FC5C22" w:rsidRPr="00763382" w14:paraId="0974C5CF" w14:textId="77777777" w:rsidTr="009E2B1B">
        <w:trPr>
          <w:jc w:val="center"/>
        </w:trPr>
        <w:tc>
          <w:tcPr>
            <w:tcW w:w="3147" w:type="dxa"/>
          </w:tcPr>
          <w:p w14:paraId="76303FF2" w14:textId="77777777" w:rsidR="00FC5C22" w:rsidRPr="009E2B1B" w:rsidRDefault="00FC5C22" w:rsidP="009E2B1B">
            <w:pPr>
              <w:rPr>
                <w:rFonts w:ascii="Arial" w:eastAsia="Times New Roman" w:hAnsi="Arial" w:cs="Arial"/>
                <w:color w:val="000000"/>
                <w:sz w:val="20"/>
                <w:szCs w:val="20"/>
                <w:highlight w:val="white"/>
              </w:rPr>
            </w:pPr>
            <w:r w:rsidRPr="009E2B1B">
              <w:rPr>
                <w:rFonts w:ascii="Arial" w:eastAsia="Times New Roman" w:hAnsi="Arial" w:cs="Arial"/>
                <w:color w:val="000000"/>
                <w:sz w:val="20"/>
                <w:szCs w:val="20"/>
                <w:highlight w:val="white"/>
              </w:rPr>
              <w:t>Departamento de Biologia Marinha - UFRJ</w:t>
            </w:r>
          </w:p>
        </w:tc>
        <w:tc>
          <w:tcPr>
            <w:tcW w:w="3232" w:type="dxa"/>
          </w:tcPr>
          <w:p w14:paraId="341211EA"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Universidade</w:t>
            </w:r>
          </w:p>
        </w:tc>
        <w:tc>
          <w:tcPr>
            <w:tcW w:w="2091" w:type="dxa"/>
          </w:tcPr>
          <w:p w14:paraId="3446002C"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Recursos humanos, materiais</w:t>
            </w:r>
          </w:p>
        </w:tc>
        <w:tc>
          <w:tcPr>
            <w:tcW w:w="2263" w:type="dxa"/>
          </w:tcPr>
          <w:p w14:paraId="7C815A5E"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Confirmada</w:t>
            </w:r>
          </w:p>
        </w:tc>
      </w:tr>
      <w:tr w:rsidR="00FC5C22" w:rsidRPr="00763382" w14:paraId="51D37CE0" w14:textId="77777777" w:rsidTr="009E2B1B">
        <w:trPr>
          <w:jc w:val="center"/>
        </w:trPr>
        <w:tc>
          <w:tcPr>
            <w:tcW w:w="3147" w:type="dxa"/>
          </w:tcPr>
          <w:p w14:paraId="5FD53AD6" w14:textId="77777777" w:rsidR="00FC5C22" w:rsidRPr="009E2B1B" w:rsidRDefault="00FC5C22" w:rsidP="009E2B1B">
            <w:pPr>
              <w:rPr>
                <w:rFonts w:ascii="Arial" w:eastAsia="Times New Roman" w:hAnsi="Arial" w:cs="Arial"/>
                <w:color w:val="000000"/>
                <w:sz w:val="20"/>
                <w:szCs w:val="20"/>
                <w:highlight w:val="white"/>
              </w:rPr>
            </w:pPr>
            <w:r w:rsidRPr="009E2B1B">
              <w:rPr>
                <w:rFonts w:ascii="Arial" w:eastAsia="Times New Roman" w:hAnsi="Arial" w:cs="Arial"/>
                <w:color w:val="000000"/>
                <w:sz w:val="20"/>
                <w:szCs w:val="20"/>
              </w:rPr>
              <w:t xml:space="preserve">Associação da Reserva Extrativista do Corumbau </w:t>
            </w:r>
            <w:r w:rsidRPr="009E2B1B">
              <w:rPr>
                <w:rFonts w:ascii="Arial" w:eastAsia="Times New Roman" w:hAnsi="Arial" w:cs="Arial"/>
                <w:color w:val="000000"/>
                <w:sz w:val="20"/>
                <w:szCs w:val="20"/>
                <w:highlight w:val="white"/>
              </w:rPr>
              <w:t>AREMAC</w:t>
            </w:r>
          </w:p>
        </w:tc>
        <w:tc>
          <w:tcPr>
            <w:tcW w:w="3232" w:type="dxa"/>
          </w:tcPr>
          <w:p w14:paraId="123F1D21"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Poder Público</w:t>
            </w:r>
          </w:p>
        </w:tc>
        <w:tc>
          <w:tcPr>
            <w:tcW w:w="2091" w:type="dxa"/>
          </w:tcPr>
          <w:p w14:paraId="1A4D385B"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Técnica</w:t>
            </w:r>
          </w:p>
        </w:tc>
        <w:tc>
          <w:tcPr>
            <w:tcW w:w="2263" w:type="dxa"/>
          </w:tcPr>
          <w:p w14:paraId="1F77CBD5" w14:textId="77777777" w:rsidR="00FC5C22" w:rsidRPr="009E2B1B" w:rsidRDefault="00FC5C22" w:rsidP="009E2B1B">
            <w:pPr>
              <w:rPr>
                <w:rFonts w:ascii="Arial" w:eastAsia="Times New Roman" w:hAnsi="Arial" w:cs="Arial"/>
                <w:color w:val="000000"/>
                <w:sz w:val="20"/>
                <w:szCs w:val="20"/>
              </w:rPr>
            </w:pPr>
          </w:p>
        </w:tc>
      </w:tr>
      <w:tr w:rsidR="00FC5C22" w:rsidRPr="00763382" w14:paraId="5230E004" w14:textId="77777777" w:rsidTr="009E2B1B">
        <w:trPr>
          <w:jc w:val="center"/>
        </w:trPr>
        <w:tc>
          <w:tcPr>
            <w:tcW w:w="3147" w:type="dxa"/>
          </w:tcPr>
          <w:p w14:paraId="396A76B1" w14:textId="77777777" w:rsidR="00FC5C22" w:rsidRPr="009E2B1B" w:rsidRDefault="00FC5C22" w:rsidP="009E2B1B">
            <w:pPr>
              <w:rPr>
                <w:rFonts w:ascii="Arial" w:eastAsia="Times New Roman" w:hAnsi="Arial" w:cs="Arial"/>
                <w:color w:val="000000"/>
                <w:sz w:val="20"/>
                <w:szCs w:val="20"/>
                <w:highlight w:val="white"/>
              </w:rPr>
            </w:pPr>
            <w:r w:rsidRPr="009E2B1B">
              <w:rPr>
                <w:rFonts w:ascii="Arial" w:eastAsia="Times New Roman" w:hAnsi="Arial" w:cs="Arial"/>
                <w:color w:val="000000"/>
                <w:sz w:val="20"/>
                <w:szCs w:val="20"/>
                <w:highlight w:val="white"/>
              </w:rPr>
              <w:t>Escola municipal Santa Rita de Cássia ( Região do Prado – Extremo Sul da Bahia)</w:t>
            </w:r>
          </w:p>
        </w:tc>
        <w:tc>
          <w:tcPr>
            <w:tcW w:w="3232" w:type="dxa"/>
          </w:tcPr>
          <w:p w14:paraId="44582B8F"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Escola</w:t>
            </w:r>
          </w:p>
        </w:tc>
        <w:tc>
          <w:tcPr>
            <w:tcW w:w="2091" w:type="dxa"/>
          </w:tcPr>
          <w:p w14:paraId="058BDCD4" w14:textId="77777777" w:rsidR="00FC5C22" w:rsidRPr="009E2B1B"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Recursos humanos, Materiais e visibilidade</w:t>
            </w:r>
          </w:p>
        </w:tc>
        <w:tc>
          <w:tcPr>
            <w:tcW w:w="2263" w:type="dxa"/>
          </w:tcPr>
          <w:p w14:paraId="61A35641" w14:textId="77777777" w:rsidR="00FC5C22" w:rsidRPr="009E2B1B" w:rsidRDefault="00FC5C22" w:rsidP="009E2B1B">
            <w:pPr>
              <w:rPr>
                <w:rFonts w:ascii="Arial" w:eastAsia="Times New Roman" w:hAnsi="Arial" w:cs="Arial"/>
                <w:color w:val="000000"/>
                <w:sz w:val="20"/>
                <w:szCs w:val="20"/>
              </w:rPr>
            </w:pPr>
          </w:p>
        </w:tc>
      </w:tr>
      <w:tr w:rsidR="00FC5C22" w:rsidRPr="00EC21B2" w14:paraId="3A7D9B34" w14:textId="77777777" w:rsidTr="009E2B1B">
        <w:trPr>
          <w:jc w:val="center"/>
        </w:trPr>
        <w:tc>
          <w:tcPr>
            <w:tcW w:w="3147" w:type="dxa"/>
          </w:tcPr>
          <w:p w14:paraId="380EE294" w14:textId="77777777" w:rsidR="00FC5C22" w:rsidRPr="00EC21B2" w:rsidRDefault="00FC5C22" w:rsidP="009E2B1B">
            <w:pPr>
              <w:rPr>
                <w:rFonts w:ascii="Arial" w:eastAsia="Times New Roman" w:hAnsi="Arial" w:cs="Arial"/>
                <w:color w:val="000000"/>
                <w:sz w:val="20"/>
                <w:szCs w:val="20"/>
                <w:highlight w:val="white"/>
              </w:rPr>
            </w:pPr>
            <w:r>
              <w:rPr>
                <w:rFonts w:ascii="Arial" w:eastAsia="Times New Roman" w:hAnsi="Arial" w:cs="Arial"/>
                <w:color w:val="000000"/>
                <w:sz w:val="20"/>
                <w:szCs w:val="20"/>
                <w:highlight w:val="white"/>
              </w:rPr>
              <w:t>Faculdade de Formação de Professores</w:t>
            </w:r>
          </w:p>
        </w:tc>
        <w:tc>
          <w:tcPr>
            <w:tcW w:w="3232" w:type="dxa"/>
          </w:tcPr>
          <w:p w14:paraId="2E171B89" w14:textId="77777777" w:rsidR="00FC5C22" w:rsidRPr="00EC21B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Universidade</w:t>
            </w:r>
          </w:p>
        </w:tc>
        <w:tc>
          <w:tcPr>
            <w:tcW w:w="2091" w:type="dxa"/>
          </w:tcPr>
          <w:p w14:paraId="47883375" w14:textId="77777777" w:rsidR="00FC5C22" w:rsidRPr="00EC21B2"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Recursos humanos e materiais</w:t>
            </w:r>
          </w:p>
        </w:tc>
        <w:tc>
          <w:tcPr>
            <w:tcW w:w="2263" w:type="dxa"/>
          </w:tcPr>
          <w:p w14:paraId="4F2ADD6E" w14:textId="77777777" w:rsidR="00FC5C22" w:rsidRPr="00EC21B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Confirmada</w:t>
            </w:r>
          </w:p>
        </w:tc>
      </w:tr>
      <w:tr w:rsidR="00FC5C22" w:rsidRPr="00EC21B2" w14:paraId="1BB6632D" w14:textId="77777777" w:rsidTr="009E2B1B">
        <w:trPr>
          <w:jc w:val="center"/>
        </w:trPr>
        <w:tc>
          <w:tcPr>
            <w:tcW w:w="3147" w:type="dxa"/>
          </w:tcPr>
          <w:p w14:paraId="7FB7F659" w14:textId="77777777" w:rsidR="00FC5C22" w:rsidRDefault="00FC5C22" w:rsidP="009E2B1B">
            <w:pPr>
              <w:rPr>
                <w:rFonts w:ascii="Arial" w:eastAsia="Times New Roman" w:hAnsi="Arial" w:cs="Arial"/>
                <w:color w:val="000000"/>
                <w:sz w:val="20"/>
                <w:szCs w:val="20"/>
                <w:highlight w:val="white"/>
              </w:rPr>
            </w:pPr>
            <w:r>
              <w:rPr>
                <w:rFonts w:ascii="Arial" w:eastAsia="Times New Roman" w:hAnsi="Arial" w:cs="Arial"/>
                <w:color w:val="000000"/>
                <w:sz w:val="20"/>
                <w:szCs w:val="20"/>
                <w:highlight w:val="white"/>
              </w:rPr>
              <w:t>NUPEM/UFRJ</w:t>
            </w:r>
          </w:p>
        </w:tc>
        <w:tc>
          <w:tcPr>
            <w:tcW w:w="3232" w:type="dxa"/>
          </w:tcPr>
          <w:p w14:paraId="4F72BA14" w14:textId="77777777" w:rsidR="00FC5C2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Universidade</w:t>
            </w:r>
          </w:p>
        </w:tc>
        <w:tc>
          <w:tcPr>
            <w:tcW w:w="2091" w:type="dxa"/>
          </w:tcPr>
          <w:p w14:paraId="7F5973F1" w14:textId="77777777" w:rsidR="00FC5C22" w:rsidRPr="00EC21B2"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Recursos humanos e materiais</w:t>
            </w:r>
          </w:p>
        </w:tc>
        <w:tc>
          <w:tcPr>
            <w:tcW w:w="2263" w:type="dxa"/>
          </w:tcPr>
          <w:p w14:paraId="25C1ED39" w14:textId="77777777" w:rsidR="00FC5C2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Confirmada</w:t>
            </w:r>
          </w:p>
        </w:tc>
      </w:tr>
      <w:tr w:rsidR="00FC5C22" w:rsidRPr="00EC21B2" w14:paraId="5E0D009F" w14:textId="77777777" w:rsidTr="009E2B1B">
        <w:trPr>
          <w:jc w:val="center"/>
        </w:trPr>
        <w:tc>
          <w:tcPr>
            <w:tcW w:w="3147" w:type="dxa"/>
          </w:tcPr>
          <w:p w14:paraId="3F07630E" w14:textId="77777777" w:rsidR="00FC5C22" w:rsidRDefault="00FC5C22" w:rsidP="009E2B1B">
            <w:pPr>
              <w:rPr>
                <w:rFonts w:ascii="Arial" w:eastAsia="Times New Roman" w:hAnsi="Arial" w:cs="Arial"/>
                <w:color w:val="000000"/>
                <w:sz w:val="20"/>
                <w:szCs w:val="20"/>
                <w:highlight w:val="white"/>
              </w:rPr>
            </w:pPr>
            <w:r>
              <w:rPr>
                <w:rFonts w:ascii="Arial" w:eastAsia="Times New Roman" w:hAnsi="Arial" w:cs="Arial"/>
                <w:color w:val="000000"/>
                <w:sz w:val="20"/>
                <w:szCs w:val="20"/>
                <w:highlight w:val="white"/>
              </w:rPr>
              <w:t>Instituto de Microbiologia/UFRJ</w:t>
            </w:r>
          </w:p>
        </w:tc>
        <w:tc>
          <w:tcPr>
            <w:tcW w:w="3232" w:type="dxa"/>
          </w:tcPr>
          <w:p w14:paraId="196FE249" w14:textId="77777777" w:rsidR="00FC5C2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Universidade</w:t>
            </w:r>
          </w:p>
        </w:tc>
        <w:tc>
          <w:tcPr>
            <w:tcW w:w="2091" w:type="dxa"/>
          </w:tcPr>
          <w:p w14:paraId="7448C7F5" w14:textId="77777777" w:rsidR="00FC5C22" w:rsidRPr="004E18B6" w:rsidRDefault="00FC5C22" w:rsidP="009E2B1B">
            <w:pPr>
              <w:rPr>
                <w:rFonts w:ascii="Arial" w:eastAsia="Times New Roman" w:hAnsi="Arial" w:cs="Arial"/>
                <w:color w:val="000000"/>
                <w:sz w:val="20"/>
                <w:szCs w:val="20"/>
              </w:rPr>
            </w:pPr>
            <w:r w:rsidRPr="009E2B1B">
              <w:rPr>
                <w:rFonts w:ascii="Arial" w:eastAsia="Times New Roman" w:hAnsi="Arial" w:cs="Arial"/>
                <w:color w:val="000000"/>
                <w:sz w:val="20"/>
                <w:szCs w:val="20"/>
              </w:rPr>
              <w:t>Recursos humanos e materiais</w:t>
            </w:r>
          </w:p>
        </w:tc>
        <w:tc>
          <w:tcPr>
            <w:tcW w:w="2263" w:type="dxa"/>
          </w:tcPr>
          <w:p w14:paraId="272C001C" w14:textId="77777777" w:rsidR="00FC5C2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Confirmada</w:t>
            </w:r>
          </w:p>
        </w:tc>
      </w:tr>
    </w:tbl>
    <w:p w14:paraId="33DDB46C" w14:textId="77777777" w:rsidR="00FC5C22" w:rsidRPr="00763382" w:rsidRDefault="00FC5C22" w:rsidP="00FC5C22">
      <w:pPr>
        <w:widowControl w:val="0"/>
        <w:spacing w:line="360" w:lineRule="auto"/>
        <w:ind w:left="567" w:hanging="567"/>
        <w:jc w:val="both"/>
        <w:rPr>
          <w:rFonts w:ascii="Arial" w:eastAsia="Times New Roman" w:hAnsi="Arial" w:cs="Arial"/>
          <w:b/>
          <w:sz w:val="20"/>
          <w:szCs w:val="20"/>
        </w:rPr>
      </w:pPr>
    </w:p>
    <w:p w14:paraId="5B5F52D9" w14:textId="77777777" w:rsidR="00FC5C22" w:rsidRPr="00763382" w:rsidRDefault="00FC5C22" w:rsidP="00FC5C22">
      <w:pPr>
        <w:widowControl w:val="0"/>
        <w:spacing w:line="360" w:lineRule="auto"/>
        <w:ind w:left="567" w:hanging="567"/>
        <w:jc w:val="both"/>
        <w:rPr>
          <w:rFonts w:ascii="Arial" w:eastAsia="Times New Roman" w:hAnsi="Arial" w:cs="Arial"/>
          <w:b/>
          <w:sz w:val="20"/>
          <w:szCs w:val="20"/>
        </w:rPr>
      </w:pPr>
      <w:r w:rsidRPr="00763382">
        <w:rPr>
          <w:rFonts w:ascii="Arial" w:eastAsia="Times New Roman" w:hAnsi="Arial" w:cs="Arial"/>
          <w:b/>
          <w:sz w:val="20"/>
          <w:szCs w:val="20"/>
        </w:rPr>
        <w:t xml:space="preserve">7.3 </w:t>
      </w:r>
      <w:r w:rsidRPr="00763382">
        <w:rPr>
          <w:rFonts w:ascii="Arial" w:eastAsia="Times New Roman" w:hAnsi="Arial" w:cs="Arial"/>
          <w:b/>
          <w:sz w:val="20"/>
          <w:szCs w:val="20"/>
        </w:rPr>
        <w:tab/>
      </w:r>
      <w:r w:rsidRPr="00763382">
        <w:rPr>
          <w:rFonts w:ascii="Arial" w:eastAsia="Times New Roman" w:hAnsi="Arial" w:cs="Arial"/>
          <w:b/>
          <w:sz w:val="20"/>
          <w:szCs w:val="20"/>
          <w:highlight w:val="yellow"/>
        </w:rPr>
        <w:t>ATUAÇÃO EM REDES</w:t>
      </w:r>
    </w:p>
    <w:p w14:paraId="72FA30D6" w14:textId="77777777" w:rsidR="00FC5C22" w:rsidRPr="00763382" w:rsidRDefault="00FC5C22" w:rsidP="00FC5C22">
      <w:pPr>
        <w:widowControl w:val="0"/>
        <w:spacing w:line="360" w:lineRule="auto"/>
        <w:ind w:left="567" w:hanging="567"/>
        <w:jc w:val="both"/>
        <w:rPr>
          <w:rFonts w:ascii="Arial" w:eastAsia="Times New Roman" w:hAnsi="Arial" w:cs="Arial"/>
          <w:b/>
          <w:sz w:val="20"/>
          <w:szCs w:val="20"/>
        </w:rPr>
      </w:pPr>
    </w:p>
    <w:p w14:paraId="03307210" w14:textId="77777777" w:rsidR="00FC5C22" w:rsidRPr="00763382" w:rsidRDefault="00FC5C22" w:rsidP="00FC5C22">
      <w:pPr>
        <w:widowControl w:val="0"/>
        <w:spacing w:line="360" w:lineRule="auto"/>
        <w:ind w:left="567" w:hanging="567"/>
        <w:jc w:val="both"/>
        <w:rPr>
          <w:rFonts w:ascii="Arial" w:eastAsia="Times New Roman" w:hAnsi="Arial" w:cs="Arial"/>
          <w:sz w:val="20"/>
          <w:szCs w:val="20"/>
        </w:rPr>
      </w:pPr>
      <w:r w:rsidRPr="00763382">
        <w:rPr>
          <w:rFonts w:ascii="Arial" w:eastAsia="Times New Roman" w:hAnsi="Arial" w:cs="Arial"/>
          <w:b/>
          <w:sz w:val="20"/>
          <w:szCs w:val="20"/>
        </w:rPr>
        <w:tab/>
      </w:r>
      <w:r w:rsidRPr="00763382">
        <w:rPr>
          <w:rFonts w:ascii="Arial" w:eastAsia="Times New Roman" w:hAnsi="Arial" w:cs="Arial"/>
          <w:color w:val="000000"/>
          <w:sz w:val="20"/>
          <w:szCs w:val="20"/>
        </w:rPr>
        <w:t xml:space="preserve">O Projeto Tanto Mar atuará em duas redes principais: a rede internacional Beneficial Microorganisms of Marine Organisms (BMMO) e a Rede de Restauração Recifal. A BMMO engloba 20  universidades Internacionais, de 9 países, e é liderado pela Coordenadora Técnica da presente proposta. O objetivo é articular internacionalmente uma rede de projetos para a pesquisa de probióticos capazes de proteger organismos marinhos dos mais diversos impactos, com ênfase às mudanças climáticas. O projeto visa ainda, a criação da Rede de Restauração Recifal, contando com 6 departamentos de diferentes Universidades Brasileiras, com intuito de articular a ampliação de cultivos </w:t>
      </w:r>
      <w:r w:rsidRPr="004E18B6">
        <w:rPr>
          <w:rFonts w:ascii="Arial" w:eastAsia="Times New Roman" w:hAnsi="Arial" w:cs="Arial"/>
          <w:i/>
          <w:color w:val="000000"/>
          <w:sz w:val="20"/>
          <w:szCs w:val="20"/>
        </w:rPr>
        <w:t>in situ</w:t>
      </w:r>
      <w:r w:rsidRPr="00763382">
        <w:rPr>
          <w:rFonts w:ascii="Arial" w:eastAsia="Times New Roman" w:hAnsi="Arial" w:cs="Arial"/>
          <w:color w:val="000000"/>
          <w:sz w:val="20"/>
          <w:szCs w:val="20"/>
        </w:rPr>
        <w:t xml:space="preserve"> para posterior refaunação e repovoamento recifal.</w:t>
      </w:r>
    </w:p>
    <w:p w14:paraId="74948E13" w14:textId="77777777" w:rsidR="00FC5C22" w:rsidRPr="00763382" w:rsidRDefault="00FC5C22" w:rsidP="00FC5C22">
      <w:pPr>
        <w:widowControl w:val="0"/>
        <w:spacing w:line="360" w:lineRule="auto"/>
        <w:jc w:val="both"/>
        <w:rPr>
          <w:rFonts w:ascii="Arial" w:eastAsia="Times New Roman" w:hAnsi="Arial" w:cs="Arial"/>
          <w:sz w:val="20"/>
          <w:szCs w:val="20"/>
        </w:rPr>
      </w:pPr>
    </w:p>
    <w:tbl>
      <w:tblPr>
        <w:tblStyle w:val="9"/>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5528"/>
      </w:tblGrid>
      <w:tr w:rsidR="00FC5C22" w:rsidRPr="00763382" w14:paraId="485894D7" w14:textId="77777777" w:rsidTr="009E2B1B">
        <w:tc>
          <w:tcPr>
            <w:tcW w:w="1838" w:type="dxa"/>
            <w:shd w:val="clear" w:color="auto" w:fill="A6A6A6"/>
            <w:vAlign w:val="center"/>
          </w:tcPr>
          <w:p w14:paraId="021B6CF0"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Nomes das Redes</w:t>
            </w:r>
          </w:p>
        </w:tc>
        <w:tc>
          <w:tcPr>
            <w:tcW w:w="2268" w:type="dxa"/>
            <w:shd w:val="clear" w:color="auto" w:fill="A6A6A6"/>
            <w:vAlign w:val="center"/>
          </w:tcPr>
          <w:p w14:paraId="712EEB4E" w14:textId="77777777" w:rsidR="00FC5C22" w:rsidRPr="00763382" w:rsidRDefault="00FC5C22" w:rsidP="009E2B1B">
            <w:pPr>
              <w:rPr>
                <w:rFonts w:ascii="Arial" w:eastAsia="Times New Roman" w:hAnsi="Arial" w:cs="Arial"/>
                <w:color w:val="000000"/>
                <w:sz w:val="20"/>
                <w:szCs w:val="20"/>
              </w:rPr>
            </w:pPr>
          </w:p>
          <w:p w14:paraId="3006116A"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Temas Trabalhados</w:t>
            </w:r>
          </w:p>
          <w:p w14:paraId="73D6E6A6" w14:textId="77777777" w:rsidR="00FC5C22" w:rsidRPr="00763382" w:rsidRDefault="00FC5C22" w:rsidP="009E2B1B">
            <w:pPr>
              <w:rPr>
                <w:rFonts w:ascii="Arial" w:eastAsia="Times New Roman" w:hAnsi="Arial" w:cs="Arial"/>
                <w:color w:val="000000"/>
                <w:sz w:val="20"/>
                <w:szCs w:val="20"/>
              </w:rPr>
            </w:pPr>
          </w:p>
        </w:tc>
        <w:tc>
          <w:tcPr>
            <w:tcW w:w="5528" w:type="dxa"/>
            <w:shd w:val="clear" w:color="auto" w:fill="A6A6A6"/>
            <w:vAlign w:val="center"/>
          </w:tcPr>
          <w:p w14:paraId="165B51AA"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Principais Entidades Participantes</w:t>
            </w:r>
          </w:p>
        </w:tc>
      </w:tr>
      <w:tr w:rsidR="00FC5C22" w:rsidRPr="004E18B6" w14:paraId="4935720D" w14:textId="77777777" w:rsidTr="009E2B1B">
        <w:trPr>
          <w:trHeight w:val="440"/>
        </w:trPr>
        <w:tc>
          <w:tcPr>
            <w:tcW w:w="1838" w:type="dxa"/>
          </w:tcPr>
          <w:p w14:paraId="0952CAC9" w14:textId="77777777" w:rsidR="00FC5C22" w:rsidRPr="00763382" w:rsidRDefault="00FC5C22" w:rsidP="009E2B1B">
            <w:pPr>
              <w:widowControl w:val="0"/>
              <w:rPr>
                <w:rFonts w:ascii="Arial" w:eastAsia="Times New Roman" w:hAnsi="Arial" w:cs="Arial"/>
                <w:sz w:val="20"/>
                <w:szCs w:val="20"/>
              </w:rPr>
            </w:pPr>
            <w:r w:rsidRPr="00763382">
              <w:rPr>
                <w:rFonts w:ascii="Arial" w:eastAsia="Times New Roman" w:hAnsi="Arial" w:cs="Arial"/>
                <w:sz w:val="20"/>
                <w:szCs w:val="20"/>
              </w:rPr>
              <w:lastRenderedPageBreak/>
              <w:t>BMMO</w:t>
            </w:r>
          </w:p>
        </w:tc>
        <w:tc>
          <w:tcPr>
            <w:tcW w:w="2268" w:type="dxa"/>
          </w:tcPr>
          <w:p w14:paraId="483A29DB" w14:textId="77777777" w:rsidR="00FC5C22" w:rsidRPr="00763382" w:rsidRDefault="00FC5C22" w:rsidP="009E2B1B">
            <w:pPr>
              <w:widowControl w:val="0"/>
              <w:spacing w:before="120"/>
              <w:rPr>
                <w:rFonts w:ascii="Arial" w:eastAsia="Times New Roman" w:hAnsi="Arial" w:cs="Arial"/>
                <w:sz w:val="20"/>
                <w:szCs w:val="20"/>
              </w:rPr>
            </w:pPr>
            <w:r w:rsidRPr="00763382">
              <w:rPr>
                <w:rFonts w:ascii="Arial" w:eastAsia="Times New Roman" w:hAnsi="Arial" w:cs="Arial"/>
                <w:sz w:val="20"/>
                <w:szCs w:val="20"/>
              </w:rPr>
              <w:t xml:space="preserve">Desenvolvimento de probioticos marinhos para auxiliar no crescimento dos corais  </w:t>
            </w:r>
          </w:p>
          <w:p w14:paraId="7A64902B" w14:textId="77777777" w:rsidR="00FC5C22" w:rsidRPr="00763382" w:rsidRDefault="00FC5C22" w:rsidP="009E2B1B">
            <w:pPr>
              <w:widowControl w:val="0"/>
              <w:rPr>
                <w:rFonts w:ascii="Arial" w:eastAsia="Times New Roman" w:hAnsi="Arial" w:cs="Arial"/>
                <w:sz w:val="20"/>
                <w:szCs w:val="20"/>
              </w:rPr>
            </w:pPr>
          </w:p>
        </w:tc>
        <w:tc>
          <w:tcPr>
            <w:tcW w:w="5528" w:type="dxa"/>
          </w:tcPr>
          <w:p w14:paraId="7EFBCB1C"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1)University of Hawaii, USA</w:t>
            </w:r>
          </w:p>
          <w:p w14:paraId="1CABFD5D"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2)University of California Davis, USA</w:t>
            </w:r>
          </w:p>
          <w:p w14:paraId="0D23ACEF"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3)Oregon State University, USA</w:t>
            </w:r>
          </w:p>
          <w:p w14:paraId="2CADFFA1"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4)University of Rhode Island, USA</w:t>
            </w:r>
          </w:p>
          <w:p w14:paraId="2A347CCF"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5)Woods Hole, USA</w:t>
            </w:r>
          </w:p>
          <w:p w14:paraId="3AA4E951"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6)</w:t>
            </w:r>
            <w:r w:rsidRPr="004E18B6">
              <w:rPr>
                <w:rFonts w:ascii="Arial" w:hAnsi="Arial" w:cs="Arial"/>
                <w:bCs/>
                <w:i/>
                <w:iCs/>
                <w:color w:val="6A6A6A"/>
                <w:sz w:val="20"/>
                <w:szCs w:val="20"/>
                <w:shd w:val="clear" w:color="auto" w:fill="FFFFFF"/>
                <w:lang w:val="en-US"/>
              </w:rPr>
              <w:t xml:space="preserve"> </w:t>
            </w:r>
            <w:r w:rsidRPr="004E18B6">
              <w:rPr>
                <w:rStyle w:val="nfase"/>
                <w:rFonts w:ascii="Arial" w:hAnsi="Arial" w:cs="Arial"/>
                <w:bCs/>
                <w:i w:val="0"/>
                <w:iCs w:val="0"/>
                <w:color w:val="6A6A6A"/>
                <w:sz w:val="20"/>
                <w:szCs w:val="20"/>
                <w:shd w:val="clear" w:color="auto" w:fill="FFFFFF"/>
                <w:lang w:val="en-US"/>
              </w:rPr>
              <w:t>Nova Southeastern University</w:t>
            </w:r>
            <w:r w:rsidRPr="004E18B6">
              <w:rPr>
                <w:rFonts w:ascii="Arial" w:hAnsi="Arial" w:cs="Arial"/>
                <w:color w:val="545454"/>
                <w:sz w:val="20"/>
                <w:szCs w:val="20"/>
                <w:shd w:val="clear" w:color="auto" w:fill="FFFFFF"/>
                <w:lang w:val="en-US"/>
              </w:rPr>
              <w:t> (</w:t>
            </w:r>
            <w:r w:rsidRPr="004E18B6">
              <w:rPr>
                <w:rStyle w:val="nfase"/>
                <w:rFonts w:ascii="Arial" w:hAnsi="Arial" w:cs="Arial"/>
                <w:bCs/>
                <w:i w:val="0"/>
                <w:iCs w:val="0"/>
                <w:color w:val="6A6A6A"/>
                <w:sz w:val="20"/>
                <w:szCs w:val="20"/>
                <w:shd w:val="clear" w:color="auto" w:fill="FFFFFF"/>
                <w:lang w:val="en-US"/>
              </w:rPr>
              <w:t>NSU</w:t>
            </w:r>
            <w:r w:rsidRPr="004E18B6">
              <w:rPr>
                <w:rFonts w:ascii="Arial" w:hAnsi="Arial" w:cs="Arial"/>
                <w:color w:val="545454"/>
                <w:sz w:val="20"/>
                <w:szCs w:val="20"/>
                <w:shd w:val="clear" w:color="auto" w:fill="FFFFFF"/>
                <w:lang w:val="en-US"/>
              </w:rPr>
              <w:t>)</w:t>
            </w:r>
            <w:r w:rsidRPr="00763382">
              <w:rPr>
                <w:rFonts w:ascii="Arial" w:eastAsia="Times New Roman" w:hAnsi="Arial" w:cs="Arial"/>
                <w:sz w:val="20"/>
                <w:szCs w:val="20"/>
                <w:lang w:val="en-US"/>
              </w:rPr>
              <w:t>, USA</w:t>
            </w:r>
          </w:p>
          <w:p w14:paraId="63979347"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7)San Diego State University, USA</w:t>
            </w:r>
          </w:p>
          <w:p w14:paraId="48F9F63D"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8)James Cook University,Australia</w:t>
            </w:r>
          </w:p>
          <w:p w14:paraId="38686E22"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9) Australian Institute of Marine Science, Australia</w:t>
            </w:r>
          </w:p>
          <w:p w14:paraId="1955DE61"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10)University of New South Wales, Australia</w:t>
            </w:r>
          </w:p>
          <w:p w14:paraId="0E40E26B"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11)University of Melbourne, Australia</w:t>
            </w:r>
          </w:p>
          <w:p w14:paraId="6A3AD8AB" w14:textId="77777777" w:rsidR="00FC5C22" w:rsidRPr="00763382" w:rsidRDefault="00FC5C22" w:rsidP="009E2B1B">
            <w:pPr>
              <w:rPr>
                <w:rFonts w:ascii="Arial" w:eastAsia="Times New Roman" w:hAnsi="Arial" w:cs="Arial"/>
                <w:sz w:val="20"/>
                <w:szCs w:val="20"/>
                <w:lang w:val="en-US"/>
              </w:rPr>
            </w:pPr>
            <w:r w:rsidRPr="00763382">
              <w:rPr>
                <w:rFonts w:ascii="Arial" w:eastAsia="Times New Roman" w:hAnsi="Arial" w:cs="Arial"/>
                <w:sz w:val="20"/>
                <w:szCs w:val="20"/>
                <w:lang w:val="en-US"/>
              </w:rPr>
              <w:t>12)University of Melbourne, Australia</w:t>
            </w:r>
          </w:p>
          <w:p w14:paraId="6E9701FE" w14:textId="77777777" w:rsidR="00FC5C22" w:rsidRPr="004E18B6" w:rsidRDefault="00FC5C22" w:rsidP="009E2B1B">
            <w:pPr>
              <w:pStyle w:val="Ttulo3"/>
              <w:shd w:val="clear" w:color="auto" w:fill="FFFFFF"/>
              <w:spacing w:before="0" w:after="0"/>
              <w:rPr>
                <w:rFonts w:eastAsia="Times New Roman"/>
                <w:sz w:val="20"/>
                <w:szCs w:val="20"/>
                <w:lang w:val="en-US"/>
              </w:rPr>
            </w:pPr>
            <w:r w:rsidRPr="004E18B6">
              <w:rPr>
                <w:rFonts w:eastAsia="Times New Roman"/>
                <w:b w:val="0"/>
                <w:sz w:val="20"/>
                <w:szCs w:val="20"/>
                <w:lang w:val="en-US"/>
              </w:rPr>
              <w:t>13)</w:t>
            </w:r>
            <w:hyperlink r:id="rId16" w:history="1">
              <w:r w:rsidRPr="004E18B6">
                <w:rPr>
                  <w:rStyle w:val="Hiperlink"/>
                  <w:b w:val="0"/>
                  <w:bCs/>
                  <w:color w:val="auto"/>
                  <w:sz w:val="20"/>
                  <w:szCs w:val="20"/>
                  <w:u w:val="none"/>
                  <w:lang w:val="en-US"/>
                </w:rPr>
                <w:t>King Abdullah University of Science and Technology</w:t>
              </w:r>
            </w:hyperlink>
            <w:r w:rsidRPr="004E18B6">
              <w:rPr>
                <w:b w:val="0"/>
                <w:bCs/>
                <w:sz w:val="20"/>
                <w:szCs w:val="20"/>
                <w:lang w:val="en-US"/>
              </w:rPr>
              <w:t xml:space="preserve"> </w:t>
            </w:r>
            <w:r w:rsidRPr="00763382">
              <w:rPr>
                <w:rFonts w:eastAsia="Times New Roman"/>
                <w:b w:val="0"/>
                <w:sz w:val="20"/>
                <w:szCs w:val="20"/>
                <w:lang w:val="en-US"/>
              </w:rPr>
              <w:t>(</w:t>
            </w:r>
            <w:r w:rsidRPr="004E18B6">
              <w:rPr>
                <w:rFonts w:eastAsia="Times New Roman"/>
                <w:b w:val="0"/>
                <w:sz w:val="20"/>
                <w:szCs w:val="20"/>
                <w:lang w:val="en-US"/>
              </w:rPr>
              <w:t>KAUST</w:t>
            </w:r>
            <w:r w:rsidRPr="00763382">
              <w:rPr>
                <w:rFonts w:eastAsia="Times New Roman"/>
                <w:b w:val="0"/>
                <w:sz w:val="20"/>
                <w:szCs w:val="20"/>
                <w:lang w:val="en-US"/>
              </w:rPr>
              <w:t>)</w:t>
            </w:r>
            <w:r w:rsidRPr="004E18B6">
              <w:rPr>
                <w:rFonts w:eastAsia="Times New Roman"/>
                <w:b w:val="0"/>
                <w:sz w:val="20"/>
                <w:szCs w:val="20"/>
                <w:lang w:val="en-US"/>
              </w:rPr>
              <w:t>, Arabia Saudita</w:t>
            </w:r>
          </w:p>
          <w:p w14:paraId="3234605D" w14:textId="77777777" w:rsidR="00FC5C22" w:rsidRPr="004E18B6" w:rsidRDefault="00FC5C22" w:rsidP="009E2B1B">
            <w:pPr>
              <w:rPr>
                <w:rFonts w:ascii="Arial" w:eastAsia="Times New Roman" w:hAnsi="Arial" w:cs="Arial"/>
                <w:sz w:val="20"/>
                <w:szCs w:val="20"/>
              </w:rPr>
            </w:pPr>
            <w:r w:rsidRPr="004E18B6">
              <w:rPr>
                <w:rFonts w:ascii="Arial" w:eastAsia="Times New Roman" w:hAnsi="Arial" w:cs="Arial"/>
                <w:sz w:val="20"/>
                <w:szCs w:val="20"/>
              </w:rPr>
              <w:t>14)Bar-Ilan University, Israel</w:t>
            </w:r>
          </w:p>
          <w:p w14:paraId="1E61A9A0" w14:textId="77777777" w:rsidR="00FC5C22" w:rsidRPr="004E18B6" w:rsidRDefault="00FC5C22" w:rsidP="009E2B1B">
            <w:pPr>
              <w:rPr>
                <w:rFonts w:ascii="Arial" w:eastAsia="Times New Roman" w:hAnsi="Arial" w:cs="Arial"/>
                <w:sz w:val="20"/>
                <w:szCs w:val="20"/>
              </w:rPr>
            </w:pPr>
            <w:r w:rsidRPr="004E18B6">
              <w:rPr>
                <w:rFonts w:ascii="Arial" w:eastAsia="Times New Roman" w:hAnsi="Arial" w:cs="Arial"/>
                <w:sz w:val="20"/>
                <w:szCs w:val="20"/>
              </w:rPr>
              <w:t>15)CARMABI, Curacao</w:t>
            </w:r>
          </w:p>
          <w:p w14:paraId="23B530CD" w14:textId="77777777" w:rsidR="00FC5C22" w:rsidRPr="004E18B6" w:rsidRDefault="00FC5C22" w:rsidP="009E2B1B">
            <w:pPr>
              <w:rPr>
                <w:rFonts w:ascii="Arial" w:eastAsia="Times New Roman" w:hAnsi="Arial" w:cs="Arial"/>
                <w:sz w:val="20"/>
                <w:szCs w:val="20"/>
              </w:rPr>
            </w:pPr>
            <w:r w:rsidRPr="004E18B6">
              <w:rPr>
                <w:rFonts w:ascii="Arial" w:eastAsia="Times New Roman" w:hAnsi="Arial" w:cs="Arial"/>
                <w:sz w:val="20"/>
                <w:szCs w:val="20"/>
              </w:rPr>
              <w:t>16)University of Lisbon, Portugal</w:t>
            </w:r>
          </w:p>
          <w:p w14:paraId="791DDB7F" w14:textId="77777777" w:rsidR="00FC5C22" w:rsidRPr="002E6AB4" w:rsidRDefault="00FC5C22" w:rsidP="009E2B1B">
            <w:pPr>
              <w:rPr>
                <w:rFonts w:ascii="Arial" w:eastAsia="Times New Roman" w:hAnsi="Arial" w:cs="Arial"/>
                <w:sz w:val="20"/>
                <w:szCs w:val="20"/>
              </w:rPr>
            </w:pPr>
            <w:r w:rsidRPr="002E6AB4">
              <w:rPr>
                <w:rFonts w:ascii="Arial" w:eastAsia="Times New Roman" w:hAnsi="Arial" w:cs="Arial"/>
                <w:sz w:val="20"/>
                <w:szCs w:val="20"/>
              </w:rPr>
              <w:t>17)University of Aveiro, Portugal</w:t>
            </w:r>
          </w:p>
          <w:p w14:paraId="097A8BBB" w14:textId="77777777" w:rsidR="00FC5C22" w:rsidRPr="002E6AB4" w:rsidRDefault="00FC5C22" w:rsidP="009E2B1B">
            <w:pPr>
              <w:rPr>
                <w:rFonts w:ascii="Arial" w:eastAsia="Times New Roman" w:hAnsi="Arial" w:cs="Arial"/>
                <w:sz w:val="20"/>
                <w:szCs w:val="20"/>
              </w:rPr>
            </w:pPr>
            <w:r w:rsidRPr="002E6AB4">
              <w:rPr>
                <w:rFonts w:ascii="Arial" w:eastAsia="Times New Roman" w:hAnsi="Arial" w:cs="Arial"/>
                <w:sz w:val="20"/>
                <w:szCs w:val="20"/>
              </w:rPr>
              <w:t>18)Helmholtz Insitute, Alemanha</w:t>
            </w:r>
          </w:p>
          <w:p w14:paraId="3D4F2A53" w14:textId="77777777" w:rsidR="00FC5C22" w:rsidRPr="002E6AB4" w:rsidRDefault="00FC5C22" w:rsidP="009E2B1B">
            <w:pPr>
              <w:rPr>
                <w:rFonts w:ascii="Arial" w:eastAsia="Times New Roman" w:hAnsi="Arial" w:cs="Arial"/>
                <w:sz w:val="20"/>
                <w:szCs w:val="20"/>
              </w:rPr>
            </w:pPr>
            <w:r w:rsidRPr="002E6AB4">
              <w:rPr>
                <w:rFonts w:ascii="Arial" w:eastAsia="Times New Roman" w:hAnsi="Arial" w:cs="Arial"/>
                <w:sz w:val="20"/>
                <w:szCs w:val="20"/>
              </w:rPr>
              <w:t>19)</w:t>
            </w:r>
            <w:r w:rsidRPr="004E18B6">
              <w:rPr>
                <w:rFonts w:ascii="Arial" w:eastAsia="Times New Roman" w:hAnsi="Arial" w:cs="Arial"/>
                <w:sz w:val="20"/>
                <w:szCs w:val="20"/>
              </w:rPr>
              <w:t>Penn State University</w:t>
            </w:r>
          </w:p>
          <w:p w14:paraId="21177E22" w14:textId="77777777" w:rsidR="00FC5C22" w:rsidRPr="00763382" w:rsidRDefault="00FC5C22" w:rsidP="009E2B1B">
            <w:pPr>
              <w:rPr>
                <w:rFonts w:ascii="Arial" w:eastAsia="Times New Roman" w:hAnsi="Arial" w:cs="Arial"/>
                <w:sz w:val="20"/>
                <w:szCs w:val="20"/>
              </w:rPr>
            </w:pPr>
            <w:r w:rsidRPr="004E18B6">
              <w:rPr>
                <w:rFonts w:ascii="Arial" w:eastAsia="Times New Roman" w:hAnsi="Arial" w:cs="Arial"/>
                <w:sz w:val="20"/>
                <w:szCs w:val="20"/>
              </w:rPr>
              <w:t>20) Universidade Federal do Rio de Janeiro</w:t>
            </w:r>
          </w:p>
          <w:p w14:paraId="1D4E98DF" w14:textId="77777777" w:rsidR="00FC5C22" w:rsidRPr="004E18B6" w:rsidRDefault="00FC5C22" w:rsidP="009E2B1B">
            <w:pPr>
              <w:rPr>
                <w:rFonts w:ascii="Arial" w:hAnsi="Arial" w:cs="Arial"/>
                <w:sz w:val="20"/>
                <w:szCs w:val="20"/>
              </w:rPr>
            </w:pPr>
          </w:p>
          <w:p w14:paraId="6B4B7787" w14:textId="77777777" w:rsidR="00FC5C22" w:rsidRPr="004E18B6" w:rsidRDefault="00FC5C22" w:rsidP="009E2B1B">
            <w:pPr>
              <w:widowControl w:val="0"/>
              <w:rPr>
                <w:rFonts w:ascii="Arial" w:eastAsia="Times New Roman" w:hAnsi="Arial" w:cs="Arial"/>
                <w:sz w:val="20"/>
                <w:szCs w:val="20"/>
                <w:lang w:val="en-US"/>
              </w:rPr>
            </w:pPr>
            <w:r w:rsidRPr="004E18B6">
              <w:rPr>
                <w:rFonts w:ascii="Arial" w:eastAsia="Times New Roman" w:hAnsi="Arial" w:cs="Arial"/>
                <w:color w:val="000000"/>
                <w:sz w:val="20"/>
                <w:szCs w:val="20"/>
              </w:rPr>
              <w:t xml:space="preserve"> </w:t>
            </w:r>
            <w:r w:rsidRPr="004E18B6">
              <w:rPr>
                <w:rFonts w:ascii="Arial" w:eastAsia="Times New Roman" w:hAnsi="Arial" w:cs="Arial"/>
                <w:color w:val="000000"/>
                <w:sz w:val="20"/>
                <w:szCs w:val="20"/>
                <w:lang w:val="en-US"/>
              </w:rPr>
              <w:t>(Universidades Internacionais)</w:t>
            </w:r>
          </w:p>
        </w:tc>
      </w:tr>
      <w:tr w:rsidR="00FC5C22" w:rsidRPr="00763382" w14:paraId="74C4E5EF" w14:textId="77777777" w:rsidTr="009E2B1B">
        <w:trPr>
          <w:trHeight w:val="540"/>
        </w:trPr>
        <w:tc>
          <w:tcPr>
            <w:tcW w:w="1838" w:type="dxa"/>
          </w:tcPr>
          <w:p w14:paraId="226527E1" w14:textId="77777777" w:rsidR="00FC5C22" w:rsidRPr="00763382" w:rsidRDefault="00FC5C22" w:rsidP="009E2B1B">
            <w:pPr>
              <w:widowControl w:val="0"/>
              <w:rPr>
                <w:rFonts w:ascii="Arial" w:eastAsia="Times New Roman" w:hAnsi="Arial" w:cs="Arial"/>
                <w:sz w:val="20"/>
                <w:szCs w:val="20"/>
              </w:rPr>
            </w:pPr>
            <w:r w:rsidRPr="00763382">
              <w:rPr>
                <w:rFonts w:ascii="Arial" w:eastAsia="Times New Roman" w:hAnsi="Arial" w:cs="Arial"/>
                <w:color w:val="000000"/>
                <w:sz w:val="20"/>
                <w:szCs w:val="20"/>
              </w:rPr>
              <w:t>Rede de refaunação recifal (Universidades)</w:t>
            </w:r>
          </w:p>
        </w:tc>
        <w:tc>
          <w:tcPr>
            <w:tcW w:w="2268" w:type="dxa"/>
          </w:tcPr>
          <w:p w14:paraId="1DB79D56" w14:textId="77777777" w:rsidR="00FC5C22" w:rsidRPr="00763382" w:rsidRDefault="00FC5C22" w:rsidP="009E2B1B">
            <w:pPr>
              <w:widowControl w:val="0"/>
              <w:rPr>
                <w:rFonts w:ascii="Arial" w:eastAsia="Times New Roman" w:hAnsi="Arial" w:cs="Arial"/>
                <w:sz w:val="20"/>
                <w:szCs w:val="20"/>
              </w:rPr>
            </w:pPr>
            <w:r w:rsidRPr="00763382">
              <w:rPr>
                <w:rFonts w:ascii="Arial" w:eastAsia="Times New Roman" w:hAnsi="Arial" w:cs="Arial"/>
                <w:sz w:val="20"/>
                <w:szCs w:val="20"/>
              </w:rPr>
              <w:t>Pesquisa de repovoamento das espécies de corais, resgate das tradições pesqueiras  e educação ambiental</w:t>
            </w:r>
          </w:p>
        </w:tc>
        <w:tc>
          <w:tcPr>
            <w:tcW w:w="5528" w:type="dxa"/>
          </w:tcPr>
          <w:p w14:paraId="281BA15E" w14:textId="77777777" w:rsidR="00FC5C22" w:rsidRPr="00763382" w:rsidRDefault="00FC5C22" w:rsidP="009E2B1B">
            <w:pPr>
              <w:widowControl w:val="0"/>
              <w:spacing w:before="120" w:line="360" w:lineRule="auto"/>
              <w:rPr>
                <w:rFonts w:ascii="Arial" w:eastAsia="Times New Roman" w:hAnsi="Arial" w:cs="Arial"/>
                <w:sz w:val="20"/>
                <w:szCs w:val="20"/>
              </w:rPr>
            </w:pPr>
            <w:r w:rsidRPr="00763382">
              <w:rPr>
                <w:rFonts w:ascii="Arial" w:eastAsia="Times New Roman" w:hAnsi="Arial" w:cs="Arial"/>
                <w:sz w:val="20"/>
                <w:szCs w:val="20"/>
              </w:rPr>
              <w:t>UFRJ e UFF</w:t>
            </w:r>
          </w:p>
          <w:p w14:paraId="470A64AC" w14:textId="77777777" w:rsidR="00FC5C22" w:rsidRPr="00763382" w:rsidRDefault="00FC5C22" w:rsidP="009E2B1B">
            <w:pPr>
              <w:widowControl w:val="0"/>
              <w:rPr>
                <w:rFonts w:ascii="Arial" w:eastAsia="Times New Roman" w:hAnsi="Arial" w:cs="Arial"/>
                <w:sz w:val="20"/>
                <w:szCs w:val="20"/>
              </w:rPr>
            </w:pPr>
          </w:p>
        </w:tc>
      </w:tr>
    </w:tbl>
    <w:p w14:paraId="40B5FEA8" w14:textId="77777777" w:rsidR="00FC5C22" w:rsidRPr="00763382" w:rsidRDefault="00FC5C22" w:rsidP="00FC5C22">
      <w:pPr>
        <w:widowControl w:val="0"/>
        <w:spacing w:line="360" w:lineRule="auto"/>
        <w:jc w:val="both"/>
        <w:rPr>
          <w:rFonts w:ascii="Arial" w:eastAsia="Times New Roman" w:hAnsi="Arial" w:cs="Arial"/>
          <w:sz w:val="20"/>
          <w:szCs w:val="20"/>
        </w:rPr>
      </w:pPr>
    </w:p>
    <w:p w14:paraId="20F73E30"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rPr>
        <w:t xml:space="preserve">Seção 8 </w:t>
      </w:r>
      <w:r w:rsidRPr="004E18B6">
        <w:rPr>
          <w:rFonts w:ascii="Arial" w:eastAsia="Times New Roman" w:hAnsi="Arial" w:cs="Arial"/>
          <w:b/>
          <w:sz w:val="20"/>
          <w:szCs w:val="20"/>
        </w:rPr>
        <w:t xml:space="preserve">– INTERAÇÃO COM POLÍTICAS PÚBLICAS RELACIONADAS AOS RESULTADOS ESPERADOS, PARTICIPAÇÃO E </w:t>
      </w:r>
      <w:r w:rsidRPr="004E18B6">
        <w:rPr>
          <w:rFonts w:ascii="Arial" w:eastAsia="Times New Roman" w:hAnsi="Arial" w:cs="Arial"/>
          <w:b/>
          <w:smallCaps/>
          <w:sz w:val="20"/>
          <w:szCs w:val="20"/>
        </w:rPr>
        <w:t>TRANSPARÊNCIA.</w:t>
      </w:r>
      <w:r w:rsidRPr="00763382">
        <w:rPr>
          <w:rFonts w:ascii="Arial" w:eastAsia="Times New Roman" w:hAnsi="Arial" w:cs="Arial"/>
          <w:b/>
          <w:smallCaps/>
          <w:sz w:val="20"/>
          <w:szCs w:val="20"/>
        </w:rPr>
        <w:t xml:space="preserve"> </w:t>
      </w:r>
    </w:p>
    <w:p w14:paraId="48197208" w14:textId="77777777" w:rsidR="00FC5C22" w:rsidRPr="00763382" w:rsidRDefault="00FC5C22" w:rsidP="00FC5C22">
      <w:pPr>
        <w:spacing w:line="360" w:lineRule="auto"/>
        <w:ind w:firstLine="720"/>
        <w:jc w:val="both"/>
        <w:rPr>
          <w:rFonts w:ascii="Arial" w:eastAsia="Times New Roman" w:hAnsi="Arial" w:cs="Arial"/>
          <w:sz w:val="20"/>
          <w:szCs w:val="20"/>
        </w:rPr>
      </w:pPr>
      <w:r w:rsidRPr="00763382">
        <w:rPr>
          <w:rFonts w:ascii="Arial" w:eastAsia="Times New Roman" w:hAnsi="Arial" w:cs="Arial"/>
          <w:color w:val="000000"/>
          <w:sz w:val="20"/>
          <w:szCs w:val="20"/>
        </w:rPr>
        <w:t>O projeto Tanto Mar, através de sua equipe técnica, participou da elaboração do Plano Nacional para a Conservação dos Ambientes Coralíneos do ICMBio, e vai atender as seguintes ações constantes da matriz do referido plano:</w:t>
      </w:r>
      <w:r w:rsidRPr="00763382">
        <w:rPr>
          <w:rFonts w:ascii="Arial" w:eastAsia="Times New Roman" w:hAnsi="Arial" w:cs="Arial"/>
          <w:color w:val="000000"/>
          <w:sz w:val="20"/>
          <w:szCs w:val="20"/>
        </w:rPr>
        <w:tab/>
        <w:t xml:space="preserve"> </w:t>
      </w:r>
      <w:r w:rsidRPr="00763382">
        <w:rPr>
          <w:rFonts w:ascii="Arial" w:eastAsia="Times New Roman" w:hAnsi="Arial" w:cs="Arial"/>
          <w:color w:val="000000"/>
          <w:sz w:val="20"/>
          <w:szCs w:val="20"/>
        </w:rPr>
        <w:tab/>
        <w:t xml:space="preserve"> </w:t>
      </w:r>
      <w:r w:rsidRPr="00763382">
        <w:rPr>
          <w:rFonts w:ascii="Arial" w:eastAsia="Times New Roman" w:hAnsi="Arial" w:cs="Arial"/>
          <w:color w:val="000000"/>
          <w:sz w:val="20"/>
          <w:szCs w:val="20"/>
        </w:rPr>
        <w:tab/>
        <w:t xml:space="preserve"> </w:t>
      </w:r>
      <w:r w:rsidRPr="00763382">
        <w:rPr>
          <w:rFonts w:ascii="Arial" w:eastAsia="Times New Roman" w:hAnsi="Arial" w:cs="Arial"/>
          <w:color w:val="000000"/>
          <w:sz w:val="20"/>
          <w:szCs w:val="20"/>
        </w:rPr>
        <w:tab/>
      </w:r>
      <w:r w:rsidRPr="00763382">
        <w:rPr>
          <w:rFonts w:ascii="Arial" w:eastAsia="Times New Roman" w:hAnsi="Arial" w:cs="Arial"/>
          <w:color w:val="000000"/>
          <w:sz w:val="20"/>
          <w:szCs w:val="20"/>
        </w:rPr>
        <w:tab/>
      </w:r>
    </w:p>
    <w:p w14:paraId="13387866" w14:textId="77777777" w:rsidR="00FC5C22" w:rsidRPr="00763382" w:rsidRDefault="00FC5C22" w:rsidP="00FC5C22">
      <w:pPr>
        <w:numPr>
          <w:ilvl w:val="0"/>
          <w:numId w:val="5"/>
        </w:numPr>
        <w:spacing w:line="360" w:lineRule="auto"/>
        <w:ind w:left="0" w:firstLine="0"/>
        <w:jc w:val="both"/>
        <w:rPr>
          <w:rFonts w:ascii="Arial" w:eastAsia="Times New Roman" w:hAnsi="Arial" w:cs="Arial"/>
          <w:color w:val="000000"/>
          <w:sz w:val="20"/>
          <w:szCs w:val="20"/>
        </w:rPr>
      </w:pPr>
      <w:r w:rsidRPr="00763382">
        <w:rPr>
          <w:rFonts w:ascii="Arial" w:eastAsia="Times New Roman" w:hAnsi="Arial" w:cs="Arial"/>
          <w:color w:val="000000"/>
          <w:sz w:val="20"/>
          <w:szCs w:val="20"/>
        </w:rPr>
        <w:t>Articular a ampliação da rede de áreas marinhas protegidas da área foco-8, visando a manutenção da conectividade, conservação da biodiversidade e sustentabilidade da pesca com foco nas unidades federais.</w:t>
      </w:r>
    </w:p>
    <w:p w14:paraId="786F8C36" w14:textId="77777777" w:rsidR="00FC5C22" w:rsidRPr="00763382" w:rsidRDefault="00FC5C22" w:rsidP="00FC5C22">
      <w:pPr>
        <w:numPr>
          <w:ilvl w:val="0"/>
          <w:numId w:val="5"/>
        </w:numPr>
        <w:spacing w:line="360" w:lineRule="auto"/>
        <w:ind w:left="0" w:firstLine="0"/>
        <w:jc w:val="both"/>
        <w:rPr>
          <w:rFonts w:ascii="Arial" w:eastAsia="Times New Roman" w:hAnsi="Arial" w:cs="Arial"/>
          <w:color w:val="000000"/>
          <w:sz w:val="20"/>
          <w:szCs w:val="20"/>
        </w:rPr>
      </w:pPr>
      <w:r w:rsidRPr="00763382">
        <w:rPr>
          <w:rFonts w:ascii="Arial" w:eastAsia="Times New Roman" w:hAnsi="Arial" w:cs="Arial"/>
          <w:color w:val="000000"/>
          <w:sz w:val="20"/>
          <w:szCs w:val="20"/>
        </w:rPr>
        <w:t>Capacitar e priorizar filhos de pescadores para a atuação como agentes locais em projetos relacionados a pesca em ambientes coralíneos.</w:t>
      </w:r>
    </w:p>
    <w:p w14:paraId="6A62E56E" w14:textId="77777777" w:rsidR="00FC5C22" w:rsidRPr="00763382" w:rsidRDefault="00FC5C22" w:rsidP="00FC5C22">
      <w:pPr>
        <w:numPr>
          <w:ilvl w:val="0"/>
          <w:numId w:val="5"/>
        </w:numPr>
        <w:spacing w:line="360" w:lineRule="auto"/>
        <w:ind w:left="0" w:firstLine="0"/>
        <w:jc w:val="both"/>
        <w:rPr>
          <w:rFonts w:ascii="Arial" w:eastAsia="Times New Roman" w:hAnsi="Arial" w:cs="Arial"/>
          <w:color w:val="000000"/>
          <w:sz w:val="20"/>
          <w:szCs w:val="20"/>
        </w:rPr>
      </w:pPr>
      <w:r w:rsidRPr="00763382">
        <w:rPr>
          <w:rFonts w:ascii="Arial" w:eastAsia="Times New Roman" w:hAnsi="Arial" w:cs="Arial"/>
          <w:color w:val="000000"/>
          <w:sz w:val="20"/>
          <w:szCs w:val="20"/>
        </w:rPr>
        <w:t>Desenvolver projeto piloto para a geração de metodologias de monitoramento social, econômico e biológico da pesca em ambientes coralíneos.</w:t>
      </w:r>
    </w:p>
    <w:p w14:paraId="6F08A9DD" w14:textId="77777777" w:rsidR="00FC5C22" w:rsidRPr="00763382" w:rsidRDefault="00FC5C22" w:rsidP="00FC5C22">
      <w:pPr>
        <w:numPr>
          <w:ilvl w:val="0"/>
          <w:numId w:val="5"/>
        </w:numPr>
        <w:spacing w:line="360" w:lineRule="auto"/>
        <w:ind w:left="0" w:firstLine="0"/>
        <w:jc w:val="both"/>
        <w:rPr>
          <w:rFonts w:ascii="Arial" w:eastAsia="Times New Roman" w:hAnsi="Arial" w:cs="Arial"/>
          <w:color w:val="000000"/>
          <w:sz w:val="20"/>
          <w:szCs w:val="20"/>
        </w:rPr>
      </w:pPr>
      <w:r w:rsidRPr="00763382">
        <w:rPr>
          <w:rFonts w:ascii="Arial" w:eastAsia="Times New Roman" w:hAnsi="Arial" w:cs="Arial"/>
          <w:color w:val="000000"/>
          <w:sz w:val="20"/>
          <w:szCs w:val="20"/>
        </w:rPr>
        <w:t>Capacitar atores da cadeia produtiva (trade) para realizar atividades turísticas em ambientes coralíneos.</w:t>
      </w:r>
    </w:p>
    <w:p w14:paraId="3A697B9F" w14:textId="77777777" w:rsidR="00FC5C22" w:rsidRPr="00763382" w:rsidRDefault="00FC5C22" w:rsidP="00FC5C22">
      <w:pPr>
        <w:numPr>
          <w:ilvl w:val="0"/>
          <w:numId w:val="5"/>
        </w:numPr>
        <w:spacing w:line="360" w:lineRule="auto"/>
        <w:ind w:left="0" w:firstLine="0"/>
        <w:jc w:val="both"/>
        <w:rPr>
          <w:rFonts w:ascii="Arial" w:eastAsia="Times New Roman" w:hAnsi="Arial" w:cs="Arial"/>
          <w:color w:val="000000"/>
          <w:sz w:val="20"/>
          <w:szCs w:val="20"/>
        </w:rPr>
      </w:pPr>
      <w:r w:rsidRPr="00763382">
        <w:rPr>
          <w:rFonts w:ascii="Arial" w:eastAsia="Times New Roman" w:hAnsi="Arial" w:cs="Arial"/>
          <w:color w:val="000000"/>
          <w:sz w:val="20"/>
          <w:szCs w:val="20"/>
        </w:rPr>
        <w:t>Elaborar projeto de capacitação de turismo de baixo impacto para a inclusão de filhos de pescadores como guias turísticos nos ambientes coralíneos.</w:t>
      </w:r>
    </w:p>
    <w:p w14:paraId="7BB851CF" w14:textId="77777777" w:rsidR="00FC5C22" w:rsidRPr="00763382" w:rsidRDefault="00FC5C22" w:rsidP="00FC5C22">
      <w:pPr>
        <w:numPr>
          <w:ilvl w:val="0"/>
          <w:numId w:val="5"/>
        </w:numPr>
        <w:spacing w:line="360" w:lineRule="auto"/>
        <w:ind w:left="0" w:firstLine="0"/>
        <w:jc w:val="both"/>
        <w:rPr>
          <w:rFonts w:ascii="Arial" w:eastAsia="Times New Roman" w:hAnsi="Arial" w:cs="Arial"/>
          <w:color w:val="000000"/>
          <w:sz w:val="20"/>
          <w:szCs w:val="20"/>
        </w:rPr>
      </w:pPr>
      <w:r w:rsidRPr="00763382">
        <w:rPr>
          <w:rFonts w:ascii="Arial" w:eastAsia="Times New Roman" w:hAnsi="Arial" w:cs="Arial"/>
          <w:color w:val="000000"/>
          <w:sz w:val="20"/>
          <w:szCs w:val="20"/>
        </w:rPr>
        <w:t>Delinear um programa de monitoramento da qualidade de água próximo aos ambientes coralíneos.</w:t>
      </w:r>
    </w:p>
    <w:p w14:paraId="6927643D" w14:textId="77777777" w:rsidR="00FC5C22" w:rsidRPr="00763382" w:rsidRDefault="00FC5C22" w:rsidP="00FC5C22">
      <w:pPr>
        <w:numPr>
          <w:ilvl w:val="0"/>
          <w:numId w:val="5"/>
        </w:numPr>
        <w:spacing w:line="360" w:lineRule="auto"/>
        <w:ind w:left="0" w:firstLine="0"/>
        <w:jc w:val="both"/>
        <w:rPr>
          <w:rFonts w:ascii="Arial" w:eastAsia="Times New Roman" w:hAnsi="Arial" w:cs="Arial"/>
          <w:color w:val="000000"/>
          <w:sz w:val="20"/>
          <w:szCs w:val="20"/>
        </w:rPr>
      </w:pPr>
      <w:r w:rsidRPr="00763382">
        <w:rPr>
          <w:rFonts w:ascii="Arial" w:eastAsia="Times New Roman" w:hAnsi="Arial" w:cs="Arial"/>
          <w:color w:val="000000"/>
          <w:sz w:val="20"/>
          <w:szCs w:val="20"/>
        </w:rPr>
        <w:lastRenderedPageBreak/>
        <w:t>Promover ações de educação para a gestão socioambiental para membros de comunidades que vivenciam o ambiente coralíneo, promovendo ferramentas para a participação qualificada.</w:t>
      </w:r>
    </w:p>
    <w:p w14:paraId="273D63AF" w14:textId="77777777" w:rsidR="00FC5C22" w:rsidRPr="00763382" w:rsidRDefault="00FC5C22" w:rsidP="00FC5C22">
      <w:pPr>
        <w:numPr>
          <w:ilvl w:val="0"/>
          <w:numId w:val="5"/>
        </w:numPr>
        <w:spacing w:line="360" w:lineRule="auto"/>
        <w:ind w:left="0" w:firstLine="0"/>
        <w:jc w:val="both"/>
        <w:rPr>
          <w:rFonts w:ascii="Arial" w:eastAsia="Times New Roman" w:hAnsi="Arial" w:cs="Arial"/>
          <w:color w:val="000000"/>
          <w:sz w:val="20"/>
          <w:szCs w:val="20"/>
        </w:rPr>
      </w:pPr>
      <w:r w:rsidRPr="00763382">
        <w:rPr>
          <w:rFonts w:ascii="Arial" w:eastAsia="Times New Roman" w:hAnsi="Arial" w:cs="Arial"/>
          <w:color w:val="000000"/>
          <w:sz w:val="20"/>
          <w:szCs w:val="20"/>
        </w:rPr>
        <w:t>Promover intercâmbio de lideranças comunitárias de Unidades de Conservação com foco na troca de experiências sobre o papel das áreas de reserva de produção pesqueira.</w:t>
      </w:r>
    </w:p>
    <w:p w14:paraId="7925FD26" w14:textId="77777777" w:rsidR="00FC5C22" w:rsidRPr="00763382" w:rsidRDefault="00FC5C22" w:rsidP="00FC5C22">
      <w:pPr>
        <w:numPr>
          <w:ilvl w:val="0"/>
          <w:numId w:val="5"/>
        </w:numPr>
        <w:spacing w:line="360" w:lineRule="auto"/>
        <w:ind w:left="0" w:firstLine="0"/>
        <w:jc w:val="both"/>
        <w:rPr>
          <w:rFonts w:ascii="Arial" w:eastAsia="Times New Roman" w:hAnsi="Arial" w:cs="Arial"/>
          <w:color w:val="000000"/>
          <w:sz w:val="20"/>
          <w:szCs w:val="20"/>
        </w:rPr>
      </w:pPr>
      <w:r w:rsidRPr="00763382">
        <w:rPr>
          <w:rFonts w:ascii="Arial" w:eastAsia="Times New Roman" w:hAnsi="Arial" w:cs="Arial"/>
          <w:color w:val="000000"/>
          <w:sz w:val="20"/>
          <w:szCs w:val="20"/>
        </w:rPr>
        <w:t>Fortalecer a participação ativa da sociedade civil, incluindo organizações dos pescadores, na elaboração dos acordos de gestão dos recursos pesqueiros.</w:t>
      </w:r>
    </w:p>
    <w:p w14:paraId="416D8D12" w14:textId="77777777" w:rsidR="00FC5C22" w:rsidRPr="00763382" w:rsidRDefault="00FC5C22" w:rsidP="00FC5C22">
      <w:pPr>
        <w:numPr>
          <w:ilvl w:val="0"/>
          <w:numId w:val="5"/>
        </w:numPr>
        <w:spacing w:line="360" w:lineRule="auto"/>
        <w:ind w:left="0" w:firstLine="0"/>
        <w:jc w:val="both"/>
        <w:rPr>
          <w:rFonts w:ascii="Arial" w:eastAsia="Times New Roman" w:hAnsi="Arial" w:cs="Arial"/>
          <w:color w:val="000000"/>
          <w:sz w:val="20"/>
          <w:szCs w:val="20"/>
        </w:rPr>
      </w:pPr>
      <w:r w:rsidRPr="00763382">
        <w:rPr>
          <w:rFonts w:ascii="Arial" w:eastAsia="Times New Roman" w:hAnsi="Arial" w:cs="Arial"/>
          <w:color w:val="000000"/>
          <w:sz w:val="20"/>
          <w:szCs w:val="20"/>
        </w:rPr>
        <w:t>Sistematizar o conhecimento acerca dos serviços ambientais gerados pelos ambientes coralíneos,avaliando a contribuição dos recifes brasileiros para a regulação do clima no Atlântico Sul e outros serviços ambientais.</w:t>
      </w:r>
    </w:p>
    <w:p w14:paraId="22C9C588" w14:textId="77777777" w:rsidR="00FC5C22" w:rsidRPr="00A03A06" w:rsidRDefault="00FC5C22" w:rsidP="00FC5C22">
      <w:pPr>
        <w:numPr>
          <w:ilvl w:val="0"/>
          <w:numId w:val="5"/>
        </w:numPr>
        <w:spacing w:line="360" w:lineRule="auto"/>
        <w:ind w:left="0" w:firstLine="0"/>
        <w:jc w:val="both"/>
        <w:rPr>
          <w:rFonts w:ascii="Arial" w:eastAsia="Times New Roman" w:hAnsi="Arial" w:cs="Arial"/>
          <w:sz w:val="20"/>
          <w:szCs w:val="20"/>
        </w:rPr>
      </w:pPr>
      <w:r w:rsidRPr="00763382">
        <w:rPr>
          <w:rFonts w:ascii="Arial" w:eastAsia="Times New Roman" w:hAnsi="Arial" w:cs="Arial"/>
          <w:sz w:val="20"/>
          <w:szCs w:val="20"/>
        </w:rPr>
        <w:t>Divulgar informações sobre a importância dos ambientes coralíneos, frente ao cenário de mudanças climáticas.</w:t>
      </w:r>
      <w:r w:rsidRPr="00763382">
        <w:rPr>
          <w:rFonts w:ascii="Arial" w:eastAsia="Times New Roman" w:hAnsi="Arial" w:cs="Arial"/>
          <w:sz w:val="20"/>
          <w:szCs w:val="20"/>
        </w:rPr>
        <w:tab/>
      </w:r>
      <w:r w:rsidRPr="00A03A06">
        <w:rPr>
          <w:rFonts w:ascii="Arial" w:eastAsia="Times New Roman" w:hAnsi="Arial" w:cs="Arial"/>
          <w:sz w:val="20"/>
          <w:szCs w:val="20"/>
        </w:rPr>
        <w:tab/>
      </w:r>
      <w:r w:rsidRPr="00A03A06">
        <w:rPr>
          <w:rFonts w:ascii="Arial" w:eastAsia="Times New Roman" w:hAnsi="Arial" w:cs="Arial"/>
          <w:sz w:val="20"/>
          <w:szCs w:val="20"/>
        </w:rPr>
        <w:tab/>
      </w:r>
      <w:r w:rsidRPr="00A03A06">
        <w:rPr>
          <w:rFonts w:ascii="Arial" w:eastAsia="Times New Roman" w:hAnsi="Arial" w:cs="Arial"/>
          <w:sz w:val="20"/>
          <w:szCs w:val="20"/>
        </w:rPr>
        <w:tab/>
      </w:r>
      <w:r w:rsidRPr="00A03A06">
        <w:rPr>
          <w:rFonts w:ascii="Arial" w:eastAsia="Times New Roman" w:hAnsi="Arial" w:cs="Arial"/>
          <w:sz w:val="20"/>
          <w:szCs w:val="20"/>
        </w:rPr>
        <w:tab/>
      </w:r>
    </w:p>
    <w:p w14:paraId="31ABABA7" w14:textId="77777777" w:rsidR="00FC5C22" w:rsidRPr="00763382" w:rsidRDefault="00FC5C22" w:rsidP="00FC5C22">
      <w:pPr>
        <w:spacing w:line="360" w:lineRule="auto"/>
        <w:ind w:firstLine="720"/>
        <w:jc w:val="both"/>
        <w:rPr>
          <w:rFonts w:ascii="Arial" w:eastAsia="Times New Roman" w:hAnsi="Arial" w:cs="Arial"/>
          <w:sz w:val="20"/>
          <w:szCs w:val="20"/>
        </w:rPr>
      </w:pPr>
      <w:r w:rsidRPr="00763382">
        <w:rPr>
          <w:rFonts w:ascii="Arial" w:eastAsia="Times New Roman" w:hAnsi="Arial" w:cs="Arial"/>
          <w:sz w:val="20"/>
          <w:szCs w:val="20"/>
        </w:rPr>
        <w:t>Também está alinhado com pelo menos dois dos Objetivos do desenvolvimento sustentável da ONU, os objetivos 13 (Tomar medidas urgentes para combater a mudança climática e seus impactos)</w:t>
      </w:r>
    </w:p>
    <w:p w14:paraId="21E4F6D1"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sz w:val="20"/>
          <w:szCs w:val="20"/>
        </w:rPr>
        <w:t xml:space="preserve"> e 14 (Conservação e uso sustentável dos oceanos, dos mares e dos recursos marinhos para o desenvolvimento sustentável). As metas específicas dos dois objetivos estão itemizados abaixo:</w:t>
      </w:r>
    </w:p>
    <w:p w14:paraId="67DD7EE6"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rPr>
        <w:t xml:space="preserve">13.1 </w:t>
      </w:r>
      <w:r w:rsidRPr="00763382">
        <w:rPr>
          <w:rFonts w:ascii="Arial" w:eastAsia="Times New Roman" w:hAnsi="Arial" w:cs="Arial"/>
          <w:sz w:val="20"/>
          <w:szCs w:val="20"/>
        </w:rPr>
        <w:t>Reforçar a resiliência e a capacidade de adaptação a riscos relacionados ao clima e às catástrofes naturais em todos os países</w:t>
      </w:r>
    </w:p>
    <w:p w14:paraId="375A28A1"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rPr>
        <w:t>13.2</w:t>
      </w:r>
      <w:r w:rsidRPr="00763382">
        <w:rPr>
          <w:rFonts w:ascii="Arial" w:eastAsia="Times New Roman" w:hAnsi="Arial" w:cs="Arial"/>
          <w:sz w:val="20"/>
          <w:szCs w:val="20"/>
        </w:rPr>
        <w:t xml:space="preserve"> Integrar medidas da mudança do clima nas políticas, estratégias e planejamentos nacionais</w:t>
      </w:r>
    </w:p>
    <w:p w14:paraId="18D5719F"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rPr>
        <w:t xml:space="preserve">13.3 </w:t>
      </w:r>
      <w:r w:rsidRPr="00763382">
        <w:rPr>
          <w:rFonts w:ascii="Arial" w:eastAsia="Times New Roman" w:hAnsi="Arial" w:cs="Arial"/>
          <w:sz w:val="20"/>
          <w:szCs w:val="20"/>
        </w:rPr>
        <w:t>Melhorar a educação, aumentar a conscientização e a capacidade humana e institucional sobre mitigação, adaptação, redução de impacto e alerta precoce da mudança do clima</w:t>
      </w:r>
    </w:p>
    <w:p w14:paraId="4F749F07"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rPr>
        <w:t>13.b</w:t>
      </w:r>
      <w:r w:rsidRPr="00763382">
        <w:rPr>
          <w:rFonts w:ascii="Arial" w:eastAsia="Times New Roman" w:hAnsi="Arial" w:cs="Arial"/>
          <w:sz w:val="20"/>
          <w:szCs w:val="20"/>
          <w:highlight w:val="white"/>
        </w:rPr>
        <w:t xml:space="preserve"> Promover mecanismos para a criação de capacidades para o planejamento relacionado à mudança do clima e à gestão eficaz, nos países menos desenvolvidos, inclusive com foco em mulheres, jovens, comunidades locais e marginalizadas</w:t>
      </w:r>
    </w:p>
    <w:p w14:paraId="4805A735"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highlight w:val="white"/>
        </w:rPr>
        <w:t xml:space="preserve">14.1 </w:t>
      </w:r>
      <w:r w:rsidRPr="00763382">
        <w:rPr>
          <w:rFonts w:ascii="Arial" w:eastAsia="Times New Roman" w:hAnsi="Arial" w:cs="Arial"/>
          <w:sz w:val="20"/>
          <w:szCs w:val="20"/>
          <w:highlight w:val="white"/>
        </w:rPr>
        <w:t>Até 2025, prevenir e reduzir significativamente a poluição marinha de todos os tipos, especialmente a advinda de atividades terrestres, incluindo detritos marinhos e a poluição por nutrientes</w:t>
      </w:r>
    </w:p>
    <w:p w14:paraId="1BEC8A07"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highlight w:val="white"/>
        </w:rPr>
        <w:t>14.2</w:t>
      </w:r>
      <w:r w:rsidRPr="00763382">
        <w:rPr>
          <w:rFonts w:ascii="Arial" w:eastAsia="Times New Roman" w:hAnsi="Arial" w:cs="Arial"/>
          <w:sz w:val="20"/>
          <w:szCs w:val="20"/>
          <w:highlight w:val="white"/>
        </w:rPr>
        <w:t xml:space="preserve"> Até 2020, gerir de forma sustentável e proteger os ecossistemas marinhos e costeiros para evitar impactos adversos significativos, inclusive por meio do reforço da sua capacidade de resiliência, e tomar medidas para a sua restauração, a fim de assegurar oceanos saudáveis e produtivos</w:t>
      </w:r>
    </w:p>
    <w:p w14:paraId="5C77E5FD"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highlight w:val="white"/>
        </w:rPr>
        <w:t>14.3</w:t>
      </w:r>
      <w:r w:rsidRPr="00763382">
        <w:rPr>
          <w:rFonts w:ascii="Arial" w:eastAsia="Times New Roman" w:hAnsi="Arial" w:cs="Arial"/>
          <w:sz w:val="20"/>
          <w:szCs w:val="20"/>
          <w:highlight w:val="white"/>
        </w:rPr>
        <w:t xml:space="preserve"> Minimizar e enfrentar os impactos da acidificação dos oceanos, inclusive por meio do reforço da cooperação científica em todos os níveis</w:t>
      </w:r>
    </w:p>
    <w:p w14:paraId="7EBF04A1"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highlight w:val="white"/>
        </w:rPr>
        <w:t>14.a</w:t>
      </w:r>
      <w:r w:rsidRPr="00763382">
        <w:rPr>
          <w:rFonts w:ascii="Arial" w:eastAsia="Times New Roman" w:hAnsi="Arial" w:cs="Arial"/>
          <w:sz w:val="20"/>
          <w:szCs w:val="20"/>
          <w:highlight w:val="white"/>
        </w:rPr>
        <w:t xml:space="preserve"> Aumentar o conhecimento científico, desenvolver capacidades de pesquisa e transferir tecnologia marinha, tendo em conta os critérios e orientações sobre a Transferência de Tecnologia Marinha da Comissão Oceanográfica Intergovernamental, a fim de melhorar a saúde dos oceanos e aumentar a contribuição da biodiversidade marinha para o desenvolvimento dos países em desenvolvimento, em particular os pequenos Estados insulares em desenvolvimento e os países menos desenvolvidos</w:t>
      </w:r>
    </w:p>
    <w:p w14:paraId="0121A002" w14:textId="77777777" w:rsidR="00FC5C22" w:rsidRPr="00763382" w:rsidRDefault="00FC5C22" w:rsidP="00FC5C22">
      <w:pPr>
        <w:spacing w:line="360" w:lineRule="auto"/>
        <w:ind w:firstLine="720"/>
        <w:jc w:val="both"/>
        <w:rPr>
          <w:rFonts w:ascii="Arial" w:eastAsia="Times New Roman" w:hAnsi="Arial" w:cs="Arial"/>
          <w:sz w:val="20"/>
          <w:szCs w:val="20"/>
        </w:rPr>
      </w:pPr>
      <w:r w:rsidRPr="00763382">
        <w:rPr>
          <w:rFonts w:ascii="Arial" w:eastAsia="Times New Roman" w:hAnsi="Arial" w:cs="Arial"/>
          <w:sz w:val="20"/>
          <w:szCs w:val="20"/>
          <w:highlight w:val="white"/>
        </w:rPr>
        <w:t>O projeto também irá participar do Conselho Consultivo do Parque dos Corais de Búzios, em que tem assento, bem como participará das reuniões do Conselho Deliberativo da RESEX do Corumbau.</w:t>
      </w:r>
    </w:p>
    <w:p w14:paraId="02042899"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hAnsi="Arial" w:cs="Arial"/>
          <w:sz w:val="20"/>
          <w:szCs w:val="20"/>
        </w:rPr>
        <w:br w:type="page"/>
      </w:r>
      <w:r w:rsidRPr="00763382">
        <w:rPr>
          <w:rFonts w:ascii="Arial" w:eastAsia="Times New Roman" w:hAnsi="Arial" w:cs="Arial"/>
          <w:b/>
          <w:sz w:val="20"/>
          <w:szCs w:val="20"/>
        </w:rPr>
        <w:lastRenderedPageBreak/>
        <w:t xml:space="preserve">Seção 9 – </w:t>
      </w:r>
      <w:r w:rsidRPr="00763382">
        <w:rPr>
          <w:rFonts w:ascii="Arial" w:eastAsia="Times New Roman" w:hAnsi="Arial" w:cs="Arial"/>
          <w:b/>
          <w:sz w:val="20"/>
          <w:szCs w:val="20"/>
          <w:highlight w:val="yellow"/>
        </w:rPr>
        <w:t>EQUIPE TÉCNICA</w:t>
      </w:r>
    </w:p>
    <w:p w14:paraId="74962E14" w14:textId="77777777" w:rsidR="00FC5C22" w:rsidRPr="00763382" w:rsidRDefault="00FC5C22" w:rsidP="00FC5C22">
      <w:pPr>
        <w:widowControl w:val="0"/>
        <w:spacing w:line="360" w:lineRule="auto"/>
        <w:jc w:val="both"/>
        <w:rPr>
          <w:rFonts w:ascii="Arial" w:eastAsia="Times New Roman" w:hAnsi="Arial" w:cs="Arial"/>
          <w:sz w:val="20"/>
          <w:szCs w:val="20"/>
        </w:rPr>
      </w:pPr>
    </w:p>
    <w:tbl>
      <w:tblPr>
        <w:tblStyle w:val="8"/>
        <w:tblW w:w="15563" w:type="dxa"/>
        <w:tblInd w:w="-1440"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000" w:firstRow="0" w:lastRow="0" w:firstColumn="0" w:lastColumn="0" w:noHBand="0" w:noVBand="0"/>
      </w:tblPr>
      <w:tblGrid>
        <w:gridCol w:w="1418"/>
        <w:gridCol w:w="1701"/>
        <w:gridCol w:w="1460"/>
        <w:gridCol w:w="6053"/>
        <w:gridCol w:w="1103"/>
        <w:gridCol w:w="1560"/>
        <w:gridCol w:w="2268"/>
      </w:tblGrid>
      <w:tr w:rsidR="00FC5C22" w:rsidRPr="00763382" w14:paraId="13BF018C" w14:textId="77777777" w:rsidTr="009E2B1B">
        <w:trPr>
          <w:trHeight w:val="620"/>
        </w:trPr>
        <w:tc>
          <w:tcPr>
            <w:tcW w:w="1418" w:type="dxa"/>
            <w:tcBorders>
              <w:top w:val="single" w:sz="18" w:space="0" w:color="000000"/>
              <w:left w:val="single" w:sz="18" w:space="0" w:color="000000"/>
              <w:bottom w:val="single" w:sz="18" w:space="0" w:color="000000"/>
              <w:right w:val="single" w:sz="18" w:space="0" w:color="000000"/>
            </w:tcBorders>
            <w:shd w:val="clear" w:color="auto" w:fill="BFBFBF"/>
            <w:vAlign w:val="center"/>
          </w:tcPr>
          <w:p w14:paraId="407298F5"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Nome</w:t>
            </w:r>
          </w:p>
        </w:tc>
        <w:tc>
          <w:tcPr>
            <w:tcW w:w="1701" w:type="dxa"/>
            <w:tcBorders>
              <w:top w:val="single" w:sz="18" w:space="0" w:color="000000"/>
              <w:left w:val="single" w:sz="18" w:space="0" w:color="000000"/>
              <w:bottom w:val="single" w:sz="18" w:space="0" w:color="000000"/>
              <w:right w:val="single" w:sz="18" w:space="0" w:color="000000"/>
            </w:tcBorders>
            <w:shd w:val="clear" w:color="auto" w:fill="BFBFBF"/>
            <w:vAlign w:val="center"/>
          </w:tcPr>
          <w:p w14:paraId="0762B883"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Função no projeto</w:t>
            </w:r>
          </w:p>
        </w:tc>
        <w:tc>
          <w:tcPr>
            <w:tcW w:w="1460" w:type="dxa"/>
            <w:tcBorders>
              <w:top w:val="single" w:sz="18" w:space="0" w:color="000000"/>
              <w:left w:val="single" w:sz="18" w:space="0" w:color="000000"/>
              <w:bottom w:val="single" w:sz="18" w:space="0" w:color="000000"/>
              <w:right w:val="single" w:sz="18" w:space="0" w:color="000000"/>
            </w:tcBorders>
            <w:shd w:val="clear" w:color="auto" w:fill="BFBFBF"/>
            <w:vAlign w:val="center"/>
          </w:tcPr>
          <w:p w14:paraId="714D3455"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Formação e/ou qualificação profissional</w:t>
            </w:r>
          </w:p>
        </w:tc>
        <w:tc>
          <w:tcPr>
            <w:tcW w:w="6053" w:type="dxa"/>
            <w:tcBorders>
              <w:top w:val="single" w:sz="18" w:space="0" w:color="000000"/>
              <w:left w:val="single" w:sz="18" w:space="0" w:color="000000"/>
              <w:bottom w:val="single" w:sz="18" w:space="0" w:color="000000"/>
              <w:right w:val="single" w:sz="18" w:space="0" w:color="000000"/>
            </w:tcBorders>
            <w:shd w:val="clear" w:color="auto" w:fill="BFBFBF"/>
            <w:vAlign w:val="center"/>
          </w:tcPr>
          <w:p w14:paraId="39DD8A4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Experiência prévia relacionada aos objetivos do projeto</w:t>
            </w:r>
          </w:p>
        </w:tc>
        <w:tc>
          <w:tcPr>
            <w:tcW w:w="1103" w:type="dxa"/>
            <w:tcBorders>
              <w:top w:val="single" w:sz="18" w:space="0" w:color="000000"/>
              <w:left w:val="single" w:sz="18" w:space="0" w:color="000000"/>
              <w:bottom w:val="single" w:sz="18" w:space="0" w:color="000000"/>
              <w:right w:val="single" w:sz="18" w:space="0" w:color="000000"/>
            </w:tcBorders>
            <w:shd w:val="clear" w:color="auto" w:fill="BFBFBF"/>
            <w:vAlign w:val="center"/>
          </w:tcPr>
          <w:p w14:paraId="030F9BB2"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Natureza do vínculo empregatício</w:t>
            </w:r>
          </w:p>
        </w:tc>
        <w:tc>
          <w:tcPr>
            <w:tcW w:w="1560" w:type="dxa"/>
            <w:tcBorders>
              <w:top w:val="single" w:sz="18" w:space="0" w:color="000000"/>
              <w:left w:val="single" w:sz="18" w:space="0" w:color="000000"/>
              <w:bottom w:val="single" w:sz="18" w:space="0" w:color="000000"/>
            </w:tcBorders>
            <w:shd w:val="clear" w:color="auto" w:fill="BFBFBF"/>
            <w:vAlign w:val="center"/>
          </w:tcPr>
          <w:p w14:paraId="08D4A87A"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Carga horária semanal</w:t>
            </w:r>
          </w:p>
        </w:tc>
        <w:tc>
          <w:tcPr>
            <w:tcW w:w="2268" w:type="dxa"/>
            <w:tcBorders>
              <w:top w:val="single" w:sz="18" w:space="0" w:color="000000"/>
              <w:left w:val="single" w:sz="18" w:space="0" w:color="000000"/>
              <w:bottom w:val="single" w:sz="18" w:space="0" w:color="000000"/>
            </w:tcBorders>
            <w:shd w:val="clear" w:color="auto" w:fill="BFBFBF"/>
            <w:vAlign w:val="center"/>
          </w:tcPr>
          <w:p w14:paraId="614FF543"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Remunerado com recursos solicitados na proposta?</w:t>
            </w:r>
          </w:p>
          <w:p w14:paraId="5380EAD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(SIM/NÃO)</w:t>
            </w:r>
          </w:p>
        </w:tc>
      </w:tr>
      <w:tr w:rsidR="00FC5C22" w:rsidRPr="00763382" w14:paraId="2B845A6D" w14:textId="77777777" w:rsidTr="009E2B1B">
        <w:trPr>
          <w:trHeight w:val="500"/>
        </w:trPr>
        <w:tc>
          <w:tcPr>
            <w:tcW w:w="1418" w:type="dxa"/>
            <w:tcBorders>
              <w:top w:val="single" w:sz="18" w:space="0" w:color="000000"/>
            </w:tcBorders>
          </w:tcPr>
          <w:p w14:paraId="21AB027F"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Raquel Peixoto </w:t>
            </w:r>
          </w:p>
        </w:tc>
        <w:tc>
          <w:tcPr>
            <w:tcW w:w="1701" w:type="dxa"/>
            <w:tcBorders>
              <w:top w:val="single" w:sz="18" w:space="0" w:color="000000"/>
            </w:tcBorders>
          </w:tcPr>
          <w:p w14:paraId="388B832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Coordenação </w:t>
            </w:r>
            <w:r>
              <w:rPr>
                <w:rFonts w:ascii="Arial" w:eastAsia="Times New Roman" w:hAnsi="Arial" w:cs="Arial"/>
                <w:color w:val="000000"/>
                <w:sz w:val="20"/>
                <w:szCs w:val="20"/>
              </w:rPr>
              <w:t>Técnica</w:t>
            </w:r>
          </w:p>
        </w:tc>
        <w:tc>
          <w:tcPr>
            <w:tcW w:w="1460" w:type="dxa"/>
            <w:tcBorders>
              <w:top w:val="single" w:sz="18" w:space="0" w:color="000000"/>
            </w:tcBorders>
          </w:tcPr>
          <w:p w14:paraId="5B34224C"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Doutor em Microbiologia</w:t>
            </w:r>
          </w:p>
        </w:tc>
        <w:tc>
          <w:tcPr>
            <w:tcW w:w="6053" w:type="dxa"/>
            <w:tcBorders>
              <w:top w:val="single" w:sz="18" w:space="0" w:color="000000"/>
            </w:tcBorders>
          </w:tcPr>
          <w:p w14:paraId="7A14AC5A" w14:textId="77777777" w:rsidR="00FC5C22" w:rsidRPr="00763382" w:rsidRDefault="00FC5C22" w:rsidP="009E2B1B">
            <w:pPr>
              <w:jc w:val="both"/>
              <w:rPr>
                <w:rFonts w:ascii="Arial" w:eastAsia="Times New Roman" w:hAnsi="Arial" w:cs="Arial"/>
                <w:color w:val="000000"/>
                <w:sz w:val="20"/>
                <w:szCs w:val="20"/>
              </w:rPr>
            </w:pPr>
            <w:r>
              <w:rPr>
                <w:rFonts w:ascii="Arial" w:eastAsia="Times New Roman" w:hAnsi="Arial" w:cs="Arial"/>
                <w:color w:val="000000"/>
                <w:sz w:val="20"/>
                <w:szCs w:val="20"/>
              </w:rPr>
              <w:t>Coordenadora de diversos projetos na área de recuperação de ecossistemas marinhos, incluindo projetos com a Petrobras, atualmente coordenadora do projeto PROCORAIS em parceria com o CENPES (coordenadora no CENPES Dra. Adriana Soriano, CENPES/PDSIO/BIO). Fundadora e coordenadora da rede internacional BMMO, de estudos de probióticos marinhos e refaunação de ecossistemas marinhos. Realizou ação de refaunação de manguezais através de projeto com o CENPES (CENPES/AMA), selecionando e utilizando nova metodologia de uso de probiótico marinho para a revegetação de um manguezal impactado na Bahia. Atuou ações relacionadas a preservação de recifes de corais, sensibilização sobre o tema, e tem atuado em encontros e comitês internacionais para avaliar estratégias para aumentar a resiliência dos mesmos e em pesquisas sobre o monitoramento de branqueamento de corais Brasileiros e sua resiliência, selecionando alguns fenótipos resistentes ao aumento de temperatura e desenvolvendo pesquisas com esses grupos. É pesquisadora associada e membro do conselho científico do Centro de Pesquisas AquaRio, atualmente coordenando projetos de pesquisa e divulgação/encontro científico no AquaRio.</w:t>
            </w:r>
          </w:p>
        </w:tc>
        <w:tc>
          <w:tcPr>
            <w:tcW w:w="1103" w:type="dxa"/>
            <w:tcBorders>
              <w:top w:val="single" w:sz="18" w:space="0" w:color="000000"/>
            </w:tcBorders>
          </w:tcPr>
          <w:p w14:paraId="0624E45F"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F</w:t>
            </w:r>
            <w:r>
              <w:rPr>
                <w:rFonts w:ascii="Arial" w:eastAsia="Times New Roman" w:hAnsi="Arial" w:cs="Arial"/>
                <w:color w:val="000000"/>
                <w:sz w:val="20"/>
                <w:szCs w:val="20"/>
              </w:rPr>
              <w:t>uncioná</w:t>
            </w:r>
            <w:r w:rsidRPr="00763382">
              <w:rPr>
                <w:rFonts w:ascii="Arial" w:eastAsia="Times New Roman" w:hAnsi="Arial" w:cs="Arial"/>
                <w:color w:val="000000"/>
                <w:sz w:val="20"/>
                <w:szCs w:val="20"/>
              </w:rPr>
              <w:t>rio publico federal</w:t>
            </w:r>
          </w:p>
        </w:tc>
        <w:tc>
          <w:tcPr>
            <w:tcW w:w="1560" w:type="dxa"/>
            <w:tcBorders>
              <w:top w:val="single" w:sz="18" w:space="0" w:color="000000"/>
            </w:tcBorders>
          </w:tcPr>
          <w:p w14:paraId="5059C4BC"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20H</w:t>
            </w:r>
          </w:p>
        </w:tc>
        <w:tc>
          <w:tcPr>
            <w:tcW w:w="2268" w:type="dxa"/>
            <w:tcBorders>
              <w:top w:val="single" w:sz="18" w:space="0" w:color="000000"/>
            </w:tcBorders>
          </w:tcPr>
          <w:p w14:paraId="1EDD514B" w14:textId="77777777" w:rsidR="00FC5C22" w:rsidRPr="00763382" w:rsidRDefault="00FC5C22" w:rsidP="009E2B1B">
            <w:pPr>
              <w:rPr>
                <w:rFonts w:ascii="Arial" w:eastAsia="Times New Roman" w:hAnsi="Arial" w:cs="Arial"/>
                <w:color w:val="000000"/>
                <w:sz w:val="20"/>
                <w:szCs w:val="20"/>
              </w:rPr>
            </w:pPr>
          </w:p>
        </w:tc>
      </w:tr>
      <w:tr w:rsidR="00FC5C22" w:rsidRPr="00763382" w14:paraId="4B039EF2" w14:textId="77777777" w:rsidTr="009E2B1B">
        <w:trPr>
          <w:trHeight w:val="500"/>
        </w:trPr>
        <w:tc>
          <w:tcPr>
            <w:tcW w:w="1418" w:type="dxa"/>
          </w:tcPr>
          <w:p w14:paraId="0F8DD993"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Alexandre Soares Rosado </w:t>
            </w:r>
          </w:p>
        </w:tc>
        <w:tc>
          <w:tcPr>
            <w:tcW w:w="1701" w:type="dxa"/>
          </w:tcPr>
          <w:p w14:paraId="4FE084F0" w14:textId="77777777" w:rsidR="00FC5C22" w:rsidRPr="0076338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Pesquisador</w:t>
            </w:r>
          </w:p>
        </w:tc>
        <w:tc>
          <w:tcPr>
            <w:tcW w:w="1460" w:type="dxa"/>
          </w:tcPr>
          <w:p w14:paraId="7358CF4A"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Doutor em Microbiologia</w:t>
            </w:r>
          </w:p>
        </w:tc>
        <w:tc>
          <w:tcPr>
            <w:tcW w:w="6053" w:type="dxa"/>
          </w:tcPr>
          <w:p w14:paraId="31153D80" w14:textId="77777777" w:rsidR="00FC5C22" w:rsidRPr="00763382" w:rsidRDefault="00FC5C22" w:rsidP="009E2B1B">
            <w:pPr>
              <w:jc w:val="both"/>
              <w:rPr>
                <w:rFonts w:ascii="Arial" w:eastAsia="Times New Roman" w:hAnsi="Arial" w:cs="Arial"/>
                <w:color w:val="000000"/>
                <w:sz w:val="20"/>
                <w:szCs w:val="20"/>
              </w:rPr>
            </w:pPr>
            <w:r>
              <w:rPr>
                <w:rFonts w:ascii="Arial" w:eastAsia="Times New Roman" w:hAnsi="Arial" w:cs="Arial"/>
                <w:color w:val="000000"/>
                <w:sz w:val="20"/>
                <w:szCs w:val="20"/>
              </w:rPr>
              <w:t>Ex-diretor do Instituto de Microbiologia da UFRJ, Coordenador de diversos projetos de pesquisa na recuperação de ecossistemas marinhos, inclusive com a Petrobras, tendo coordenado o projeto de refaunação de manguezais através de projeto com o CENPES (CENPES/AMA), que selecionou e utilizando nova metodologia de uso de probiótico marinho para a revegetação de um manguezal impactado na Bahia. A estratégia desenvolvida foi recomendada pelo órgão ambiental para utilização em revegetação de manguezais impactados e biorremediação. Pesquisador associado e membro do conselho científico do Centro de Pesquisas AquaRio.</w:t>
            </w:r>
          </w:p>
        </w:tc>
        <w:tc>
          <w:tcPr>
            <w:tcW w:w="1103" w:type="dxa"/>
          </w:tcPr>
          <w:p w14:paraId="16E51578"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Funcionario publico federal</w:t>
            </w:r>
          </w:p>
        </w:tc>
        <w:tc>
          <w:tcPr>
            <w:tcW w:w="1560" w:type="dxa"/>
          </w:tcPr>
          <w:p w14:paraId="6D755862"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20H</w:t>
            </w:r>
          </w:p>
        </w:tc>
        <w:tc>
          <w:tcPr>
            <w:tcW w:w="2268" w:type="dxa"/>
          </w:tcPr>
          <w:p w14:paraId="49CCA5DB" w14:textId="77777777" w:rsidR="00FC5C22" w:rsidRPr="00763382" w:rsidRDefault="00FC5C22" w:rsidP="009E2B1B">
            <w:pPr>
              <w:rPr>
                <w:rFonts w:ascii="Arial" w:eastAsia="Times New Roman" w:hAnsi="Arial" w:cs="Arial"/>
                <w:color w:val="000000"/>
                <w:sz w:val="20"/>
                <w:szCs w:val="20"/>
              </w:rPr>
            </w:pPr>
          </w:p>
        </w:tc>
      </w:tr>
      <w:tr w:rsidR="00FC5C22" w:rsidRPr="00763382" w14:paraId="20852E00" w14:textId="77777777" w:rsidTr="009E2B1B">
        <w:trPr>
          <w:trHeight w:val="500"/>
        </w:trPr>
        <w:tc>
          <w:tcPr>
            <w:tcW w:w="1418" w:type="dxa"/>
          </w:tcPr>
          <w:p w14:paraId="64F58254" w14:textId="77777777" w:rsidR="00FC5C22" w:rsidRPr="0076338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Marcelo Vianna</w:t>
            </w:r>
          </w:p>
        </w:tc>
        <w:tc>
          <w:tcPr>
            <w:tcW w:w="1701" w:type="dxa"/>
          </w:tcPr>
          <w:p w14:paraId="3995B73E" w14:textId="77777777" w:rsidR="00FC5C2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Pesquisador</w:t>
            </w:r>
          </w:p>
        </w:tc>
        <w:tc>
          <w:tcPr>
            <w:tcW w:w="1460" w:type="dxa"/>
          </w:tcPr>
          <w:p w14:paraId="3FA3A07D" w14:textId="77777777" w:rsidR="00FC5C22" w:rsidRPr="0076338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Doutor em Biologia Marinha</w:t>
            </w:r>
          </w:p>
        </w:tc>
        <w:tc>
          <w:tcPr>
            <w:tcW w:w="6053" w:type="dxa"/>
          </w:tcPr>
          <w:p w14:paraId="0350A285" w14:textId="77777777" w:rsidR="00FC5C22" w:rsidRDefault="00FC5C22" w:rsidP="009E2B1B">
            <w:pPr>
              <w:jc w:val="both"/>
              <w:rPr>
                <w:rFonts w:ascii="Arial" w:eastAsia="Times New Roman" w:hAnsi="Arial" w:cs="Arial"/>
                <w:color w:val="000000"/>
                <w:sz w:val="20"/>
                <w:szCs w:val="20"/>
              </w:rPr>
            </w:pPr>
            <w:r>
              <w:rPr>
                <w:rFonts w:ascii="Arial" w:eastAsia="Times New Roman" w:hAnsi="Arial" w:cs="Arial"/>
                <w:color w:val="000000"/>
                <w:sz w:val="20"/>
                <w:szCs w:val="20"/>
              </w:rPr>
              <w:t xml:space="preserve">Ex vice-diretor do Instituto de Biologia Da UFRJ, Coordenador de diversos projetos de pesquisa na recuperação de ecossistemas marinhos, recursos pesqueiros, educação ambiental, consultor do Programa Globo Mar, pesquisador associado e membro do conselho científico do Centro de Pesquisas AquaRio, atualmente coordenando projetos de pesquisa e educação ambiental no AquaRio. </w:t>
            </w:r>
          </w:p>
        </w:tc>
        <w:tc>
          <w:tcPr>
            <w:tcW w:w="1103" w:type="dxa"/>
          </w:tcPr>
          <w:p w14:paraId="47778A41" w14:textId="77777777" w:rsidR="00FC5C22" w:rsidRPr="00763382" w:rsidRDefault="00FC5C22" w:rsidP="009E2B1B">
            <w:pPr>
              <w:rPr>
                <w:rFonts w:ascii="Arial" w:eastAsia="Times New Roman" w:hAnsi="Arial" w:cs="Arial"/>
                <w:color w:val="000000"/>
                <w:sz w:val="20"/>
                <w:szCs w:val="20"/>
              </w:rPr>
            </w:pPr>
          </w:p>
        </w:tc>
        <w:tc>
          <w:tcPr>
            <w:tcW w:w="1560" w:type="dxa"/>
          </w:tcPr>
          <w:p w14:paraId="4FFFB376" w14:textId="77777777" w:rsidR="00FC5C22" w:rsidRPr="00763382" w:rsidRDefault="00FC5C22" w:rsidP="009E2B1B">
            <w:pPr>
              <w:rPr>
                <w:rFonts w:ascii="Arial" w:eastAsia="Times New Roman" w:hAnsi="Arial" w:cs="Arial"/>
                <w:color w:val="000000"/>
                <w:sz w:val="20"/>
                <w:szCs w:val="20"/>
              </w:rPr>
            </w:pPr>
          </w:p>
        </w:tc>
        <w:tc>
          <w:tcPr>
            <w:tcW w:w="2268" w:type="dxa"/>
          </w:tcPr>
          <w:p w14:paraId="1F948A2A" w14:textId="77777777" w:rsidR="00FC5C22" w:rsidRPr="00763382" w:rsidRDefault="00FC5C22" w:rsidP="009E2B1B">
            <w:pPr>
              <w:rPr>
                <w:rFonts w:ascii="Arial" w:eastAsia="Times New Roman" w:hAnsi="Arial" w:cs="Arial"/>
                <w:color w:val="000000"/>
                <w:sz w:val="20"/>
                <w:szCs w:val="20"/>
              </w:rPr>
            </w:pPr>
          </w:p>
        </w:tc>
      </w:tr>
      <w:tr w:rsidR="00FC5C22" w:rsidRPr="00763382" w14:paraId="399AB43E" w14:textId="77777777" w:rsidTr="009E2B1B">
        <w:trPr>
          <w:trHeight w:val="500"/>
        </w:trPr>
        <w:tc>
          <w:tcPr>
            <w:tcW w:w="1418" w:type="dxa"/>
          </w:tcPr>
          <w:p w14:paraId="30426714"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Flavia Lima do Carmo</w:t>
            </w:r>
          </w:p>
        </w:tc>
        <w:tc>
          <w:tcPr>
            <w:tcW w:w="1701" w:type="dxa"/>
          </w:tcPr>
          <w:p w14:paraId="7E794321"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Pesquisador</w:t>
            </w:r>
          </w:p>
        </w:tc>
        <w:tc>
          <w:tcPr>
            <w:tcW w:w="1460" w:type="dxa"/>
          </w:tcPr>
          <w:p w14:paraId="0D11332A"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Doutor em Microbiologia</w:t>
            </w:r>
          </w:p>
        </w:tc>
        <w:tc>
          <w:tcPr>
            <w:tcW w:w="6053" w:type="dxa"/>
          </w:tcPr>
          <w:p w14:paraId="67E49491" w14:textId="77777777" w:rsidR="00FC5C22" w:rsidRPr="00763382" w:rsidRDefault="00FC5C22" w:rsidP="009E2B1B">
            <w:pPr>
              <w:rPr>
                <w:rFonts w:ascii="Arial" w:eastAsia="Times New Roman" w:hAnsi="Arial" w:cs="Arial"/>
                <w:color w:val="000000"/>
                <w:sz w:val="20"/>
                <w:szCs w:val="20"/>
              </w:rPr>
            </w:pPr>
          </w:p>
        </w:tc>
        <w:tc>
          <w:tcPr>
            <w:tcW w:w="1103" w:type="dxa"/>
          </w:tcPr>
          <w:p w14:paraId="4724755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Funcionario publico federal</w:t>
            </w:r>
          </w:p>
        </w:tc>
        <w:tc>
          <w:tcPr>
            <w:tcW w:w="1560" w:type="dxa"/>
          </w:tcPr>
          <w:p w14:paraId="5CB73FD5"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20H</w:t>
            </w:r>
          </w:p>
        </w:tc>
        <w:tc>
          <w:tcPr>
            <w:tcW w:w="2268" w:type="dxa"/>
          </w:tcPr>
          <w:p w14:paraId="7D18C06B" w14:textId="77777777" w:rsidR="00FC5C22" w:rsidRPr="00763382" w:rsidRDefault="00FC5C22" w:rsidP="009E2B1B">
            <w:pPr>
              <w:rPr>
                <w:rFonts w:ascii="Arial" w:eastAsia="Times New Roman" w:hAnsi="Arial" w:cs="Arial"/>
                <w:color w:val="000000"/>
                <w:sz w:val="20"/>
                <w:szCs w:val="20"/>
              </w:rPr>
            </w:pPr>
          </w:p>
        </w:tc>
      </w:tr>
      <w:tr w:rsidR="00FC5C22" w:rsidRPr="00763382" w14:paraId="537539DE" w14:textId="77777777" w:rsidTr="009E2B1B">
        <w:trPr>
          <w:trHeight w:val="500"/>
        </w:trPr>
        <w:tc>
          <w:tcPr>
            <w:tcW w:w="1418" w:type="dxa"/>
          </w:tcPr>
          <w:p w14:paraId="7F019399"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Henrique Fragoso dos Santos</w:t>
            </w:r>
          </w:p>
        </w:tc>
        <w:tc>
          <w:tcPr>
            <w:tcW w:w="1701" w:type="dxa"/>
          </w:tcPr>
          <w:p w14:paraId="7A88560E"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Pesquisador</w:t>
            </w:r>
          </w:p>
        </w:tc>
        <w:tc>
          <w:tcPr>
            <w:tcW w:w="1460" w:type="dxa"/>
          </w:tcPr>
          <w:p w14:paraId="5B5A527E"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Doutor em Microbiologia</w:t>
            </w:r>
          </w:p>
        </w:tc>
        <w:tc>
          <w:tcPr>
            <w:tcW w:w="6053" w:type="dxa"/>
          </w:tcPr>
          <w:p w14:paraId="331B8BE8" w14:textId="77777777" w:rsidR="00FC5C22" w:rsidRPr="00763382" w:rsidRDefault="00FC5C22" w:rsidP="009E2B1B">
            <w:pPr>
              <w:rPr>
                <w:rFonts w:ascii="Arial" w:eastAsia="Times New Roman" w:hAnsi="Arial" w:cs="Arial"/>
                <w:color w:val="000000"/>
                <w:sz w:val="20"/>
                <w:szCs w:val="20"/>
              </w:rPr>
            </w:pPr>
          </w:p>
        </w:tc>
        <w:tc>
          <w:tcPr>
            <w:tcW w:w="1103" w:type="dxa"/>
          </w:tcPr>
          <w:p w14:paraId="42D31ED8"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Funcionario publico federal</w:t>
            </w:r>
          </w:p>
        </w:tc>
        <w:tc>
          <w:tcPr>
            <w:tcW w:w="1560" w:type="dxa"/>
          </w:tcPr>
          <w:p w14:paraId="38531CF6"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20H</w:t>
            </w:r>
          </w:p>
        </w:tc>
        <w:tc>
          <w:tcPr>
            <w:tcW w:w="2268" w:type="dxa"/>
          </w:tcPr>
          <w:p w14:paraId="678AD0B2" w14:textId="77777777" w:rsidR="00FC5C22" w:rsidRPr="00763382" w:rsidRDefault="00FC5C22" w:rsidP="009E2B1B">
            <w:pPr>
              <w:rPr>
                <w:rFonts w:ascii="Arial" w:eastAsia="Times New Roman" w:hAnsi="Arial" w:cs="Arial"/>
                <w:color w:val="000000"/>
                <w:sz w:val="20"/>
                <w:szCs w:val="20"/>
              </w:rPr>
            </w:pPr>
          </w:p>
        </w:tc>
      </w:tr>
      <w:tr w:rsidR="00FC5C22" w:rsidRPr="00763382" w14:paraId="12CB7422" w14:textId="77777777" w:rsidTr="009E2B1B">
        <w:trPr>
          <w:trHeight w:val="500"/>
        </w:trPr>
        <w:tc>
          <w:tcPr>
            <w:tcW w:w="1418" w:type="dxa"/>
          </w:tcPr>
          <w:p w14:paraId="5339E77E" w14:textId="77777777" w:rsidR="00FC5C22" w:rsidRPr="0076338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Fabio Vieira Araújo</w:t>
            </w:r>
          </w:p>
        </w:tc>
        <w:tc>
          <w:tcPr>
            <w:tcW w:w="1701" w:type="dxa"/>
          </w:tcPr>
          <w:p w14:paraId="6F72B18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Pesquisador</w:t>
            </w:r>
          </w:p>
        </w:tc>
        <w:tc>
          <w:tcPr>
            <w:tcW w:w="1460" w:type="dxa"/>
          </w:tcPr>
          <w:p w14:paraId="1E1253D4"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Doutor em </w:t>
            </w:r>
            <w:r>
              <w:rPr>
                <w:rFonts w:ascii="Arial" w:eastAsia="Times New Roman" w:hAnsi="Arial" w:cs="Arial"/>
                <w:color w:val="000000"/>
                <w:sz w:val="20"/>
                <w:szCs w:val="20"/>
              </w:rPr>
              <w:t>Ecologia</w:t>
            </w:r>
          </w:p>
        </w:tc>
        <w:tc>
          <w:tcPr>
            <w:tcW w:w="6053" w:type="dxa"/>
          </w:tcPr>
          <w:p w14:paraId="4026AB2E" w14:textId="77777777" w:rsidR="00FC5C22" w:rsidRPr="0076338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Coordenador do Projeto “Praia Limpa é minha praia, coordenador de diversas atividades e projetos de sensibilização e educação ambiental, editor do livro infantil “Praia Limpa é a Minha Praia”</w:t>
            </w:r>
          </w:p>
        </w:tc>
        <w:tc>
          <w:tcPr>
            <w:tcW w:w="1103" w:type="dxa"/>
          </w:tcPr>
          <w:p w14:paraId="2681E246"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Funcionario publico </w:t>
            </w:r>
            <w:r>
              <w:rPr>
                <w:rFonts w:ascii="Arial" w:eastAsia="Times New Roman" w:hAnsi="Arial" w:cs="Arial"/>
                <w:color w:val="000000"/>
                <w:sz w:val="20"/>
                <w:szCs w:val="20"/>
              </w:rPr>
              <w:t>estadual</w:t>
            </w:r>
          </w:p>
        </w:tc>
        <w:tc>
          <w:tcPr>
            <w:tcW w:w="1560" w:type="dxa"/>
          </w:tcPr>
          <w:p w14:paraId="5FD253BF" w14:textId="77777777" w:rsidR="00FC5C22" w:rsidRPr="00763382" w:rsidRDefault="00FC5C22" w:rsidP="009E2B1B">
            <w:pPr>
              <w:rPr>
                <w:rFonts w:ascii="Arial" w:eastAsia="Times New Roman" w:hAnsi="Arial" w:cs="Arial"/>
                <w:color w:val="000000"/>
                <w:sz w:val="20"/>
                <w:szCs w:val="20"/>
              </w:rPr>
            </w:pPr>
          </w:p>
        </w:tc>
        <w:tc>
          <w:tcPr>
            <w:tcW w:w="2268" w:type="dxa"/>
          </w:tcPr>
          <w:p w14:paraId="22E3A8B2" w14:textId="77777777" w:rsidR="00FC5C22" w:rsidRPr="00763382" w:rsidRDefault="00FC5C22" w:rsidP="009E2B1B">
            <w:pPr>
              <w:rPr>
                <w:rFonts w:ascii="Arial" w:eastAsia="Times New Roman" w:hAnsi="Arial" w:cs="Arial"/>
                <w:color w:val="000000"/>
                <w:sz w:val="20"/>
                <w:szCs w:val="20"/>
              </w:rPr>
            </w:pPr>
          </w:p>
        </w:tc>
      </w:tr>
      <w:tr w:rsidR="00FC5C22" w:rsidRPr="00763382" w14:paraId="2A6942B8" w14:textId="77777777" w:rsidTr="009E2B1B">
        <w:trPr>
          <w:trHeight w:val="500"/>
        </w:trPr>
        <w:tc>
          <w:tcPr>
            <w:tcW w:w="1418" w:type="dxa"/>
          </w:tcPr>
          <w:p w14:paraId="2232EA0F" w14:textId="77777777" w:rsidR="00FC5C22" w:rsidRPr="0076338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lastRenderedPageBreak/>
              <w:t>Carlos Seoane</w:t>
            </w:r>
          </w:p>
        </w:tc>
        <w:tc>
          <w:tcPr>
            <w:tcW w:w="1701" w:type="dxa"/>
          </w:tcPr>
          <w:p w14:paraId="164A13A6"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Pesquisador</w:t>
            </w:r>
          </w:p>
        </w:tc>
        <w:tc>
          <w:tcPr>
            <w:tcW w:w="1460" w:type="dxa"/>
          </w:tcPr>
          <w:p w14:paraId="32E084BF"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Doutor em </w:t>
            </w:r>
            <w:r>
              <w:rPr>
                <w:rFonts w:ascii="Arial" w:eastAsia="Times New Roman" w:hAnsi="Arial" w:cs="Arial"/>
                <w:color w:val="000000"/>
                <w:sz w:val="20"/>
                <w:szCs w:val="20"/>
              </w:rPr>
              <w:t>Geologia</w:t>
            </w:r>
          </w:p>
        </w:tc>
        <w:tc>
          <w:tcPr>
            <w:tcW w:w="6053" w:type="dxa"/>
          </w:tcPr>
          <w:p w14:paraId="6A516B20" w14:textId="77777777" w:rsidR="00FC5C22" w:rsidRPr="00763382" w:rsidRDefault="00FC5C22" w:rsidP="009E2B1B">
            <w:pPr>
              <w:rPr>
                <w:rFonts w:ascii="Arial" w:eastAsia="Times New Roman" w:hAnsi="Arial" w:cs="Arial"/>
                <w:color w:val="000000"/>
                <w:sz w:val="20"/>
                <w:szCs w:val="20"/>
              </w:rPr>
            </w:pPr>
          </w:p>
        </w:tc>
        <w:tc>
          <w:tcPr>
            <w:tcW w:w="1103" w:type="dxa"/>
          </w:tcPr>
          <w:p w14:paraId="50879F5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Funcionario publico federal</w:t>
            </w:r>
          </w:p>
        </w:tc>
        <w:tc>
          <w:tcPr>
            <w:tcW w:w="1560" w:type="dxa"/>
          </w:tcPr>
          <w:p w14:paraId="7DF98C79" w14:textId="77777777" w:rsidR="00FC5C22" w:rsidRPr="00763382" w:rsidRDefault="00FC5C22" w:rsidP="009E2B1B">
            <w:pPr>
              <w:rPr>
                <w:rFonts w:ascii="Arial" w:eastAsia="Times New Roman" w:hAnsi="Arial" w:cs="Arial"/>
                <w:color w:val="000000"/>
                <w:sz w:val="20"/>
                <w:szCs w:val="20"/>
              </w:rPr>
            </w:pPr>
          </w:p>
        </w:tc>
        <w:tc>
          <w:tcPr>
            <w:tcW w:w="2268" w:type="dxa"/>
          </w:tcPr>
          <w:p w14:paraId="698EE80E" w14:textId="77777777" w:rsidR="00FC5C22" w:rsidRPr="00763382" w:rsidRDefault="00FC5C22" w:rsidP="009E2B1B">
            <w:pPr>
              <w:rPr>
                <w:rFonts w:ascii="Arial" w:eastAsia="Times New Roman" w:hAnsi="Arial" w:cs="Arial"/>
                <w:color w:val="000000"/>
                <w:sz w:val="20"/>
                <w:szCs w:val="20"/>
              </w:rPr>
            </w:pPr>
          </w:p>
        </w:tc>
      </w:tr>
      <w:tr w:rsidR="00FC5C22" w:rsidRPr="00763382" w14:paraId="79132672" w14:textId="77777777" w:rsidTr="009E2B1B">
        <w:trPr>
          <w:trHeight w:val="500"/>
        </w:trPr>
        <w:tc>
          <w:tcPr>
            <w:tcW w:w="1418" w:type="dxa"/>
          </w:tcPr>
          <w:p w14:paraId="23315A52" w14:textId="77777777" w:rsidR="00FC5C22" w:rsidRPr="00763382" w:rsidRDefault="00FC5C22" w:rsidP="009E2B1B">
            <w:pPr>
              <w:rPr>
                <w:rFonts w:ascii="Arial" w:eastAsia="Times New Roman" w:hAnsi="Arial" w:cs="Arial"/>
                <w:color w:val="000000"/>
                <w:sz w:val="20"/>
                <w:szCs w:val="20"/>
              </w:rPr>
            </w:pPr>
            <w:r>
              <w:rPr>
                <w:rFonts w:ascii="Arial" w:eastAsia="Times New Roman" w:hAnsi="Arial" w:cs="Arial"/>
                <w:color w:val="000000"/>
                <w:sz w:val="20"/>
                <w:szCs w:val="20"/>
              </w:rPr>
              <w:t>Cátia Barbosa</w:t>
            </w:r>
          </w:p>
        </w:tc>
        <w:tc>
          <w:tcPr>
            <w:tcW w:w="1701" w:type="dxa"/>
          </w:tcPr>
          <w:p w14:paraId="3762CE96"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Pesquisador</w:t>
            </w:r>
          </w:p>
        </w:tc>
        <w:tc>
          <w:tcPr>
            <w:tcW w:w="1460" w:type="dxa"/>
          </w:tcPr>
          <w:p w14:paraId="649C1F51"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Doutor em </w:t>
            </w:r>
            <w:r>
              <w:rPr>
                <w:rFonts w:ascii="Arial" w:eastAsia="Times New Roman" w:hAnsi="Arial" w:cs="Arial"/>
                <w:color w:val="000000"/>
                <w:sz w:val="20"/>
                <w:szCs w:val="20"/>
              </w:rPr>
              <w:t>Geologia</w:t>
            </w:r>
          </w:p>
        </w:tc>
        <w:tc>
          <w:tcPr>
            <w:tcW w:w="6053" w:type="dxa"/>
          </w:tcPr>
          <w:p w14:paraId="546A4390" w14:textId="77777777" w:rsidR="00FC5C22" w:rsidRPr="00763382" w:rsidRDefault="00FC5C22" w:rsidP="009E2B1B">
            <w:pPr>
              <w:rPr>
                <w:rFonts w:ascii="Arial" w:eastAsia="Times New Roman" w:hAnsi="Arial" w:cs="Arial"/>
                <w:color w:val="000000"/>
                <w:sz w:val="20"/>
                <w:szCs w:val="20"/>
              </w:rPr>
            </w:pPr>
          </w:p>
        </w:tc>
        <w:tc>
          <w:tcPr>
            <w:tcW w:w="1103" w:type="dxa"/>
          </w:tcPr>
          <w:p w14:paraId="0BAEBCB0"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Funcionario publico federal</w:t>
            </w:r>
          </w:p>
        </w:tc>
        <w:tc>
          <w:tcPr>
            <w:tcW w:w="1560" w:type="dxa"/>
          </w:tcPr>
          <w:p w14:paraId="49896974" w14:textId="77777777" w:rsidR="00FC5C22" w:rsidRPr="00763382" w:rsidRDefault="00FC5C22" w:rsidP="009E2B1B">
            <w:pPr>
              <w:rPr>
                <w:rFonts w:ascii="Arial" w:eastAsia="Times New Roman" w:hAnsi="Arial" w:cs="Arial"/>
                <w:color w:val="000000"/>
                <w:sz w:val="20"/>
                <w:szCs w:val="20"/>
              </w:rPr>
            </w:pPr>
          </w:p>
        </w:tc>
        <w:tc>
          <w:tcPr>
            <w:tcW w:w="2268" w:type="dxa"/>
          </w:tcPr>
          <w:p w14:paraId="379F65DA" w14:textId="77777777" w:rsidR="00FC5C22" w:rsidRPr="00763382" w:rsidRDefault="00FC5C22" w:rsidP="009E2B1B">
            <w:pPr>
              <w:rPr>
                <w:rFonts w:ascii="Arial" w:eastAsia="Times New Roman" w:hAnsi="Arial" w:cs="Arial"/>
                <w:color w:val="000000"/>
                <w:sz w:val="20"/>
                <w:szCs w:val="20"/>
              </w:rPr>
            </w:pPr>
          </w:p>
        </w:tc>
      </w:tr>
      <w:tr w:rsidR="00FC5C22" w:rsidRPr="00763382" w14:paraId="25DA8CED" w14:textId="77777777" w:rsidTr="009E2B1B">
        <w:trPr>
          <w:trHeight w:val="500"/>
        </w:trPr>
        <w:tc>
          <w:tcPr>
            <w:tcW w:w="1418" w:type="dxa"/>
          </w:tcPr>
          <w:p w14:paraId="6EB6E3D7"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Denise da Piedade Silva</w:t>
            </w:r>
          </w:p>
        </w:tc>
        <w:tc>
          <w:tcPr>
            <w:tcW w:w="1701" w:type="dxa"/>
          </w:tcPr>
          <w:p w14:paraId="794F95D4"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Pós- Doutorado</w:t>
            </w:r>
          </w:p>
        </w:tc>
        <w:tc>
          <w:tcPr>
            <w:tcW w:w="1460" w:type="dxa"/>
          </w:tcPr>
          <w:p w14:paraId="7D33E76A"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Doutoranda em Biotecnologia Vegetal </w:t>
            </w:r>
          </w:p>
        </w:tc>
        <w:tc>
          <w:tcPr>
            <w:tcW w:w="6053" w:type="dxa"/>
          </w:tcPr>
          <w:p w14:paraId="4B41C205" w14:textId="77777777" w:rsidR="00FC5C22" w:rsidRPr="00763382" w:rsidRDefault="00FC5C22" w:rsidP="009E2B1B">
            <w:pPr>
              <w:rPr>
                <w:rFonts w:ascii="Arial" w:eastAsia="Times New Roman" w:hAnsi="Arial" w:cs="Arial"/>
                <w:color w:val="000000"/>
                <w:sz w:val="20"/>
                <w:szCs w:val="20"/>
              </w:rPr>
            </w:pPr>
          </w:p>
        </w:tc>
        <w:tc>
          <w:tcPr>
            <w:tcW w:w="1103" w:type="dxa"/>
          </w:tcPr>
          <w:p w14:paraId="34BD250A"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Aluna de Pós-graduação da Universidade Federal do Rio dejaneiro (UFRJ)</w:t>
            </w:r>
          </w:p>
        </w:tc>
        <w:tc>
          <w:tcPr>
            <w:tcW w:w="1560" w:type="dxa"/>
          </w:tcPr>
          <w:p w14:paraId="5742C7B3" w14:textId="77777777" w:rsidR="00FC5C22" w:rsidRPr="00763382" w:rsidRDefault="00FC5C22" w:rsidP="009E2B1B">
            <w:pPr>
              <w:rPr>
                <w:rFonts w:ascii="Arial" w:eastAsia="Times New Roman" w:hAnsi="Arial" w:cs="Arial"/>
                <w:color w:val="000000"/>
                <w:sz w:val="20"/>
                <w:szCs w:val="20"/>
              </w:rPr>
            </w:pPr>
          </w:p>
        </w:tc>
        <w:tc>
          <w:tcPr>
            <w:tcW w:w="2268" w:type="dxa"/>
          </w:tcPr>
          <w:p w14:paraId="37F3FA6A" w14:textId="77777777" w:rsidR="00FC5C22" w:rsidRPr="00763382" w:rsidRDefault="00FC5C22" w:rsidP="009E2B1B">
            <w:pPr>
              <w:rPr>
                <w:rFonts w:ascii="Arial" w:eastAsia="Times New Roman" w:hAnsi="Arial" w:cs="Arial"/>
                <w:color w:val="000000"/>
                <w:sz w:val="20"/>
                <w:szCs w:val="20"/>
              </w:rPr>
            </w:pPr>
          </w:p>
        </w:tc>
      </w:tr>
      <w:tr w:rsidR="00FC5C22" w:rsidRPr="00763382" w14:paraId="19A5543E" w14:textId="77777777" w:rsidTr="009E2B1B">
        <w:trPr>
          <w:trHeight w:val="500"/>
        </w:trPr>
        <w:tc>
          <w:tcPr>
            <w:tcW w:w="1418" w:type="dxa"/>
          </w:tcPr>
          <w:p w14:paraId="4C5D2076"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Helena Dias Muller Villela</w:t>
            </w:r>
          </w:p>
        </w:tc>
        <w:tc>
          <w:tcPr>
            <w:tcW w:w="1701" w:type="dxa"/>
          </w:tcPr>
          <w:p w14:paraId="2BB329D5"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Pesquisador</w:t>
            </w:r>
          </w:p>
        </w:tc>
        <w:tc>
          <w:tcPr>
            <w:tcW w:w="1460" w:type="dxa"/>
          </w:tcPr>
          <w:p w14:paraId="1358977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Doutoranda em Biotecnologia Vegetal</w:t>
            </w:r>
          </w:p>
        </w:tc>
        <w:tc>
          <w:tcPr>
            <w:tcW w:w="6053" w:type="dxa"/>
          </w:tcPr>
          <w:p w14:paraId="48B85859" w14:textId="77777777" w:rsidR="00FC5C22" w:rsidRPr="00763382" w:rsidRDefault="00FC5C22" w:rsidP="009E2B1B">
            <w:pPr>
              <w:rPr>
                <w:rFonts w:ascii="Arial" w:eastAsia="Times New Roman" w:hAnsi="Arial" w:cs="Arial"/>
                <w:color w:val="000000"/>
                <w:sz w:val="20"/>
                <w:szCs w:val="20"/>
              </w:rPr>
            </w:pPr>
          </w:p>
        </w:tc>
        <w:tc>
          <w:tcPr>
            <w:tcW w:w="1103" w:type="dxa"/>
          </w:tcPr>
          <w:p w14:paraId="6322222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Aluna de Pós-graduação da Universidade Federal do Rio dejaneiro (UFRJ)</w:t>
            </w:r>
          </w:p>
        </w:tc>
        <w:tc>
          <w:tcPr>
            <w:tcW w:w="1560" w:type="dxa"/>
          </w:tcPr>
          <w:p w14:paraId="2F85FC01" w14:textId="77777777" w:rsidR="00FC5C22" w:rsidRPr="00763382" w:rsidRDefault="00FC5C22" w:rsidP="009E2B1B">
            <w:pPr>
              <w:rPr>
                <w:rFonts w:ascii="Arial" w:eastAsia="Times New Roman" w:hAnsi="Arial" w:cs="Arial"/>
                <w:color w:val="000000"/>
                <w:sz w:val="20"/>
                <w:szCs w:val="20"/>
              </w:rPr>
            </w:pPr>
          </w:p>
        </w:tc>
        <w:tc>
          <w:tcPr>
            <w:tcW w:w="2268" w:type="dxa"/>
          </w:tcPr>
          <w:p w14:paraId="42217C2B" w14:textId="77777777" w:rsidR="00FC5C22" w:rsidRPr="00763382" w:rsidRDefault="00FC5C22" w:rsidP="009E2B1B">
            <w:pPr>
              <w:rPr>
                <w:rFonts w:ascii="Arial" w:eastAsia="Times New Roman" w:hAnsi="Arial" w:cs="Arial"/>
                <w:color w:val="000000"/>
                <w:sz w:val="20"/>
                <w:szCs w:val="20"/>
              </w:rPr>
            </w:pPr>
          </w:p>
        </w:tc>
      </w:tr>
      <w:tr w:rsidR="00FC5C22" w:rsidRPr="00763382" w14:paraId="3C0A4224" w14:textId="77777777" w:rsidTr="009E2B1B">
        <w:trPr>
          <w:trHeight w:val="500"/>
        </w:trPr>
        <w:tc>
          <w:tcPr>
            <w:tcW w:w="1418" w:type="dxa"/>
          </w:tcPr>
          <w:p w14:paraId="769D8119"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Gustavo </w:t>
            </w:r>
            <w:r w:rsidRPr="00763382">
              <w:rPr>
                <w:rFonts w:ascii="Arial" w:eastAsia="Times New Roman" w:hAnsi="Arial" w:cs="Arial"/>
                <w:sz w:val="20"/>
                <w:szCs w:val="20"/>
              </w:rPr>
              <w:t>Adolpho Santos</w:t>
            </w:r>
            <w:r w:rsidRPr="00763382">
              <w:rPr>
                <w:rFonts w:ascii="Arial" w:eastAsia="Times New Roman" w:hAnsi="Arial" w:cs="Arial"/>
                <w:color w:val="000000"/>
                <w:sz w:val="20"/>
                <w:szCs w:val="20"/>
              </w:rPr>
              <w:t xml:space="preserve"> Duarte</w:t>
            </w:r>
          </w:p>
        </w:tc>
        <w:tc>
          <w:tcPr>
            <w:tcW w:w="1701" w:type="dxa"/>
          </w:tcPr>
          <w:p w14:paraId="136E8D3A"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Coordenação técnica</w:t>
            </w:r>
          </w:p>
        </w:tc>
        <w:tc>
          <w:tcPr>
            <w:tcW w:w="1460" w:type="dxa"/>
          </w:tcPr>
          <w:p w14:paraId="132CA857"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sz w:val="20"/>
                <w:szCs w:val="20"/>
              </w:rPr>
              <w:t>Doutor em Zoologia</w:t>
            </w:r>
          </w:p>
        </w:tc>
        <w:tc>
          <w:tcPr>
            <w:tcW w:w="6053" w:type="dxa"/>
          </w:tcPr>
          <w:p w14:paraId="3342C2E9" w14:textId="77777777" w:rsidR="00FC5C22" w:rsidRPr="00763382" w:rsidRDefault="00FC5C22" w:rsidP="009E2B1B">
            <w:pPr>
              <w:rPr>
                <w:rFonts w:ascii="Arial" w:eastAsia="Times New Roman" w:hAnsi="Arial" w:cs="Arial"/>
                <w:color w:val="000000"/>
                <w:sz w:val="20"/>
                <w:szCs w:val="20"/>
              </w:rPr>
            </w:pPr>
          </w:p>
        </w:tc>
        <w:tc>
          <w:tcPr>
            <w:tcW w:w="1103" w:type="dxa"/>
          </w:tcPr>
          <w:p w14:paraId="233C2C0E"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sz w:val="20"/>
                <w:szCs w:val="20"/>
              </w:rPr>
              <w:t>Pos doutorando da Universidade Federal do Rio de Janeiro (UFRJ)</w:t>
            </w:r>
          </w:p>
        </w:tc>
        <w:tc>
          <w:tcPr>
            <w:tcW w:w="1560" w:type="dxa"/>
          </w:tcPr>
          <w:p w14:paraId="5672CC88" w14:textId="77777777" w:rsidR="00FC5C22" w:rsidRPr="00763382" w:rsidRDefault="00FC5C22" w:rsidP="009E2B1B">
            <w:pPr>
              <w:rPr>
                <w:rFonts w:ascii="Arial" w:eastAsia="Times New Roman" w:hAnsi="Arial" w:cs="Arial"/>
                <w:color w:val="000000"/>
                <w:sz w:val="20"/>
                <w:szCs w:val="20"/>
              </w:rPr>
            </w:pPr>
          </w:p>
        </w:tc>
        <w:tc>
          <w:tcPr>
            <w:tcW w:w="2268" w:type="dxa"/>
          </w:tcPr>
          <w:p w14:paraId="0D1D6722" w14:textId="77777777" w:rsidR="00FC5C22" w:rsidRPr="00763382" w:rsidRDefault="00FC5C22" w:rsidP="009E2B1B">
            <w:pPr>
              <w:rPr>
                <w:rFonts w:ascii="Arial" w:eastAsia="Times New Roman" w:hAnsi="Arial" w:cs="Arial"/>
                <w:color w:val="000000"/>
                <w:sz w:val="20"/>
                <w:szCs w:val="20"/>
              </w:rPr>
            </w:pPr>
          </w:p>
        </w:tc>
      </w:tr>
    </w:tbl>
    <w:p w14:paraId="70984128" w14:textId="77777777" w:rsidR="00FC5C22" w:rsidRPr="00763382" w:rsidRDefault="00FC5C22" w:rsidP="00FC5C22">
      <w:pPr>
        <w:widowControl w:val="0"/>
        <w:spacing w:line="360" w:lineRule="auto"/>
        <w:jc w:val="both"/>
        <w:rPr>
          <w:rFonts w:ascii="Arial" w:eastAsia="Times New Roman" w:hAnsi="Arial" w:cs="Arial"/>
          <w:color w:val="548DD4"/>
          <w:sz w:val="20"/>
          <w:szCs w:val="20"/>
        </w:rPr>
      </w:pPr>
    </w:p>
    <w:p w14:paraId="1C0892D2" w14:textId="77777777" w:rsidR="00FC5C22" w:rsidRPr="00763382" w:rsidRDefault="00FC5C22" w:rsidP="00FC5C22">
      <w:pPr>
        <w:widowControl w:val="0"/>
        <w:pBdr>
          <w:top w:val="nil"/>
          <w:left w:val="nil"/>
          <w:bottom w:val="nil"/>
          <w:right w:val="nil"/>
          <w:between w:val="nil"/>
        </w:pBdr>
        <w:spacing w:line="360" w:lineRule="auto"/>
        <w:ind w:hanging="720"/>
        <w:jc w:val="both"/>
        <w:rPr>
          <w:rFonts w:ascii="Arial" w:eastAsia="Times New Roman" w:hAnsi="Arial" w:cs="Arial"/>
          <w:color w:val="000000"/>
          <w:sz w:val="20"/>
          <w:szCs w:val="20"/>
        </w:rPr>
      </w:pPr>
    </w:p>
    <w:p w14:paraId="0FF53C5D" w14:textId="77777777" w:rsidR="00FC5C22" w:rsidRPr="00763382" w:rsidRDefault="00FC5C22" w:rsidP="00FC5C22">
      <w:pPr>
        <w:widowControl w:val="0"/>
        <w:pBdr>
          <w:top w:val="nil"/>
          <w:left w:val="nil"/>
          <w:bottom w:val="nil"/>
          <w:right w:val="nil"/>
          <w:between w:val="nil"/>
        </w:pBdr>
        <w:spacing w:line="360" w:lineRule="auto"/>
        <w:jc w:val="both"/>
        <w:rPr>
          <w:rFonts w:ascii="Arial" w:eastAsia="Times New Roman" w:hAnsi="Arial" w:cs="Arial"/>
          <w:color w:val="000000"/>
          <w:sz w:val="20"/>
          <w:szCs w:val="20"/>
        </w:rPr>
        <w:sectPr w:rsidR="00FC5C22" w:rsidRPr="00763382">
          <w:type w:val="continuous"/>
          <w:pgSz w:w="11901" w:h="16834"/>
          <w:pgMar w:top="1701" w:right="1134" w:bottom="1418" w:left="1701" w:header="709" w:footer="794" w:gutter="0"/>
          <w:cols w:space="720"/>
        </w:sectPr>
      </w:pPr>
      <w:r w:rsidRPr="00763382">
        <w:rPr>
          <w:rFonts w:ascii="Arial" w:hAnsi="Arial" w:cs="Arial"/>
          <w:sz w:val="20"/>
          <w:szCs w:val="20"/>
        </w:rPr>
        <w:br w:type="page"/>
      </w:r>
    </w:p>
    <w:p w14:paraId="4E19667E" w14:textId="77777777" w:rsidR="00FC5C22" w:rsidRPr="00763382" w:rsidRDefault="00FC5C22" w:rsidP="00FC5C22">
      <w:pPr>
        <w:keepNext/>
        <w:keepLines/>
        <w:spacing w:line="360" w:lineRule="auto"/>
        <w:jc w:val="both"/>
        <w:rPr>
          <w:rFonts w:ascii="Arial" w:eastAsia="Times New Roman" w:hAnsi="Arial" w:cs="Arial"/>
          <w:color w:val="548DD4"/>
          <w:sz w:val="20"/>
          <w:szCs w:val="20"/>
        </w:rPr>
      </w:pPr>
    </w:p>
    <w:p w14:paraId="3F7DDE25" w14:textId="77777777" w:rsidR="00FC5C22" w:rsidRDefault="00FC5C22" w:rsidP="00FC5C22">
      <w:pPr>
        <w:spacing w:line="360" w:lineRule="auto"/>
        <w:jc w:val="both"/>
        <w:rPr>
          <w:rFonts w:ascii="Arial" w:eastAsia="Times New Roman" w:hAnsi="Arial" w:cs="Arial"/>
          <w:b/>
          <w:sz w:val="20"/>
          <w:szCs w:val="20"/>
        </w:rPr>
      </w:pPr>
      <w:r w:rsidRPr="00763382">
        <w:rPr>
          <w:rFonts w:ascii="Arial" w:eastAsia="Times New Roman" w:hAnsi="Arial" w:cs="Arial"/>
          <w:b/>
          <w:sz w:val="20"/>
          <w:szCs w:val="20"/>
        </w:rPr>
        <w:t xml:space="preserve">Seção 10 – </w:t>
      </w:r>
      <w:r w:rsidRPr="00763382">
        <w:rPr>
          <w:rFonts w:ascii="Arial" w:eastAsia="Times New Roman" w:hAnsi="Arial" w:cs="Arial"/>
          <w:b/>
          <w:sz w:val="20"/>
          <w:szCs w:val="20"/>
          <w:highlight w:val="yellow"/>
        </w:rPr>
        <w:t>PLANO DE COMUNICAÇÃO</w:t>
      </w:r>
      <w:r w:rsidRPr="00763382">
        <w:rPr>
          <w:rFonts w:ascii="Arial" w:eastAsia="Times New Roman" w:hAnsi="Arial" w:cs="Arial"/>
          <w:b/>
          <w:sz w:val="20"/>
          <w:szCs w:val="20"/>
        </w:rPr>
        <w:t xml:space="preserve"> </w:t>
      </w:r>
    </w:p>
    <w:p w14:paraId="5ABFFA45"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Com nosso</w:t>
      </w:r>
      <w:r w:rsidRPr="00381BE5">
        <w:rPr>
          <w:rFonts w:ascii="Arial" w:eastAsia="Times New Roman" w:hAnsi="Arial" w:cs="Arial"/>
          <w:color w:val="000000" w:themeColor="text1"/>
          <w:sz w:val="20"/>
          <w:szCs w:val="20"/>
        </w:rPr>
        <w:t xml:space="preserve"> </w:t>
      </w:r>
      <w:r>
        <w:rPr>
          <w:rFonts w:ascii="Arial" w:eastAsia="Times New Roman" w:hAnsi="Arial" w:cs="Arial"/>
          <w:color w:val="000000" w:themeColor="text1"/>
          <w:sz w:val="20"/>
          <w:szCs w:val="20"/>
        </w:rPr>
        <w:t>plano de comunicação pretendemos</w:t>
      </w:r>
      <w:r w:rsidRPr="00381BE5">
        <w:rPr>
          <w:rFonts w:ascii="Arial" w:eastAsia="Times New Roman" w:hAnsi="Arial" w:cs="Arial"/>
          <w:color w:val="000000" w:themeColor="text1"/>
          <w:sz w:val="20"/>
          <w:szCs w:val="20"/>
        </w:rPr>
        <w:t xml:space="preserve"> alcançar de forma gradual e duradoura, três objetivos:</w:t>
      </w:r>
    </w:p>
    <w:p w14:paraId="11F11830"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A</w:t>
      </w:r>
      <w:r w:rsidRPr="00381BE5">
        <w:rPr>
          <w:rFonts w:ascii="Arial" w:eastAsia="Times New Roman" w:hAnsi="Arial" w:cs="Arial"/>
          <w:color w:val="000000" w:themeColor="text1"/>
          <w:sz w:val="20"/>
          <w:szCs w:val="20"/>
        </w:rPr>
        <w:t>mpliação de ações de educação ambiental na comunidade escolar das áreas trabalhadas;</w:t>
      </w:r>
    </w:p>
    <w:p w14:paraId="6939AB39"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E</w:t>
      </w:r>
      <w:r w:rsidRPr="00381BE5">
        <w:rPr>
          <w:rFonts w:ascii="Arial" w:eastAsia="Times New Roman" w:hAnsi="Arial" w:cs="Arial"/>
          <w:color w:val="000000" w:themeColor="text1"/>
          <w:sz w:val="20"/>
          <w:szCs w:val="20"/>
        </w:rPr>
        <w:t>mponderamento comunitário para as linhas de atuação do projeto;</w:t>
      </w:r>
    </w:p>
    <w:p w14:paraId="646A95FA"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A</w:t>
      </w:r>
      <w:r w:rsidRPr="00381BE5">
        <w:rPr>
          <w:rFonts w:ascii="Arial" w:eastAsia="Times New Roman" w:hAnsi="Arial" w:cs="Arial"/>
          <w:color w:val="000000" w:themeColor="text1"/>
          <w:sz w:val="20"/>
          <w:szCs w:val="20"/>
        </w:rPr>
        <w:t>umento e capacitação da rede de multiplicadores.</w:t>
      </w:r>
    </w:p>
    <w:p w14:paraId="680883B7"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sidRPr="00381BE5">
        <w:rPr>
          <w:rFonts w:ascii="Arial" w:eastAsia="Times New Roman" w:hAnsi="Arial" w:cs="Arial"/>
          <w:color w:val="000000" w:themeColor="text1"/>
          <w:sz w:val="20"/>
          <w:szCs w:val="20"/>
        </w:rPr>
        <w:t>Os públicos aos quais esse plano deve atingir são:</w:t>
      </w:r>
    </w:p>
    <w:p w14:paraId="29B1F2E7"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P</w:t>
      </w:r>
      <w:r w:rsidRPr="00381BE5">
        <w:rPr>
          <w:rFonts w:ascii="Arial" w:eastAsia="Times New Roman" w:hAnsi="Arial" w:cs="Arial"/>
          <w:color w:val="000000" w:themeColor="text1"/>
          <w:sz w:val="20"/>
          <w:szCs w:val="20"/>
        </w:rPr>
        <w:t>essoas integrantes das comunidades ligadas a pesca e usuários do ambiente marinho de Búzios e Prado;</w:t>
      </w:r>
    </w:p>
    <w:p w14:paraId="2AC03F37"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T</w:t>
      </w:r>
      <w:r w:rsidRPr="00381BE5">
        <w:rPr>
          <w:rFonts w:ascii="Arial" w:eastAsia="Times New Roman" w:hAnsi="Arial" w:cs="Arial"/>
          <w:color w:val="000000" w:themeColor="text1"/>
          <w:sz w:val="20"/>
          <w:szCs w:val="20"/>
        </w:rPr>
        <w:t>uristas nas regiões onde o projeto se encontra;</w:t>
      </w:r>
    </w:p>
    <w:p w14:paraId="2C45FCC5" w14:textId="77777777" w:rsidR="00FC5C22"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P</w:t>
      </w:r>
      <w:r w:rsidRPr="00381BE5">
        <w:rPr>
          <w:rFonts w:ascii="Arial" w:eastAsia="Times New Roman" w:hAnsi="Arial" w:cs="Arial"/>
          <w:color w:val="000000" w:themeColor="text1"/>
          <w:sz w:val="20"/>
          <w:szCs w:val="20"/>
        </w:rPr>
        <w:t>essoa</w:t>
      </w:r>
      <w:r>
        <w:rPr>
          <w:rFonts w:ascii="Arial" w:eastAsia="Times New Roman" w:hAnsi="Arial" w:cs="Arial"/>
          <w:color w:val="000000" w:themeColor="text1"/>
          <w:sz w:val="20"/>
          <w:szCs w:val="20"/>
        </w:rPr>
        <w:t>s em geral interessadas no tema;</w:t>
      </w:r>
    </w:p>
    <w:p w14:paraId="13FED89A"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-Pessoas, grupos, organizações, governos e empresas interessados em sequestro de carbono e na diminuição das emissões de CO2.</w:t>
      </w:r>
    </w:p>
    <w:p w14:paraId="32C846EA" w14:textId="77777777" w:rsidR="00FC5C22" w:rsidRPr="00381BE5" w:rsidRDefault="00FC5C22" w:rsidP="00FC5C22">
      <w:pPr>
        <w:spacing w:line="360" w:lineRule="auto"/>
        <w:ind w:firstLine="720"/>
        <w:jc w:val="both"/>
        <w:rPr>
          <w:rFonts w:ascii="Arial" w:eastAsia="Times New Roman" w:hAnsi="Arial" w:cs="Arial"/>
          <w:color w:val="000000" w:themeColor="text1"/>
          <w:sz w:val="20"/>
          <w:szCs w:val="20"/>
        </w:rPr>
      </w:pPr>
      <w:r w:rsidRPr="00381BE5">
        <w:rPr>
          <w:rFonts w:ascii="Arial" w:eastAsia="Times New Roman" w:hAnsi="Arial" w:cs="Arial"/>
          <w:color w:val="000000" w:themeColor="text1"/>
          <w:sz w:val="20"/>
          <w:szCs w:val="20"/>
        </w:rPr>
        <w:t>As ações de comunicação que serão realizadas para alcançar os objetivos acima citados são transversais, ou seja, buscam atingir sempre todos os objetivos do projeto. Os produtos de comunicação on-line são o aplicativo Guardião dos Recifes, as mídias sociais e o website.</w:t>
      </w:r>
    </w:p>
    <w:p w14:paraId="485556F9" w14:textId="77777777" w:rsidR="00FC5C22" w:rsidRPr="00381BE5" w:rsidRDefault="00FC5C22" w:rsidP="00FC5C22">
      <w:pPr>
        <w:spacing w:line="360" w:lineRule="auto"/>
        <w:ind w:firstLine="720"/>
        <w:jc w:val="both"/>
        <w:rPr>
          <w:rFonts w:ascii="Arial" w:eastAsia="Times New Roman" w:hAnsi="Arial" w:cs="Arial"/>
          <w:color w:val="000000" w:themeColor="text1"/>
          <w:sz w:val="20"/>
          <w:szCs w:val="20"/>
        </w:rPr>
      </w:pPr>
      <w:r w:rsidRPr="00381BE5">
        <w:rPr>
          <w:rFonts w:ascii="Arial" w:eastAsia="Times New Roman" w:hAnsi="Arial" w:cs="Arial"/>
          <w:color w:val="000000" w:themeColor="text1"/>
          <w:sz w:val="20"/>
          <w:szCs w:val="20"/>
        </w:rPr>
        <w:t>O aplicativo Guardião dos Recifes oferecerá um serviço de monitoramento de branqueamento de corais, onde os usuários poderão enviar fotos de corais em processo de branqueamento e a localização, todos esses dados serão mostrados em um mapa dentro do app. Outra função que o app terá, será um vasto conteúdo sobre a história dos corais na costa brasileira e suas principais características. Com isso, será oferecido também dentro do app um quiz voltado para a educação dos usuários, onde os maiores pontuadores do quiz receberão brindes enviados pelo Correio. A divulgação do aplicativo poderá ser feita em pontos turísticos, nos eventos e palestras, nas redes sociais e com influenciadores digitais e no AquaRio. </w:t>
      </w:r>
    </w:p>
    <w:p w14:paraId="0CF671BE"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Exemplo de funcionamento do aplicativo</w:t>
      </w:r>
      <w:r w:rsidRPr="00381BE5">
        <w:rPr>
          <w:rFonts w:ascii="Arial" w:eastAsia="Times New Roman" w:hAnsi="Arial" w:cs="Arial"/>
          <w:color w:val="000000" w:themeColor="text1"/>
          <w:sz w:val="20"/>
          <w:szCs w:val="20"/>
        </w:rPr>
        <w:t xml:space="preserve"> (função monitoramento do branqueamento): </w:t>
      </w:r>
    </w:p>
    <w:p w14:paraId="65762CFC"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1) O aplicativo</w:t>
      </w:r>
      <w:r w:rsidRPr="00381BE5">
        <w:rPr>
          <w:rFonts w:ascii="Arial" w:eastAsia="Times New Roman" w:hAnsi="Arial" w:cs="Arial"/>
          <w:color w:val="000000" w:themeColor="text1"/>
          <w:sz w:val="20"/>
          <w:szCs w:val="20"/>
        </w:rPr>
        <w:t xml:space="preserve"> terá acesso aos perfis nas redes sociais dos usuários;</w:t>
      </w:r>
    </w:p>
    <w:p w14:paraId="01A8AAC6"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2) Dentro do aplicativo</w:t>
      </w:r>
      <w:r w:rsidRPr="00381BE5">
        <w:rPr>
          <w:rFonts w:ascii="Arial" w:eastAsia="Times New Roman" w:hAnsi="Arial" w:cs="Arial"/>
          <w:color w:val="000000" w:themeColor="text1"/>
          <w:sz w:val="20"/>
          <w:szCs w:val="20"/>
        </w:rPr>
        <w:t>, o usuário envia uma foto de um coral e sua posição geográfica no mapa;</w:t>
      </w:r>
    </w:p>
    <w:p w14:paraId="3EAC1EA2"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3) O aplicativo</w:t>
      </w:r>
      <w:r w:rsidRPr="00381BE5">
        <w:rPr>
          <w:rFonts w:ascii="Arial" w:eastAsia="Times New Roman" w:hAnsi="Arial" w:cs="Arial"/>
          <w:color w:val="000000" w:themeColor="text1"/>
          <w:sz w:val="20"/>
          <w:szCs w:val="20"/>
        </w:rPr>
        <w:t xml:space="preserve"> publica nas redes do usuário a foto do coral e um breve resumo do que pode acontecer;</w:t>
      </w:r>
    </w:p>
    <w:p w14:paraId="6C20093D"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sidRPr="00381BE5">
        <w:rPr>
          <w:rFonts w:ascii="Arial" w:eastAsia="Times New Roman" w:hAnsi="Arial" w:cs="Arial"/>
          <w:color w:val="000000" w:themeColor="text1"/>
          <w:sz w:val="20"/>
          <w:szCs w:val="20"/>
        </w:rPr>
        <w:t xml:space="preserve">Exemplo de funcionamento do </w:t>
      </w:r>
      <w:r>
        <w:rPr>
          <w:rFonts w:ascii="Arial" w:eastAsia="Times New Roman" w:hAnsi="Arial" w:cs="Arial"/>
          <w:color w:val="000000" w:themeColor="text1"/>
          <w:sz w:val="20"/>
          <w:szCs w:val="20"/>
        </w:rPr>
        <w:t>aplicativo (função conteúdo e questionário – “quis”</w:t>
      </w:r>
      <w:r w:rsidRPr="00381BE5">
        <w:rPr>
          <w:rFonts w:ascii="Arial" w:eastAsia="Times New Roman" w:hAnsi="Arial" w:cs="Arial"/>
          <w:color w:val="000000" w:themeColor="text1"/>
          <w:sz w:val="20"/>
          <w:szCs w:val="20"/>
        </w:rPr>
        <w:t>): </w:t>
      </w:r>
    </w:p>
    <w:p w14:paraId="240F4D0B"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1) O </w:t>
      </w:r>
      <w:r w:rsidRPr="00381BE5">
        <w:rPr>
          <w:rFonts w:ascii="Arial" w:eastAsia="Times New Roman" w:hAnsi="Arial" w:cs="Arial"/>
          <w:color w:val="000000" w:themeColor="text1"/>
          <w:sz w:val="20"/>
          <w:szCs w:val="20"/>
        </w:rPr>
        <w:t xml:space="preserve">usuário acessa a função </w:t>
      </w:r>
      <w:r>
        <w:rPr>
          <w:rFonts w:ascii="Arial" w:eastAsia="Times New Roman" w:hAnsi="Arial" w:cs="Arial"/>
          <w:color w:val="000000" w:themeColor="text1"/>
          <w:sz w:val="20"/>
          <w:szCs w:val="20"/>
        </w:rPr>
        <w:t>“quiz”</w:t>
      </w:r>
      <w:r w:rsidRPr="00381BE5">
        <w:rPr>
          <w:rFonts w:ascii="Arial" w:eastAsia="Times New Roman" w:hAnsi="Arial" w:cs="Arial"/>
          <w:color w:val="000000" w:themeColor="text1"/>
          <w:sz w:val="20"/>
          <w:szCs w:val="20"/>
        </w:rPr>
        <w:t>;</w:t>
      </w:r>
    </w:p>
    <w:p w14:paraId="7A0B576A"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2) E</w:t>
      </w:r>
      <w:r w:rsidRPr="00381BE5">
        <w:rPr>
          <w:rFonts w:ascii="Arial" w:eastAsia="Times New Roman" w:hAnsi="Arial" w:cs="Arial"/>
          <w:color w:val="000000" w:themeColor="text1"/>
          <w:sz w:val="20"/>
          <w:szCs w:val="20"/>
        </w:rPr>
        <w:t>scolhe qual região ele quer conhecer o conteúdo</w:t>
      </w:r>
      <w:r>
        <w:rPr>
          <w:rFonts w:ascii="Arial" w:eastAsia="Times New Roman" w:hAnsi="Arial" w:cs="Arial"/>
          <w:color w:val="000000" w:themeColor="text1"/>
          <w:sz w:val="20"/>
          <w:szCs w:val="20"/>
        </w:rPr>
        <w:t>;</w:t>
      </w:r>
    </w:p>
    <w:p w14:paraId="20257518"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3) D</w:t>
      </w:r>
      <w:r w:rsidRPr="00381BE5">
        <w:rPr>
          <w:rFonts w:ascii="Arial" w:eastAsia="Times New Roman" w:hAnsi="Arial" w:cs="Arial"/>
          <w:color w:val="000000" w:themeColor="text1"/>
          <w:sz w:val="20"/>
          <w:szCs w:val="20"/>
        </w:rPr>
        <w:t xml:space="preserve">epois de ver os conteúdos ele passa para o </w:t>
      </w:r>
      <w:r>
        <w:rPr>
          <w:rFonts w:ascii="Arial" w:eastAsia="Times New Roman" w:hAnsi="Arial" w:cs="Arial"/>
          <w:color w:val="000000" w:themeColor="text1"/>
          <w:sz w:val="20"/>
          <w:szCs w:val="20"/>
        </w:rPr>
        <w:t>“quiz”</w:t>
      </w:r>
      <w:r w:rsidRPr="00381BE5">
        <w:rPr>
          <w:rFonts w:ascii="Arial" w:eastAsia="Times New Roman" w:hAnsi="Arial" w:cs="Arial"/>
          <w:color w:val="000000" w:themeColor="text1"/>
          <w:sz w:val="20"/>
          <w:szCs w:val="20"/>
        </w:rPr>
        <w:t xml:space="preserve"> e com a sua pontuação ele concorre aos brindes do projeto.</w:t>
      </w:r>
    </w:p>
    <w:p w14:paraId="5809EFA9" w14:textId="77777777" w:rsidR="00FC5C22" w:rsidRPr="00381BE5" w:rsidRDefault="00FC5C22" w:rsidP="00FC5C22">
      <w:pPr>
        <w:spacing w:line="360" w:lineRule="auto"/>
        <w:jc w:val="both"/>
        <w:rPr>
          <w:rFonts w:ascii="Arial" w:eastAsia="Times New Roman" w:hAnsi="Arial" w:cs="Arial"/>
          <w:color w:val="000000" w:themeColor="text1"/>
          <w:sz w:val="20"/>
          <w:szCs w:val="20"/>
        </w:rPr>
      </w:pPr>
      <w:r w:rsidRPr="00381BE5">
        <w:rPr>
          <w:rFonts w:ascii="Arial" w:eastAsia="Times New Roman" w:hAnsi="Arial" w:cs="Arial"/>
          <w:color w:val="000000" w:themeColor="text1"/>
          <w:sz w:val="20"/>
          <w:szCs w:val="20"/>
        </w:rPr>
        <w:t>As mídias sociais do projeto e o website terão a função principal de ajudar a promover a marca, os conteúdos e os objetivos do projeto e serão o ponto de encontro dos usuários on-line para encontrarem e compartilharem os conteúdos produzidos. Os conteúdos serão postados diariamente nas redes gerando as conversas e o engajamento com o projeto.</w:t>
      </w:r>
    </w:p>
    <w:p w14:paraId="103C0D59" w14:textId="77777777" w:rsidR="00FC5C22" w:rsidRPr="00763382" w:rsidRDefault="00FC5C22" w:rsidP="00FC5C22">
      <w:pPr>
        <w:spacing w:line="360" w:lineRule="auto"/>
        <w:jc w:val="both"/>
        <w:rPr>
          <w:rFonts w:ascii="Arial" w:eastAsia="Times New Roman" w:hAnsi="Arial" w:cs="Arial"/>
          <w:b/>
          <w:sz w:val="20"/>
          <w:szCs w:val="20"/>
        </w:rPr>
      </w:pPr>
    </w:p>
    <w:tbl>
      <w:tblPr>
        <w:tblW w:w="13296" w:type="dxa"/>
        <w:tblInd w:w="-10" w:type="dxa"/>
        <w:tblLook w:val="04A0" w:firstRow="1" w:lastRow="0" w:firstColumn="1" w:lastColumn="0" w:noHBand="0" w:noVBand="1"/>
      </w:tblPr>
      <w:tblGrid>
        <w:gridCol w:w="1528"/>
        <w:gridCol w:w="1618"/>
        <w:gridCol w:w="1416"/>
        <w:gridCol w:w="1642"/>
        <w:gridCol w:w="1326"/>
        <w:gridCol w:w="961"/>
        <w:gridCol w:w="961"/>
        <w:gridCol w:w="961"/>
        <w:gridCol w:w="961"/>
        <w:gridCol w:w="961"/>
        <w:gridCol w:w="961"/>
      </w:tblGrid>
      <w:tr w:rsidR="00FC5C22" w:rsidRPr="00A03A06" w14:paraId="0F7A4B8D" w14:textId="77777777" w:rsidTr="009E2B1B">
        <w:trPr>
          <w:trHeight w:val="930"/>
        </w:trPr>
        <w:tc>
          <w:tcPr>
            <w:tcW w:w="1500" w:type="dxa"/>
            <w:vMerge w:val="restart"/>
            <w:tcBorders>
              <w:top w:val="single" w:sz="8" w:space="0" w:color="000000"/>
              <w:left w:val="single" w:sz="8" w:space="0" w:color="000000"/>
              <w:bottom w:val="nil"/>
              <w:right w:val="single" w:sz="8" w:space="0" w:color="000000"/>
            </w:tcBorders>
            <w:shd w:val="clear" w:color="000000" w:fill="C0C0C0"/>
            <w:vAlign w:val="center"/>
            <w:hideMark/>
          </w:tcPr>
          <w:p w14:paraId="6AD8D8D6"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eastAsia="en-US"/>
              </w:rPr>
              <w:lastRenderedPageBreak/>
              <w:t>Objetivos da Comunicação</w:t>
            </w:r>
          </w:p>
        </w:tc>
        <w:tc>
          <w:tcPr>
            <w:tcW w:w="1628" w:type="dxa"/>
            <w:vMerge w:val="restart"/>
            <w:tcBorders>
              <w:top w:val="single" w:sz="8" w:space="0" w:color="000000"/>
              <w:left w:val="single" w:sz="8" w:space="0" w:color="000000"/>
              <w:bottom w:val="nil"/>
              <w:right w:val="single" w:sz="8" w:space="0" w:color="000000"/>
            </w:tcBorders>
            <w:shd w:val="clear" w:color="000000" w:fill="C0C0C0"/>
            <w:vAlign w:val="center"/>
            <w:hideMark/>
          </w:tcPr>
          <w:p w14:paraId="1C036ADA"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eastAsia="en-US"/>
              </w:rPr>
              <w:t>Atividades</w:t>
            </w:r>
          </w:p>
        </w:tc>
        <w:tc>
          <w:tcPr>
            <w:tcW w:w="1420" w:type="dxa"/>
            <w:vMerge w:val="restart"/>
            <w:tcBorders>
              <w:top w:val="single" w:sz="8" w:space="0" w:color="000000"/>
              <w:left w:val="single" w:sz="8" w:space="0" w:color="000000"/>
              <w:bottom w:val="nil"/>
              <w:right w:val="single" w:sz="8" w:space="0" w:color="000000"/>
            </w:tcBorders>
            <w:shd w:val="clear" w:color="000000" w:fill="C0C0C0"/>
            <w:vAlign w:val="center"/>
            <w:hideMark/>
          </w:tcPr>
          <w:p w14:paraId="4A26F041"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eastAsia="en-US"/>
              </w:rPr>
              <w:t>Públicos de interesse</w:t>
            </w:r>
          </w:p>
        </w:tc>
        <w:tc>
          <w:tcPr>
            <w:tcW w:w="1689" w:type="dxa"/>
            <w:vMerge w:val="restart"/>
            <w:tcBorders>
              <w:top w:val="single" w:sz="8" w:space="0" w:color="000000"/>
              <w:left w:val="single" w:sz="8" w:space="0" w:color="000000"/>
              <w:bottom w:val="nil"/>
              <w:right w:val="single" w:sz="8" w:space="0" w:color="000000"/>
            </w:tcBorders>
            <w:shd w:val="clear" w:color="000000" w:fill="C0C0C0"/>
            <w:vAlign w:val="center"/>
            <w:hideMark/>
          </w:tcPr>
          <w:p w14:paraId="52DBDD41"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eastAsia="en-US"/>
              </w:rPr>
              <w:t>Instrumentos / Produtos de Comunicação</w:t>
            </w:r>
          </w:p>
        </w:tc>
        <w:tc>
          <w:tcPr>
            <w:tcW w:w="1329" w:type="dxa"/>
            <w:vMerge w:val="restart"/>
            <w:tcBorders>
              <w:top w:val="single" w:sz="8" w:space="0" w:color="000000"/>
              <w:left w:val="single" w:sz="8" w:space="0" w:color="000000"/>
              <w:bottom w:val="nil"/>
              <w:right w:val="single" w:sz="8" w:space="0" w:color="000000"/>
            </w:tcBorders>
            <w:shd w:val="clear" w:color="000000" w:fill="C0C0C0"/>
            <w:vAlign w:val="center"/>
            <w:hideMark/>
          </w:tcPr>
          <w:p w14:paraId="57C3F92D"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eastAsia="en-US"/>
              </w:rPr>
              <w:t>Quantidade total</w:t>
            </w:r>
          </w:p>
        </w:tc>
        <w:tc>
          <w:tcPr>
            <w:tcW w:w="950" w:type="dxa"/>
            <w:tcBorders>
              <w:top w:val="single" w:sz="8" w:space="0" w:color="000000"/>
              <w:left w:val="nil"/>
              <w:bottom w:val="nil"/>
              <w:right w:val="single" w:sz="8" w:space="0" w:color="000000"/>
            </w:tcBorders>
            <w:shd w:val="clear" w:color="000000" w:fill="C0C0C0"/>
            <w:vAlign w:val="center"/>
            <w:hideMark/>
          </w:tcPr>
          <w:p w14:paraId="143B2923"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eastAsia="en-US"/>
              </w:rPr>
              <w:t>Período</w:t>
            </w:r>
          </w:p>
        </w:tc>
        <w:tc>
          <w:tcPr>
            <w:tcW w:w="960" w:type="dxa"/>
            <w:tcBorders>
              <w:top w:val="single" w:sz="8" w:space="0" w:color="000000"/>
              <w:left w:val="nil"/>
              <w:bottom w:val="nil"/>
              <w:right w:val="single" w:sz="8" w:space="0" w:color="000000"/>
            </w:tcBorders>
            <w:shd w:val="clear" w:color="000000" w:fill="C0C0C0"/>
            <w:vAlign w:val="center"/>
            <w:hideMark/>
          </w:tcPr>
          <w:p w14:paraId="3CA5EBDF"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eastAsia="en-US"/>
              </w:rPr>
              <w:t>Período</w:t>
            </w:r>
          </w:p>
        </w:tc>
        <w:tc>
          <w:tcPr>
            <w:tcW w:w="950" w:type="dxa"/>
            <w:tcBorders>
              <w:top w:val="single" w:sz="8" w:space="0" w:color="000000"/>
              <w:left w:val="nil"/>
              <w:bottom w:val="nil"/>
              <w:right w:val="single" w:sz="8" w:space="0" w:color="000000"/>
            </w:tcBorders>
            <w:shd w:val="clear" w:color="000000" w:fill="C0C0C0"/>
            <w:vAlign w:val="center"/>
            <w:hideMark/>
          </w:tcPr>
          <w:p w14:paraId="4456A0C7"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eastAsia="en-US"/>
              </w:rPr>
              <w:t>Período</w:t>
            </w:r>
          </w:p>
        </w:tc>
        <w:tc>
          <w:tcPr>
            <w:tcW w:w="950" w:type="dxa"/>
            <w:tcBorders>
              <w:top w:val="single" w:sz="8" w:space="0" w:color="000000"/>
              <w:left w:val="nil"/>
              <w:bottom w:val="nil"/>
              <w:right w:val="single" w:sz="8" w:space="0" w:color="000000"/>
            </w:tcBorders>
            <w:shd w:val="clear" w:color="000000" w:fill="C0C0C0"/>
            <w:vAlign w:val="center"/>
            <w:hideMark/>
          </w:tcPr>
          <w:p w14:paraId="4A62D92B"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eastAsia="en-US"/>
              </w:rPr>
              <w:t>Período</w:t>
            </w:r>
          </w:p>
        </w:tc>
        <w:tc>
          <w:tcPr>
            <w:tcW w:w="960" w:type="dxa"/>
            <w:tcBorders>
              <w:top w:val="single" w:sz="8" w:space="0" w:color="000000"/>
              <w:left w:val="nil"/>
              <w:bottom w:val="nil"/>
              <w:right w:val="single" w:sz="8" w:space="0" w:color="000000"/>
            </w:tcBorders>
            <w:shd w:val="clear" w:color="000000" w:fill="C0C0C0"/>
            <w:vAlign w:val="center"/>
            <w:hideMark/>
          </w:tcPr>
          <w:p w14:paraId="4D322F85"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eastAsia="en-US"/>
              </w:rPr>
              <w:t>Período</w:t>
            </w:r>
          </w:p>
        </w:tc>
        <w:tc>
          <w:tcPr>
            <w:tcW w:w="960" w:type="dxa"/>
            <w:tcBorders>
              <w:top w:val="single" w:sz="8" w:space="0" w:color="000000"/>
              <w:left w:val="nil"/>
              <w:bottom w:val="nil"/>
              <w:right w:val="single" w:sz="8" w:space="0" w:color="000000"/>
            </w:tcBorders>
            <w:shd w:val="clear" w:color="000000" w:fill="C0C0C0"/>
            <w:vAlign w:val="center"/>
            <w:hideMark/>
          </w:tcPr>
          <w:p w14:paraId="1955E68C"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eastAsia="en-US"/>
              </w:rPr>
              <w:t>Período</w:t>
            </w:r>
          </w:p>
        </w:tc>
      </w:tr>
      <w:tr w:rsidR="00FC5C22" w:rsidRPr="00A03A06" w14:paraId="3E4F1E2D" w14:textId="77777777" w:rsidTr="009E2B1B">
        <w:trPr>
          <w:trHeight w:val="315"/>
        </w:trPr>
        <w:tc>
          <w:tcPr>
            <w:tcW w:w="1500" w:type="dxa"/>
            <w:vMerge/>
            <w:tcBorders>
              <w:top w:val="single" w:sz="8" w:space="0" w:color="000000"/>
              <w:left w:val="single" w:sz="8" w:space="0" w:color="000000"/>
              <w:bottom w:val="nil"/>
              <w:right w:val="single" w:sz="8" w:space="0" w:color="000000"/>
            </w:tcBorders>
            <w:vAlign w:val="center"/>
            <w:hideMark/>
          </w:tcPr>
          <w:p w14:paraId="61B106A9" w14:textId="77777777" w:rsidR="00FC5C22" w:rsidRPr="00A03A06" w:rsidRDefault="00FC5C22" w:rsidP="009E2B1B">
            <w:pPr>
              <w:rPr>
                <w:rFonts w:ascii="Arial" w:eastAsia="Times New Roman" w:hAnsi="Arial" w:cs="Arial"/>
                <w:b/>
                <w:bCs/>
                <w:color w:val="000000"/>
                <w:sz w:val="20"/>
                <w:szCs w:val="20"/>
                <w:lang w:val="en-US" w:eastAsia="en-US"/>
              </w:rPr>
            </w:pPr>
          </w:p>
        </w:tc>
        <w:tc>
          <w:tcPr>
            <w:tcW w:w="1628" w:type="dxa"/>
            <w:vMerge/>
            <w:tcBorders>
              <w:top w:val="single" w:sz="8" w:space="0" w:color="000000"/>
              <w:left w:val="single" w:sz="8" w:space="0" w:color="000000"/>
              <w:bottom w:val="nil"/>
              <w:right w:val="single" w:sz="8" w:space="0" w:color="000000"/>
            </w:tcBorders>
            <w:vAlign w:val="center"/>
            <w:hideMark/>
          </w:tcPr>
          <w:p w14:paraId="5F596233" w14:textId="77777777" w:rsidR="00FC5C22" w:rsidRPr="00A03A06" w:rsidRDefault="00FC5C22" w:rsidP="009E2B1B">
            <w:pPr>
              <w:rPr>
                <w:rFonts w:ascii="Arial" w:eastAsia="Times New Roman" w:hAnsi="Arial" w:cs="Arial"/>
                <w:b/>
                <w:bCs/>
                <w:color w:val="000000"/>
                <w:sz w:val="20"/>
                <w:szCs w:val="20"/>
                <w:lang w:val="en-US" w:eastAsia="en-US"/>
              </w:rPr>
            </w:pPr>
          </w:p>
        </w:tc>
        <w:tc>
          <w:tcPr>
            <w:tcW w:w="1420" w:type="dxa"/>
            <w:vMerge/>
            <w:tcBorders>
              <w:top w:val="single" w:sz="8" w:space="0" w:color="000000"/>
              <w:left w:val="single" w:sz="8" w:space="0" w:color="000000"/>
              <w:bottom w:val="nil"/>
              <w:right w:val="single" w:sz="8" w:space="0" w:color="000000"/>
            </w:tcBorders>
            <w:vAlign w:val="center"/>
            <w:hideMark/>
          </w:tcPr>
          <w:p w14:paraId="03193272" w14:textId="77777777" w:rsidR="00FC5C22" w:rsidRPr="00A03A06" w:rsidRDefault="00FC5C22" w:rsidP="009E2B1B">
            <w:pPr>
              <w:rPr>
                <w:rFonts w:ascii="Arial" w:eastAsia="Times New Roman" w:hAnsi="Arial" w:cs="Arial"/>
                <w:b/>
                <w:bCs/>
                <w:color w:val="000000"/>
                <w:sz w:val="20"/>
                <w:szCs w:val="20"/>
                <w:lang w:val="en-US" w:eastAsia="en-US"/>
              </w:rPr>
            </w:pPr>
          </w:p>
        </w:tc>
        <w:tc>
          <w:tcPr>
            <w:tcW w:w="1689" w:type="dxa"/>
            <w:vMerge/>
            <w:tcBorders>
              <w:top w:val="single" w:sz="8" w:space="0" w:color="000000"/>
              <w:left w:val="single" w:sz="8" w:space="0" w:color="000000"/>
              <w:bottom w:val="nil"/>
              <w:right w:val="single" w:sz="8" w:space="0" w:color="000000"/>
            </w:tcBorders>
            <w:vAlign w:val="center"/>
            <w:hideMark/>
          </w:tcPr>
          <w:p w14:paraId="78B0F2D0" w14:textId="77777777" w:rsidR="00FC5C22" w:rsidRPr="00A03A06" w:rsidRDefault="00FC5C22" w:rsidP="009E2B1B">
            <w:pPr>
              <w:rPr>
                <w:rFonts w:ascii="Arial" w:eastAsia="Times New Roman" w:hAnsi="Arial" w:cs="Arial"/>
                <w:b/>
                <w:bCs/>
                <w:color w:val="000000"/>
                <w:sz w:val="20"/>
                <w:szCs w:val="20"/>
                <w:lang w:val="en-US" w:eastAsia="en-US"/>
              </w:rPr>
            </w:pPr>
          </w:p>
        </w:tc>
        <w:tc>
          <w:tcPr>
            <w:tcW w:w="1329" w:type="dxa"/>
            <w:vMerge/>
            <w:tcBorders>
              <w:top w:val="single" w:sz="8" w:space="0" w:color="000000"/>
              <w:left w:val="single" w:sz="8" w:space="0" w:color="000000"/>
              <w:bottom w:val="nil"/>
              <w:right w:val="single" w:sz="8" w:space="0" w:color="000000"/>
            </w:tcBorders>
            <w:vAlign w:val="center"/>
            <w:hideMark/>
          </w:tcPr>
          <w:p w14:paraId="376006A2" w14:textId="77777777" w:rsidR="00FC5C22" w:rsidRPr="00A03A06" w:rsidRDefault="00FC5C22" w:rsidP="009E2B1B">
            <w:pPr>
              <w:rPr>
                <w:rFonts w:ascii="Arial" w:eastAsia="Times New Roman" w:hAnsi="Arial" w:cs="Arial"/>
                <w:b/>
                <w:bCs/>
                <w:color w:val="000000"/>
                <w:sz w:val="20"/>
                <w:szCs w:val="20"/>
                <w:lang w:val="en-US" w:eastAsia="en-US"/>
              </w:rPr>
            </w:pPr>
          </w:p>
        </w:tc>
        <w:tc>
          <w:tcPr>
            <w:tcW w:w="950" w:type="dxa"/>
            <w:tcBorders>
              <w:top w:val="nil"/>
              <w:left w:val="nil"/>
              <w:bottom w:val="nil"/>
              <w:right w:val="single" w:sz="8" w:space="0" w:color="000000"/>
            </w:tcBorders>
            <w:shd w:val="clear" w:color="000000" w:fill="C0C0C0"/>
            <w:vAlign w:val="center"/>
            <w:hideMark/>
          </w:tcPr>
          <w:p w14:paraId="79EB4300" w14:textId="77777777" w:rsidR="00FC5C22" w:rsidRPr="00A03A06" w:rsidRDefault="00FC5C22" w:rsidP="009E2B1B">
            <w:pPr>
              <w:jc w:val="right"/>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1</w:t>
            </w:r>
          </w:p>
        </w:tc>
        <w:tc>
          <w:tcPr>
            <w:tcW w:w="960" w:type="dxa"/>
            <w:tcBorders>
              <w:top w:val="nil"/>
              <w:left w:val="nil"/>
              <w:bottom w:val="nil"/>
              <w:right w:val="single" w:sz="8" w:space="0" w:color="000000"/>
            </w:tcBorders>
            <w:shd w:val="clear" w:color="000000" w:fill="C0C0C0"/>
            <w:vAlign w:val="center"/>
            <w:hideMark/>
          </w:tcPr>
          <w:p w14:paraId="51764226" w14:textId="77777777" w:rsidR="00FC5C22" w:rsidRPr="00A03A06" w:rsidRDefault="00FC5C22" w:rsidP="009E2B1B">
            <w:pPr>
              <w:jc w:val="right"/>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2</w:t>
            </w:r>
          </w:p>
        </w:tc>
        <w:tc>
          <w:tcPr>
            <w:tcW w:w="950" w:type="dxa"/>
            <w:tcBorders>
              <w:top w:val="nil"/>
              <w:left w:val="nil"/>
              <w:bottom w:val="nil"/>
              <w:right w:val="single" w:sz="8" w:space="0" w:color="000000"/>
            </w:tcBorders>
            <w:shd w:val="clear" w:color="000000" w:fill="C0C0C0"/>
            <w:vAlign w:val="center"/>
            <w:hideMark/>
          </w:tcPr>
          <w:p w14:paraId="40D47C0E" w14:textId="77777777" w:rsidR="00FC5C22" w:rsidRPr="00A03A06" w:rsidRDefault="00FC5C22" w:rsidP="009E2B1B">
            <w:pPr>
              <w:jc w:val="right"/>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3</w:t>
            </w:r>
          </w:p>
        </w:tc>
        <w:tc>
          <w:tcPr>
            <w:tcW w:w="950" w:type="dxa"/>
            <w:tcBorders>
              <w:top w:val="nil"/>
              <w:left w:val="nil"/>
              <w:bottom w:val="nil"/>
              <w:right w:val="single" w:sz="8" w:space="0" w:color="000000"/>
            </w:tcBorders>
            <w:shd w:val="clear" w:color="000000" w:fill="C0C0C0"/>
            <w:vAlign w:val="center"/>
            <w:hideMark/>
          </w:tcPr>
          <w:p w14:paraId="32A7ED2B" w14:textId="77777777" w:rsidR="00FC5C22" w:rsidRPr="00A03A06" w:rsidRDefault="00FC5C22" w:rsidP="009E2B1B">
            <w:pPr>
              <w:jc w:val="right"/>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4</w:t>
            </w:r>
          </w:p>
        </w:tc>
        <w:tc>
          <w:tcPr>
            <w:tcW w:w="960" w:type="dxa"/>
            <w:tcBorders>
              <w:top w:val="nil"/>
              <w:left w:val="nil"/>
              <w:bottom w:val="nil"/>
              <w:right w:val="single" w:sz="8" w:space="0" w:color="000000"/>
            </w:tcBorders>
            <w:shd w:val="clear" w:color="000000" w:fill="C0C0C0"/>
            <w:vAlign w:val="center"/>
            <w:hideMark/>
          </w:tcPr>
          <w:p w14:paraId="6F425A6B" w14:textId="77777777" w:rsidR="00FC5C22" w:rsidRPr="00A03A06" w:rsidRDefault="00FC5C22" w:rsidP="009E2B1B">
            <w:pPr>
              <w:jc w:val="right"/>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5</w:t>
            </w:r>
          </w:p>
        </w:tc>
        <w:tc>
          <w:tcPr>
            <w:tcW w:w="960" w:type="dxa"/>
            <w:tcBorders>
              <w:top w:val="nil"/>
              <w:left w:val="nil"/>
              <w:bottom w:val="nil"/>
              <w:right w:val="single" w:sz="8" w:space="0" w:color="000000"/>
            </w:tcBorders>
            <w:shd w:val="clear" w:color="000000" w:fill="C0C0C0"/>
            <w:vAlign w:val="center"/>
            <w:hideMark/>
          </w:tcPr>
          <w:p w14:paraId="5F93A5DE" w14:textId="77777777" w:rsidR="00FC5C22" w:rsidRPr="00A03A06" w:rsidRDefault="00FC5C22" w:rsidP="009E2B1B">
            <w:pPr>
              <w:jc w:val="right"/>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6</w:t>
            </w:r>
          </w:p>
        </w:tc>
      </w:tr>
      <w:tr w:rsidR="00FC5C22" w:rsidRPr="00A03A06" w14:paraId="3C55C076" w14:textId="77777777" w:rsidTr="009E2B1B">
        <w:trPr>
          <w:trHeight w:val="630"/>
        </w:trPr>
        <w:tc>
          <w:tcPr>
            <w:tcW w:w="1500" w:type="dxa"/>
            <w:vMerge/>
            <w:tcBorders>
              <w:top w:val="single" w:sz="8" w:space="0" w:color="000000"/>
              <w:left w:val="single" w:sz="8" w:space="0" w:color="000000"/>
              <w:bottom w:val="nil"/>
              <w:right w:val="single" w:sz="8" w:space="0" w:color="000000"/>
            </w:tcBorders>
            <w:vAlign w:val="center"/>
            <w:hideMark/>
          </w:tcPr>
          <w:p w14:paraId="7C4566BB" w14:textId="77777777" w:rsidR="00FC5C22" w:rsidRPr="00A03A06" w:rsidRDefault="00FC5C22" w:rsidP="009E2B1B">
            <w:pPr>
              <w:rPr>
                <w:rFonts w:ascii="Arial" w:eastAsia="Times New Roman" w:hAnsi="Arial" w:cs="Arial"/>
                <w:b/>
                <w:bCs/>
                <w:color w:val="000000"/>
                <w:sz w:val="20"/>
                <w:szCs w:val="20"/>
                <w:lang w:val="en-US" w:eastAsia="en-US"/>
              </w:rPr>
            </w:pPr>
          </w:p>
        </w:tc>
        <w:tc>
          <w:tcPr>
            <w:tcW w:w="1628" w:type="dxa"/>
            <w:vMerge/>
            <w:tcBorders>
              <w:top w:val="single" w:sz="8" w:space="0" w:color="000000"/>
              <w:left w:val="single" w:sz="8" w:space="0" w:color="000000"/>
              <w:bottom w:val="nil"/>
              <w:right w:val="single" w:sz="8" w:space="0" w:color="000000"/>
            </w:tcBorders>
            <w:vAlign w:val="center"/>
            <w:hideMark/>
          </w:tcPr>
          <w:p w14:paraId="0D831197" w14:textId="77777777" w:rsidR="00FC5C22" w:rsidRPr="00A03A06" w:rsidRDefault="00FC5C22" w:rsidP="009E2B1B">
            <w:pPr>
              <w:rPr>
                <w:rFonts w:ascii="Arial" w:eastAsia="Times New Roman" w:hAnsi="Arial" w:cs="Arial"/>
                <w:b/>
                <w:bCs/>
                <w:color w:val="000000"/>
                <w:sz w:val="20"/>
                <w:szCs w:val="20"/>
                <w:lang w:val="en-US" w:eastAsia="en-US"/>
              </w:rPr>
            </w:pPr>
          </w:p>
        </w:tc>
        <w:tc>
          <w:tcPr>
            <w:tcW w:w="1420" w:type="dxa"/>
            <w:vMerge/>
            <w:tcBorders>
              <w:top w:val="single" w:sz="8" w:space="0" w:color="000000"/>
              <w:left w:val="single" w:sz="8" w:space="0" w:color="000000"/>
              <w:bottom w:val="nil"/>
              <w:right w:val="single" w:sz="8" w:space="0" w:color="000000"/>
            </w:tcBorders>
            <w:vAlign w:val="center"/>
            <w:hideMark/>
          </w:tcPr>
          <w:p w14:paraId="784698DB" w14:textId="77777777" w:rsidR="00FC5C22" w:rsidRPr="00A03A06" w:rsidRDefault="00FC5C22" w:rsidP="009E2B1B">
            <w:pPr>
              <w:rPr>
                <w:rFonts w:ascii="Arial" w:eastAsia="Times New Roman" w:hAnsi="Arial" w:cs="Arial"/>
                <w:b/>
                <w:bCs/>
                <w:color w:val="000000"/>
                <w:sz w:val="20"/>
                <w:szCs w:val="20"/>
                <w:lang w:val="en-US" w:eastAsia="en-US"/>
              </w:rPr>
            </w:pPr>
          </w:p>
        </w:tc>
        <w:tc>
          <w:tcPr>
            <w:tcW w:w="1689" w:type="dxa"/>
            <w:vMerge/>
            <w:tcBorders>
              <w:top w:val="single" w:sz="8" w:space="0" w:color="000000"/>
              <w:left w:val="single" w:sz="8" w:space="0" w:color="000000"/>
              <w:bottom w:val="nil"/>
              <w:right w:val="single" w:sz="8" w:space="0" w:color="000000"/>
            </w:tcBorders>
            <w:vAlign w:val="center"/>
            <w:hideMark/>
          </w:tcPr>
          <w:p w14:paraId="476302F1" w14:textId="77777777" w:rsidR="00FC5C22" w:rsidRPr="00A03A06" w:rsidRDefault="00FC5C22" w:rsidP="009E2B1B">
            <w:pPr>
              <w:rPr>
                <w:rFonts w:ascii="Arial" w:eastAsia="Times New Roman" w:hAnsi="Arial" w:cs="Arial"/>
                <w:b/>
                <w:bCs/>
                <w:color w:val="000000"/>
                <w:sz w:val="20"/>
                <w:szCs w:val="20"/>
                <w:lang w:val="en-US" w:eastAsia="en-US"/>
              </w:rPr>
            </w:pPr>
          </w:p>
        </w:tc>
        <w:tc>
          <w:tcPr>
            <w:tcW w:w="1329" w:type="dxa"/>
            <w:vMerge/>
            <w:tcBorders>
              <w:top w:val="single" w:sz="8" w:space="0" w:color="000000"/>
              <w:left w:val="single" w:sz="8" w:space="0" w:color="000000"/>
              <w:bottom w:val="nil"/>
              <w:right w:val="single" w:sz="8" w:space="0" w:color="000000"/>
            </w:tcBorders>
            <w:vAlign w:val="center"/>
            <w:hideMark/>
          </w:tcPr>
          <w:p w14:paraId="3C74BB48" w14:textId="77777777" w:rsidR="00FC5C22" w:rsidRPr="00A03A06" w:rsidRDefault="00FC5C22" w:rsidP="009E2B1B">
            <w:pPr>
              <w:rPr>
                <w:rFonts w:ascii="Arial" w:eastAsia="Times New Roman" w:hAnsi="Arial" w:cs="Arial"/>
                <w:b/>
                <w:bCs/>
                <w:color w:val="000000"/>
                <w:sz w:val="20"/>
                <w:szCs w:val="20"/>
                <w:lang w:val="en-US" w:eastAsia="en-US"/>
              </w:rPr>
            </w:pPr>
          </w:p>
        </w:tc>
        <w:tc>
          <w:tcPr>
            <w:tcW w:w="950" w:type="dxa"/>
            <w:tcBorders>
              <w:top w:val="nil"/>
              <w:left w:val="nil"/>
              <w:bottom w:val="nil"/>
              <w:right w:val="single" w:sz="8" w:space="0" w:color="000000"/>
            </w:tcBorders>
            <w:shd w:val="clear" w:color="000000" w:fill="C0C0C0"/>
            <w:vAlign w:val="center"/>
            <w:hideMark/>
          </w:tcPr>
          <w:p w14:paraId="654189ED"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(mês 01 a 04)</w:t>
            </w:r>
          </w:p>
        </w:tc>
        <w:tc>
          <w:tcPr>
            <w:tcW w:w="960" w:type="dxa"/>
            <w:tcBorders>
              <w:top w:val="nil"/>
              <w:left w:val="nil"/>
              <w:bottom w:val="nil"/>
              <w:right w:val="single" w:sz="8" w:space="0" w:color="000000"/>
            </w:tcBorders>
            <w:shd w:val="clear" w:color="000000" w:fill="C0C0C0"/>
            <w:vAlign w:val="center"/>
            <w:hideMark/>
          </w:tcPr>
          <w:p w14:paraId="1E5541F6"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(mês 05 a 08)</w:t>
            </w:r>
          </w:p>
        </w:tc>
        <w:tc>
          <w:tcPr>
            <w:tcW w:w="950" w:type="dxa"/>
            <w:tcBorders>
              <w:top w:val="nil"/>
              <w:left w:val="nil"/>
              <w:bottom w:val="nil"/>
              <w:right w:val="single" w:sz="8" w:space="0" w:color="000000"/>
            </w:tcBorders>
            <w:shd w:val="clear" w:color="000000" w:fill="C0C0C0"/>
            <w:vAlign w:val="center"/>
            <w:hideMark/>
          </w:tcPr>
          <w:p w14:paraId="47D02D51"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(mês 09 a 12)</w:t>
            </w:r>
          </w:p>
        </w:tc>
        <w:tc>
          <w:tcPr>
            <w:tcW w:w="950" w:type="dxa"/>
            <w:tcBorders>
              <w:top w:val="nil"/>
              <w:left w:val="nil"/>
              <w:bottom w:val="nil"/>
              <w:right w:val="single" w:sz="8" w:space="0" w:color="000000"/>
            </w:tcBorders>
            <w:shd w:val="clear" w:color="000000" w:fill="C0C0C0"/>
            <w:vAlign w:val="center"/>
            <w:hideMark/>
          </w:tcPr>
          <w:p w14:paraId="18676A0C"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(mês 13 a 16)</w:t>
            </w:r>
          </w:p>
        </w:tc>
        <w:tc>
          <w:tcPr>
            <w:tcW w:w="960" w:type="dxa"/>
            <w:tcBorders>
              <w:top w:val="nil"/>
              <w:left w:val="nil"/>
              <w:bottom w:val="nil"/>
              <w:right w:val="single" w:sz="8" w:space="0" w:color="000000"/>
            </w:tcBorders>
            <w:shd w:val="clear" w:color="000000" w:fill="C0C0C0"/>
            <w:vAlign w:val="center"/>
            <w:hideMark/>
          </w:tcPr>
          <w:p w14:paraId="525C1E3B"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(mês 17 a 20)</w:t>
            </w:r>
          </w:p>
        </w:tc>
        <w:tc>
          <w:tcPr>
            <w:tcW w:w="960" w:type="dxa"/>
            <w:tcBorders>
              <w:top w:val="nil"/>
              <w:left w:val="nil"/>
              <w:bottom w:val="nil"/>
              <w:right w:val="single" w:sz="8" w:space="0" w:color="000000"/>
            </w:tcBorders>
            <w:shd w:val="clear" w:color="000000" w:fill="C0C0C0"/>
            <w:vAlign w:val="center"/>
            <w:hideMark/>
          </w:tcPr>
          <w:p w14:paraId="3300AF67" w14:textId="77777777" w:rsidR="00FC5C22" w:rsidRPr="00A03A06" w:rsidRDefault="00FC5C22" w:rsidP="009E2B1B">
            <w:pPr>
              <w:rPr>
                <w:rFonts w:ascii="Arial" w:eastAsia="Times New Roman" w:hAnsi="Arial" w:cs="Arial"/>
                <w:b/>
                <w:bCs/>
                <w:color w:val="000000"/>
                <w:sz w:val="20"/>
                <w:szCs w:val="20"/>
                <w:lang w:val="en-US" w:eastAsia="en-US"/>
              </w:rPr>
            </w:pPr>
            <w:r w:rsidRPr="00A03A06">
              <w:rPr>
                <w:rFonts w:ascii="Arial" w:eastAsia="Times New Roman" w:hAnsi="Arial" w:cs="Arial"/>
                <w:b/>
                <w:bCs/>
                <w:color w:val="000000"/>
                <w:sz w:val="20"/>
                <w:szCs w:val="20"/>
                <w:lang w:val="en-US" w:eastAsia="en-US"/>
              </w:rPr>
              <w:t>(mês 20 a 24)</w:t>
            </w:r>
          </w:p>
        </w:tc>
      </w:tr>
      <w:tr w:rsidR="00FC5C22" w:rsidRPr="00A03A06" w14:paraId="23C081AA" w14:textId="77777777" w:rsidTr="009E2B1B">
        <w:trPr>
          <w:trHeight w:val="2565"/>
        </w:trPr>
        <w:tc>
          <w:tcPr>
            <w:tcW w:w="15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0C531A1" w14:textId="77777777" w:rsidR="00FC5C22" w:rsidRPr="00A03A06" w:rsidRDefault="00FC5C22" w:rsidP="009E2B1B">
            <w:pPr>
              <w:jc w:val="cente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1.</w:t>
            </w:r>
            <w:r w:rsidRPr="00A03A06">
              <w:rPr>
                <w:rFonts w:ascii="Arial" w:eastAsia="Times New Roman" w:hAnsi="Arial" w:cs="Arial"/>
                <w:color w:val="008080"/>
                <w:sz w:val="20"/>
                <w:szCs w:val="20"/>
                <w:u w:val="single"/>
                <w:lang w:eastAsia="en-US"/>
              </w:rPr>
              <w:t xml:space="preserve"> Divulgar os resultados alcançados pelo Projeto Tanto Mar ao grande público, sensibilizando através de ação contínua de comunicação, com destaque para os usuários diretos dos recifes de coral</w:t>
            </w:r>
          </w:p>
        </w:tc>
        <w:tc>
          <w:tcPr>
            <w:tcW w:w="162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0DC142" w14:textId="77777777" w:rsidR="00FC5C22" w:rsidRPr="00A03A06" w:rsidRDefault="00FC5C22" w:rsidP="009E2B1B">
            <w:pP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A</w:t>
            </w:r>
            <w:r w:rsidRPr="00A03A06">
              <w:rPr>
                <w:rFonts w:ascii="Arial" w:eastAsia="Times New Roman" w:hAnsi="Arial" w:cs="Arial"/>
                <w:color w:val="008080"/>
                <w:sz w:val="20"/>
                <w:szCs w:val="20"/>
                <w:u w:val="single"/>
                <w:lang w:eastAsia="en-US"/>
              </w:rPr>
              <w:t xml:space="preserve">. Participação em evento comunitário na região de Prado (BA) e de Armação dos Búzios (RJ), uniformes </w:t>
            </w:r>
          </w:p>
        </w:tc>
        <w:tc>
          <w:tcPr>
            <w:tcW w:w="14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BBDDA9" w14:textId="77777777" w:rsidR="00FC5C22" w:rsidRPr="00A03A06" w:rsidRDefault="00FC5C22" w:rsidP="009E2B1B">
            <w:pP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Comunidade local, membros envolvidos no projeto e turistas.</w:t>
            </w:r>
          </w:p>
        </w:tc>
        <w:tc>
          <w:tcPr>
            <w:tcW w:w="1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3390AF"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Camisas</w:t>
            </w:r>
          </w:p>
        </w:tc>
        <w:tc>
          <w:tcPr>
            <w:tcW w:w="13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1425FD1"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 xml:space="preserve">500 </w:t>
            </w:r>
          </w:p>
        </w:tc>
        <w:tc>
          <w:tcPr>
            <w:tcW w:w="95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A62B162"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3C0259"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5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32F304"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5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A19C66"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F9B485"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8F2664"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r>
      <w:tr w:rsidR="00FC5C22" w:rsidRPr="00A03A06" w14:paraId="63732F77" w14:textId="77777777" w:rsidTr="009E2B1B">
        <w:trPr>
          <w:trHeight w:val="276"/>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2B3B22D9"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tcBorders>
              <w:top w:val="single" w:sz="4" w:space="0" w:color="auto"/>
              <w:left w:val="single" w:sz="4" w:space="0" w:color="auto"/>
              <w:bottom w:val="single" w:sz="4" w:space="0" w:color="auto"/>
              <w:right w:val="single" w:sz="4" w:space="0" w:color="auto"/>
            </w:tcBorders>
            <w:vAlign w:val="center"/>
            <w:hideMark/>
          </w:tcPr>
          <w:p w14:paraId="16B4B6FD" w14:textId="77777777" w:rsidR="00FC5C22" w:rsidRPr="00A03A06" w:rsidRDefault="00FC5C22" w:rsidP="009E2B1B">
            <w:pPr>
              <w:rPr>
                <w:rFonts w:ascii="Arial" w:eastAsia="Times New Roman" w:hAnsi="Arial" w:cs="Arial"/>
                <w:color w:val="000000"/>
                <w:sz w:val="20"/>
                <w:szCs w:val="20"/>
                <w:lang w:val="en-US" w:eastAsia="en-US"/>
              </w:rPr>
            </w:pPr>
          </w:p>
        </w:tc>
        <w:tc>
          <w:tcPr>
            <w:tcW w:w="1420" w:type="dxa"/>
            <w:vMerge/>
            <w:tcBorders>
              <w:top w:val="single" w:sz="4" w:space="0" w:color="auto"/>
              <w:left w:val="single" w:sz="4" w:space="0" w:color="auto"/>
              <w:bottom w:val="single" w:sz="4" w:space="0" w:color="auto"/>
              <w:right w:val="single" w:sz="4" w:space="0" w:color="auto"/>
            </w:tcBorders>
            <w:vAlign w:val="center"/>
            <w:hideMark/>
          </w:tcPr>
          <w:p w14:paraId="2DDCC311" w14:textId="77777777" w:rsidR="00FC5C22" w:rsidRPr="00A03A06" w:rsidRDefault="00FC5C22" w:rsidP="009E2B1B">
            <w:pPr>
              <w:rPr>
                <w:rFonts w:ascii="Arial" w:eastAsia="Times New Roman" w:hAnsi="Arial" w:cs="Arial"/>
                <w:color w:val="000000"/>
                <w:sz w:val="20"/>
                <w:szCs w:val="20"/>
                <w:lang w:val="en-US" w:eastAsia="en-US"/>
              </w:rPr>
            </w:pPr>
          </w:p>
        </w:tc>
        <w:tc>
          <w:tcPr>
            <w:tcW w:w="1689" w:type="dxa"/>
            <w:vMerge/>
            <w:tcBorders>
              <w:top w:val="single" w:sz="4" w:space="0" w:color="auto"/>
              <w:left w:val="single" w:sz="4" w:space="0" w:color="auto"/>
              <w:bottom w:val="single" w:sz="4" w:space="0" w:color="auto"/>
              <w:right w:val="single" w:sz="4" w:space="0" w:color="auto"/>
            </w:tcBorders>
            <w:vAlign w:val="center"/>
            <w:hideMark/>
          </w:tcPr>
          <w:p w14:paraId="09343962" w14:textId="77777777" w:rsidR="00FC5C22" w:rsidRPr="00A03A06" w:rsidRDefault="00FC5C22" w:rsidP="009E2B1B">
            <w:pPr>
              <w:rPr>
                <w:rFonts w:ascii="Arial" w:eastAsia="Times New Roman" w:hAnsi="Arial" w:cs="Arial"/>
                <w:color w:val="000000"/>
                <w:sz w:val="20"/>
                <w:szCs w:val="20"/>
                <w:lang w:val="en-US" w:eastAsia="en-US"/>
              </w:rPr>
            </w:pPr>
          </w:p>
        </w:tc>
        <w:tc>
          <w:tcPr>
            <w:tcW w:w="1329" w:type="dxa"/>
            <w:vMerge/>
            <w:tcBorders>
              <w:top w:val="single" w:sz="4" w:space="0" w:color="auto"/>
              <w:left w:val="single" w:sz="4" w:space="0" w:color="auto"/>
              <w:bottom w:val="single" w:sz="4" w:space="0" w:color="auto"/>
              <w:right w:val="single" w:sz="4" w:space="0" w:color="auto"/>
            </w:tcBorders>
            <w:vAlign w:val="center"/>
            <w:hideMark/>
          </w:tcPr>
          <w:p w14:paraId="338A2A66" w14:textId="77777777" w:rsidR="00FC5C22" w:rsidRPr="00A03A06" w:rsidRDefault="00FC5C22" w:rsidP="009E2B1B">
            <w:pPr>
              <w:rPr>
                <w:rFonts w:ascii="Arial" w:eastAsia="Times New Roman" w:hAnsi="Arial" w:cs="Arial"/>
                <w:color w:val="000000"/>
                <w:sz w:val="20"/>
                <w:szCs w:val="20"/>
                <w:lang w:val="en-US" w:eastAsia="en-US"/>
              </w:rPr>
            </w:pPr>
          </w:p>
        </w:tc>
        <w:tc>
          <w:tcPr>
            <w:tcW w:w="950" w:type="dxa"/>
            <w:vMerge/>
            <w:tcBorders>
              <w:top w:val="single" w:sz="4" w:space="0" w:color="auto"/>
              <w:left w:val="single" w:sz="4" w:space="0" w:color="auto"/>
              <w:bottom w:val="single" w:sz="4" w:space="0" w:color="auto"/>
              <w:right w:val="single" w:sz="4" w:space="0" w:color="auto"/>
            </w:tcBorders>
            <w:vAlign w:val="center"/>
            <w:hideMark/>
          </w:tcPr>
          <w:p w14:paraId="56895951" w14:textId="77777777" w:rsidR="00FC5C22" w:rsidRPr="00A03A06" w:rsidRDefault="00FC5C22" w:rsidP="009E2B1B">
            <w:pPr>
              <w:rPr>
                <w:rFonts w:ascii="Arial" w:eastAsia="Times New Roman" w:hAnsi="Arial" w:cs="Arial"/>
                <w:color w:val="000000"/>
                <w:sz w:val="20"/>
                <w:szCs w:val="20"/>
                <w:lang w:val="en-US" w:eastAsia="en-US"/>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6E345AD7" w14:textId="77777777" w:rsidR="00FC5C22" w:rsidRPr="00A03A06" w:rsidRDefault="00FC5C22" w:rsidP="009E2B1B">
            <w:pPr>
              <w:rPr>
                <w:rFonts w:ascii="Arial" w:eastAsia="Times New Roman" w:hAnsi="Arial" w:cs="Arial"/>
                <w:color w:val="000000"/>
                <w:sz w:val="20"/>
                <w:szCs w:val="20"/>
                <w:lang w:val="en-US" w:eastAsia="en-US"/>
              </w:rPr>
            </w:pPr>
          </w:p>
        </w:tc>
        <w:tc>
          <w:tcPr>
            <w:tcW w:w="950" w:type="dxa"/>
            <w:vMerge/>
            <w:tcBorders>
              <w:top w:val="single" w:sz="4" w:space="0" w:color="auto"/>
              <w:left w:val="single" w:sz="4" w:space="0" w:color="auto"/>
              <w:bottom w:val="single" w:sz="4" w:space="0" w:color="auto"/>
              <w:right w:val="single" w:sz="4" w:space="0" w:color="auto"/>
            </w:tcBorders>
            <w:vAlign w:val="center"/>
            <w:hideMark/>
          </w:tcPr>
          <w:p w14:paraId="698DED87" w14:textId="77777777" w:rsidR="00FC5C22" w:rsidRPr="00A03A06" w:rsidRDefault="00FC5C22" w:rsidP="009E2B1B">
            <w:pPr>
              <w:rPr>
                <w:rFonts w:ascii="Arial" w:eastAsia="Times New Roman" w:hAnsi="Arial" w:cs="Arial"/>
                <w:color w:val="000000"/>
                <w:sz w:val="20"/>
                <w:szCs w:val="20"/>
                <w:lang w:val="en-US" w:eastAsia="en-US"/>
              </w:rPr>
            </w:pPr>
          </w:p>
        </w:tc>
        <w:tc>
          <w:tcPr>
            <w:tcW w:w="950" w:type="dxa"/>
            <w:vMerge/>
            <w:tcBorders>
              <w:top w:val="single" w:sz="4" w:space="0" w:color="auto"/>
              <w:left w:val="single" w:sz="4" w:space="0" w:color="auto"/>
              <w:bottom w:val="single" w:sz="4" w:space="0" w:color="auto"/>
              <w:right w:val="single" w:sz="4" w:space="0" w:color="auto"/>
            </w:tcBorders>
            <w:vAlign w:val="center"/>
            <w:hideMark/>
          </w:tcPr>
          <w:p w14:paraId="04DE44F7" w14:textId="77777777" w:rsidR="00FC5C22" w:rsidRPr="00A03A06" w:rsidRDefault="00FC5C22" w:rsidP="009E2B1B">
            <w:pPr>
              <w:rPr>
                <w:rFonts w:ascii="Arial" w:eastAsia="Times New Roman" w:hAnsi="Arial" w:cs="Arial"/>
                <w:color w:val="000000"/>
                <w:sz w:val="20"/>
                <w:szCs w:val="20"/>
                <w:lang w:val="en-US" w:eastAsia="en-US"/>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5E0860F1" w14:textId="77777777" w:rsidR="00FC5C22" w:rsidRPr="00A03A06" w:rsidRDefault="00FC5C22" w:rsidP="009E2B1B">
            <w:pPr>
              <w:rPr>
                <w:rFonts w:ascii="Arial" w:eastAsia="Times New Roman" w:hAnsi="Arial" w:cs="Arial"/>
                <w:color w:val="000000"/>
                <w:sz w:val="20"/>
                <w:szCs w:val="20"/>
                <w:lang w:val="en-US" w:eastAsia="en-US"/>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027BD3A6" w14:textId="77777777" w:rsidR="00FC5C22" w:rsidRPr="00A03A06" w:rsidRDefault="00FC5C22" w:rsidP="009E2B1B">
            <w:pPr>
              <w:rPr>
                <w:rFonts w:ascii="Arial" w:eastAsia="Times New Roman" w:hAnsi="Arial" w:cs="Arial"/>
                <w:color w:val="000000"/>
                <w:sz w:val="20"/>
                <w:szCs w:val="20"/>
                <w:lang w:val="en-US" w:eastAsia="en-US"/>
              </w:rPr>
            </w:pPr>
          </w:p>
        </w:tc>
      </w:tr>
      <w:tr w:rsidR="00FC5C22" w:rsidRPr="00A03A06" w14:paraId="5CE5F7AC" w14:textId="77777777" w:rsidTr="009E2B1B">
        <w:trPr>
          <w:trHeight w:val="3195"/>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54F0CFDC"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tcBorders>
              <w:top w:val="nil"/>
              <w:left w:val="nil"/>
              <w:bottom w:val="single" w:sz="4" w:space="0" w:color="auto"/>
              <w:right w:val="single" w:sz="4" w:space="0" w:color="auto"/>
            </w:tcBorders>
            <w:shd w:val="clear" w:color="auto" w:fill="auto"/>
            <w:vAlign w:val="center"/>
            <w:hideMark/>
          </w:tcPr>
          <w:p w14:paraId="3562FD6B" w14:textId="77777777" w:rsidR="00FC5C22" w:rsidRPr="00A03A06" w:rsidRDefault="00FC5C22" w:rsidP="009E2B1B">
            <w:pP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 xml:space="preserve">B. </w:t>
            </w:r>
            <w:r w:rsidRPr="00A03A06">
              <w:rPr>
                <w:rFonts w:ascii="Arial" w:eastAsia="Times New Roman" w:hAnsi="Arial" w:cs="Arial"/>
                <w:color w:val="008080"/>
                <w:sz w:val="20"/>
                <w:szCs w:val="20"/>
                <w:u w:val="single"/>
                <w:lang w:eastAsia="en-US"/>
              </w:rPr>
              <w:t>Participação em evento comunitário na região de Prado (BA) e de Armação dos Búzios (RJ), divulgação na comunidade.</w:t>
            </w:r>
          </w:p>
        </w:tc>
        <w:tc>
          <w:tcPr>
            <w:tcW w:w="1420" w:type="dxa"/>
            <w:tcBorders>
              <w:top w:val="nil"/>
              <w:left w:val="nil"/>
              <w:bottom w:val="single" w:sz="4" w:space="0" w:color="auto"/>
              <w:right w:val="single" w:sz="4" w:space="0" w:color="auto"/>
            </w:tcBorders>
            <w:shd w:val="clear" w:color="auto" w:fill="auto"/>
            <w:vAlign w:val="center"/>
            <w:hideMark/>
          </w:tcPr>
          <w:p w14:paraId="31A0CB30" w14:textId="77777777" w:rsidR="00FC5C22" w:rsidRPr="00A03A06" w:rsidRDefault="00FC5C22" w:rsidP="009E2B1B">
            <w:pPr>
              <w:rPr>
                <w:rFonts w:ascii="Arial" w:eastAsia="Times New Roman" w:hAnsi="Arial" w:cs="Arial"/>
                <w:b/>
                <w:bCs/>
                <w:color w:val="000000"/>
                <w:sz w:val="20"/>
                <w:szCs w:val="20"/>
                <w:lang w:eastAsia="en-US"/>
              </w:rPr>
            </w:pPr>
            <w:r w:rsidRPr="00A03A06">
              <w:rPr>
                <w:rFonts w:ascii="Arial" w:eastAsia="Times New Roman" w:hAnsi="Arial" w:cs="Arial"/>
                <w:b/>
                <w:bCs/>
                <w:color w:val="000000"/>
                <w:sz w:val="20"/>
                <w:szCs w:val="20"/>
                <w:lang w:eastAsia="en-US"/>
              </w:rPr>
              <w:t> </w:t>
            </w:r>
            <w:r w:rsidRPr="00A03A06">
              <w:rPr>
                <w:rFonts w:ascii="Arial" w:eastAsia="Times New Roman" w:hAnsi="Arial" w:cs="Arial"/>
                <w:color w:val="008080"/>
                <w:sz w:val="20"/>
                <w:szCs w:val="20"/>
                <w:u w:val="single"/>
                <w:lang w:eastAsia="en-US"/>
              </w:rPr>
              <w:t>Comunidade local (BA eRJ) e turistas.</w:t>
            </w:r>
          </w:p>
        </w:tc>
        <w:tc>
          <w:tcPr>
            <w:tcW w:w="1689" w:type="dxa"/>
            <w:tcBorders>
              <w:top w:val="nil"/>
              <w:left w:val="nil"/>
              <w:bottom w:val="single" w:sz="4" w:space="0" w:color="auto"/>
              <w:right w:val="single" w:sz="4" w:space="0" w:color="auto"/>
            </w:tcBorders>
            <w:shd w:val="clear" w:color="auto" w:fill="auto"/>
            <w:vAlign w:val="center"/>
            <w:hideMark/>
          </w:tcPr>
          <w:p w14:paraId="009FB7B3" w14:textId="77777777" w:rsidR="00FC5C22" w:rsidRPr="00A03A06" w:rsidRDefault="00FC5C22" w:rsidP="009E2B1B">
            <w:pPr>
              <w:rPr>
                <w:rFonts w:ascii="Arial" w:eastAsia="Times New Roman" w:hAnsi="Arial" w:cs="Arial"/>
                <w:color w:val="FF0000"/>
                <w:sz w:val="20"/>
                <w:szCs w:val="20"/>
                <w:lang w:eastAsia="en-US"/>
              </w:rPr>
            </w:pPr>
            <w:r w:rsidRPr="00A03A06">
              <w:rPr>
                <w:rFonts w:ascii="Arial" w:eastAsia="Times New Roman" w:hAnsi="Arial" w:cs="Arial"/>
                <w:strike/>
                <w:color w:val="FF0000"/>
                <w:sz w:val="20"/>
                <w:szCs w:val="20"/>
                <w:lang w:eastAsia="en-US"/>
              </w:rPr>
              <w:t> </w:t>
            </w:r>
          </w:p>
        </w:tc>
        <w:tc>
          <w:tcPr>
            <w:tcW w:w="1329" w:type="dxa"/>
            <w:tcBorders>
              <w:top w:val="nil"/>
              <w:left w:val="nil"/>
              <w:bottom w:val="single" w:sz="4" w:space="0" w:color="auto"/>
              <w:right w:val="single" w:sz="4" w:space="0" w:color="auto"/>
            </w:tcBorders>
            <w:shd w:val="clear" w:color="auto" w:fill="auto"/>
            <w:vAlign w:val="center"/>
            <w:hideMark/>
          </w:tcPr>
          <w:p w14:paraId="0A56F78B" w14:textId="77777777" w:rsidR="00FC5C22" w:rsidRPr="00A03A06" w:rsidRDefault="00FC5C22" w:rsidP="009E2B1B">
            <w:pPr>
              <w:rPr>
                <w:rFonts w:ascii="Arial" w:eastAsia="Times New Roman" w:hAnsi="Arial" w:cs="Arial"/>
                <w:color w:val="FF0000"/>
                <w:sz w:val="20"/>
                <w:szCs w:val="20"/>
                <w:lang w:eastAsia="en-US"/>
              </w:rPr>
            </w:pPr>
            <w:r w:rsidRPr="00A03A06">
              <w:rPr>
                <w:rFonts w:ascii="Arial" w:eastAsia="Times New Roman" w:hAnsi="Arial" w:cs="Arial"/>
                <w:strike/>
                <w:color w:val="FF0000"/>
                <w:sz w:val="20"/>
                <w:szCs w:val="20"/>
                <w:lang w:eastAsia="en-US"/>
              </w:rPr>
              <w:t> </w:t>
            </w:r>
          </w:p>
        </w:tc>
        <w:tc>
          <w:tcPr>
            <w:tcW w:w="950" w:type="dxa"/>
            <w:tcBorders>
              <w:top w:val="nil"/>
              <w:left w:val="nil"/>
              <w:bottom w:val="single" w:sz="4" w:space="0" w:color="auto"/>
              <w:right w:val="single" w:sz="4" w:space="0" w:color="auto"/>
            </w:tcBorders>
            <w:shd w:val="clear" w:color="000000" w:fill="FFFFFF"/>
            <w:vAlign w:val="center"/>
            <w:hideMark/>
          </w:tcPr>
          <w:p w14:paraId="456334BD"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09EB0035"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17739C44"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493E9A38"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01AF350F"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39932457"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r>
      <w:tr w:rsidR="00FC5C22" w:rsidRPr="00A03A06" w14:paraId="39A08E33" w14:textId="77777777" w:rsidTr="009E2B1B">
        <w:trPr>
          <w:trHeight w:val="3255"/>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7D5B58B3"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tcBorders>
              <w:top w:val="nil"/>
              <w:left w:val="nil"/>
              <w:bottom w:val="single" w:sz="4" w:space="0" w:color="auto"/>
              <w:right w:val="single" w:sz="4" w:space="0" w:color="auto"/>
            </w:tcBorders>
            <w:shd w:val="clear" w:color="auto" w:fill="auto"/>
            <w:vAlign w:val="center"/>
            <w:hideMark/>
          </w:tcPr>
          <w:p w14:paraId="3466B55A" w14:textId="77777777" w:rsidR="00FC5C22" w:rsidRPr="00A03A06" w:rsidRDefault="00FC5C22" w:rsidP="009E2B1B">
            <w:pP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C.</w:t>
            </w:r>
            <w:r w:rsidRPr="00A03A06">
              <w:rPr>
                <w:rFonts w:ascii="Arial" w:eastAsia="Times New Roman" w:hAnsi="Arial" w:cs="Arial"/>
                <w:color w:val="008080"/>
                <w:sz w:val="20"/>
                <w:szCs w:val="20"/>
                <w:u w:val="single"/>
                <w:lang w:eastAsia="en-US"/>
              </w:rPr>
              <w:t xml:space="preserve"> Participação em evento comunitário na região de Prado (BA) e de Armação dos Búzios (RJ), divulgação na comunidade</w:t>
            </w:r>
          </w:p>
        </w:tc>
        <w:tc>
          <w:tcPr>
            <w:tcW w:w="1420" w:type="dxa"/>
            <w:tcBorders>
              <w:top w:val="nil"/>
              <w:left w:val="nil"/>
              <w:bottom w:val="single" w:sz="4" w:space="0" w:color="auto"/>
              <w:right w:val="single" w:sz="4" w:space="0" w:color="auto"/>
            </w:tcBorders>
            <w:shd w:val="clear" w:color="auto" w:fill="auto"/>
            <w:vAlign w:val="center"/>
            <w:hideMark/>
          </w:tcPr>
          <w:p w14:paraId="63480DF1" w14:textId="77777777" w:rsidR="00FC5C22" w:rsidRPr="00A03A06" w:rsidRDefault="00FC5C22" w:rsidP="009E2B1B">
            <w:pPr>
              <w:rPr>
                <w:rFonts w:ascii="Arial" w:eastAsia="Times New Roman" w:hAnsi="Arial" w:cs="Arial"/>
                <w:b/>
                <w:bCs/>
                <w:color w:val="000000"/>
                <w:sz w:val="20"/>
                <w:szCs w:val="20"/>
                <w:lang w:eastAsia="en-US"/>
              </w:rPr>
            </w:pPr>
            <w:r w:rsidRPr="00A03A06">
              <w:rPr>
                <w:rFonts w:ascii="Arial" w:eastAsia="Times New Roman" w:hAnsi="Arial" w:cs="Arial"/>
                <w:b/>
                <w:bCs/>
                <w:color w:val="000000"/>
                <w:sz w:val="20"/>
                <w:szCs w:val="20"/>
                <w:lang w:eastAsia="en-US"/>
              </w:rPr>
              <w:t> </w:t>
            </w:r>
            <w:r w:rsidRPr="00A03A06">
              <w:rPr>
                <w:rFonts w:ascii="Arial" w:eastAsia="Times New Roman" w:hAnsi="Arial" w:cs="Arial"/>
                <w:color w:val="008080"/>
                <w:sz w:val="20"/>
                <w:szCs w:val="20"/>
                <w:u w:val="single"/>
                <w:lang w:eastAsia="en-US"/>
              </w:rPr>
              <w:t>Comunidade local (BA e RJ) e turistas</w:t>
            </w:r>
          </w:p>
        </w:tc>
        <w:tc>
          <w:tcPr>
            <w:tcW w:w="1689" w:type="dxa"/>
            <w:tcBorders>
              <w:top w:val="nil"/>
              <w:left w:val="nil"/>
              <w:bottom w:val="single" w:sz="4" w:space="0" w:color="auto"/>
              <w:right w:val="single" w:sz="4" w:space="0" w:color="auto"/>
            </w:tcBorders>
            <w:shd w:val="clear" w:color="auto" w:fill="auto"/>
            <w:vAlign w:val="center"/>
            <w:hideMark/>
          </w:tcPr>
          <w:p w14:paraId="5E4BC4FE"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Folhetos</w:t>
            </w:r>
          </w:p>
        </w:tc>
        <w:tc>
          <w:tcPr>
            <w:tcW w:w="1329" w:type="dxa"/>
            <w:tcBorders>
              <w:top w:val="nil"/>
              <w:left w:val="nil"/>
              <w:bottom w:val="single" w:sz="4" w:space="0" w:color="auto"/>
              <w:right w:val="single" w:sz="4" w:space="0" w:color="auto"/>
            </w:tcBorders>
            <w:shd w:val="clear" w:color="auto" w:fill="auto"/>
            <w:vAlign w:val="center"/>
            <w:hideMark/>
          </w:tcPr>
          <w:p w14:paraId="1BD13A70"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2000</w:t>
            </w:r>
          </w:p>
        </w:tc>
        <w:tc>
          <w:tcPr>
            <w:tcW w:w="950" w:type="dxa"/>
            <w:tcBorders>
              <w:top w:val="nil"/>
              <w:left w:val="nil"/>
              <w:bottom w:val="single" w:sz="4" w:space="0" w:color="auto"/>
              <w:right w:val="single" w:sz="4" w:space="0" w:color="auto"/>
            </w:tcBorders>
            <w:shd w:val="clear" w:color="000000" w:fill="FFFFFF"/>
            <w:vAlign w:val="center"/>
            <w:hideMark/>
          </w:tcPr>
          <w:p w14:paraId="44BB9F52"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6CDBF550"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4D5EE6D0" w14:textId="77777777" w:rsidR="00FC5C22" w:rsidRPr="00A03A06" w:rsidRDefault="00FC5C22" w:rsidP="009E2B1B">
            <w:pPr>
              <w:rPr>
                <w:rFonts w:ascii="Arial" w:eastAsia="Times New Roman" w:hAnsi="Arial" w:cs="Arial"/>
                <w:color w:val="FF0000"/>
                <w:sz w:val="20"/>
                <w:szCs w:val="20"/>
                <w:lang w:val="en-US" w:eastAsia="en-US"/>
              </w:rPr>
            </w:pPr>
            <w:r w:rsidRPr="00A03A06">
              <w:rPr>
                <w:rFonts w:ascii="Arial" w:eastAsia="Times New Roman" w:hAnsi="Arial" w:cs="Arial"/>
                <w:strike/>
                <w:color w:val="FF0000"/>
                <w:sz w:val="20"/>
                <w:szCs w:val="20"/>
                <w:lang w:eastAsia="en-US"/>
              </w:rPr>
              <w:t> </w:t>
            </w:r>
          </w:p>
        </w:tc>
        <w:tc>
          <w:tcPr>
            <w:tcW w:w="950" w:type="dxa"/>
            <w:tcBorders>
              <w:top w:val="nil"/>
              <w:left w:val="nil"/>
              <w:bottom w:val="single" w:sz="4" w:space="0" w:color="auto"/>
              <w:right w:val="single" w:sz="4" w:space="0" w:color="auto"/>
            </w:tcBorders>
            <w:shd w:val="clear" w:color="000000" w:fill="FFFFFF"/>
            <w:vAlign w:val="center"/>
            <w:hideMark/>
          </w:tcPr>
          <w:p w14:paraId="4CC99101"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6BCCAC3A"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25F8173F"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r>
      <w:tr w:rsidR="00FC5C22" w:rsidRPr="00A03A06" w14:paraId="4C17C7A5" w14:textId="77777777" w:rsidTr="009E2B1B">
        <w:trPr>
          <w:trHeight w:val="2520"/>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5F7C0AD9"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val="restart"/>
            <w:tcBorders>
              <w:top w:val="nil"/>
              <w:left w:val="single" w:sz="4" w:space="0" w:color="auto"/>
              <w:bottom w:val="single" w:sz="4" w:space="0" w:color="auto"/>
              <w:right w:val="single" w:sz="4" w:space="0" w:color="auto"/>
            </w:tcBorders>
            <w:shd w:val="clear" w:color="auto" w:fill="auto"/>
            <w:vAlign w:val="center"/>
            <w:hideMark/>
          </w:tcPr>
          <w:p w14:paraId="34B91C3F" w14:textId="77777777" w:rsidR="00FC5C22" w:rsidRPr="00A03A06" w:rsidRDefault="00FC5C22" w:rsidP="009E2B1B">
            <w:pPr>
              <w:rPr>
                <w:rFonts w:ascii="Arial" w:eastAsia="Times New Roman" w:hAnsi="Arial" w:cs="Arial"/>
                <w:color w:val="008080"/>
                <w:sz w:val="20"/>
                <w:szCs w:val="20"/>
                <w:u w:val="single"/>
                <w:lang w:eastAsia="en-US"/>
              </w:rPr>
            </w:pPr>
            <w:r w:rsidRPr="00A03A06">
              <w:rPr>
                <w:rFonts w:ascii="Arial" w:eastAsia="Times New Roman" w:hAnsi="Arial" w:cs="Arial"/>
                <w:color w:val="008080"/>
                <w:sz w:val="20"/>
                <w:szCs w:val="20"/>
                <w:u w:val="single"/>
                <w:lang w:eastAsia="en-US"/>
              </w:rPr>
              <w:t>D</w:t>
            </w:r>
            <w:r w:rsidRPr="00A03A06">
              <w:rPr>
                <w:rFonts w:ascii="Arial" w:eastAsia="Times New Roman" w:hAnsi="Arial" w:cs="Arial"/>
                <w:strike/>
                <w:color w:val="FF0000"/>
                <w:sz w:val="20"/>
                <w:szCs w:val="20"/>
                <w:lang w:eastAsia="en-US"/>
              </w:rPr>
              <w:t>A</w:t>
            </w:r>
            <w:r w:rsidRPr="00A03A06">
              <w:rPr>
                <w:rFonts w:ascii="Arial" w:eastAsia="Times New Roman" w:hAnsi="Arial" w:cs="Arial"/>
                <w:color w:val="000000"/>
                <w:sz w:val="20"/>
                <w:szCs w:val="20"/>
                <w:lang w:eastAsia="en-US"/>
              </w:rPr>
              <w:t>.</w:t>
            </w:r>
            <w:r w:rsidRPr="00A03A06">
              <w:rPr>
                <w:rFonts w:ascii="Arial" w:eastAsia="Times New Roman" w:hAnsi="Arial" w:cs="Arial"/>
                <w:color w:val="008080"/>
                <w:sz w:val="20"/>
                <w:szCs w:val="20"/>
                <w:u w:val="single"/>
                <w:lang w:eastAsia="en-US"/>
              </w:rPr>
              <w:t xml:space="preserve"> </w:t>
            </w:r>
            <w:r w:rsidRPr="00A03A06">
              <w:rPr>
                <w:rFonts w:ascii="Arial" w:eastAsia="Times New Roman" w:hAnsi="Arial" w:cs="Arial"/>
                <w:strike/>
                <w:color w:val="FF0000"/>
                <w:sz w:val="20"/>
                <w:szCs w:val="20"/>
                <w:lang w:eastAsia="en-US"/>
              </w:rPr>
              <w:t xml:space="preserve"> </w:t>
            </w:r>
            <w:r w:rsidRPr="00A03A06">
              <w:rPr>
                <w:rFonts w:ascii="Arial" w:eastAsia="Times New Roman" w:hAnsi="Arial" w:cs="Arial"/>
                <w:color w:val="008080"/>
                <w:sz w:val="20"/>
                <w:szCs w:val="20"/>
                <w:u w:val="single"/>
                <w:lang w:eastAsia="en-US"/>
              </w:rPr>
              <w:t xml:space="preserve">Desenvolver canal de comunicação mutiplataforma, “Guardiões dos </w:t>
            </w:r>
            <w:r>
              <w:rPr>
                <w:rFonts w:ascii="Arial" w:eastAsia="Times New Roman" w:hAnsi="Arial" w:cs="Arial"/>
                <w:color w:val="008080"/>
                <w:sz w:val="20"/>
                <w:szCs w:val="20"/>
                <w:u w:val="single"/>
                <w:lang w:eastAsia="en-US"/>
              </w:rPr>
              <w:t>Recife</w:t>
            </w:r>
            <w:r w:rsidRPr="00A03A06">
              <w:rPr>
                <w:rFonts w:ascii="Arial" w:eastAsia="Times New Roman" w:hAnsi="Arial" w:cs="Arial"/>
                <w:color w:val="008080"/>
                <w:sz w:val="20"/>
                <w:szCs w:val="20"/>
                <w:u w:val="single"/>
                <w:lang w:eastAsia="en-US"/>
              </w:rPr>
              <w:t>s” ou “Reefs Rangers”</w:t>
            </w:r>
          </w:p>
        </w:tc>
        <w:tc>
          <w:tcPr>
            <w:tcW w:w="1420" w:type="dxa"/>
            <w:tcBorders>
              <w:top w:val="nil"/>
              <w:left w:val="nil"/>
              <w:bottom w:val="single" w:sz="4" w:space="0" w:color="auto"/>
              <w:right w:val="single" w:sz="4" w:space="0" w:color="auto"/>
            </w:tcBorders>
            <w:shd w:val="clear" w:color="auto" w:fill="auto"/>
            <w:vAlign w:val="center"/>
            <w:hideMark/>
          </w:tcPr>
          <w:p w14:paraId="3C7D6891" w14:textId="77777777" w:rsidR="00FC5C22" w:rsidRPr="00A03A06" w:rsidRDefault="00FC5C22" w:rsidP="009E2B1B">
            <w:pP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Comunidade local (BA e RJ), membros envolvidos no projeto e população nacional e internacional.</w:t>
            </w:r>
          </w:p>
        </w:tc>
        <w:tc>
          <w:tcPr>
            <w:tcW w:w="1689" w:type="dxa"/>
            <w:tcBorders>
              <w:top w:val="nil"/>
              <w:left w:val="nil"/>
              <w:bottom w:val="single" w:sz="4" w:space="0" w:color="auto"/>
              <w:right w:val="single" w:sz="4" w:space="0" w:color="auto"/>
            </w:tcBorders>
            <w:shd w:val="clear" w:color="auto" w:fill="auto"/>
            <w:vAlign w:val="center"/>
            <w:hideMark/>
          </w:tcPr>
          <w:p w14:paraId="322147B0"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Website</w:t>
            </w:r>
          </w:p>
        </w:tc>
        <w:tc>
          <w:tcPr>
            <w:tcW w:w="1329" w:type="dxa"/>
            <w:tcBorders>
              <w:top w:val="nil"/>
              <w:left w:val="nil"/>
              <w:bottom w:val="single" w:sz="4" w:space="0" w:color="auto"/>
              <w:right w:val="single" w:sz="4" w:space="0" w:color="auto"/>
            </w:tcBorders>
            <w:shd w:val="clear" w:color="auto" w:fill="auto"/>
            <w:vAlign w:val="center"/>
            <w:hideMark/>
          </w:tcPr>
          <w:p w14:paraId="41C7E994"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1</w:t>
            </w:r>
          </w:p>
        </w:tc>
        <w:tc>
          <w:tcPr>
            <w:tcW w:w="950" w:type="dxa"/>
            <w:tcBorders>
              <w:top w:val="nil"/>
              <w:left w:val="nil"/>
              <w:bottom w:val="single" w:sz="4" w:space="0" w:color="auto"/>
              <w:right w:val="single" w:sz="4" w:space="0" w:color="auto"/>
            </w:tcBorders>
            <w:shd w:val="clear" w:color="000000" w:fill="FFFFFF"/>
            <w:vAlign w:val="center"/>
            <w:hideMark/>
          </w:tcPr>
          <w:p w14:paraId="2D58A6E9" w14:textId="77777777" w:rsidR="00FC5C22" w:rsidRPr="00A03A06" w:rsidRDefault="00FC5C22" w:rsidP="009E2B1B">
            <w:pPr>
              <w:rPr>
                <w:rFonts w:ascii="Arial" w:eastAsia="Times New Roman" w:hAnsi="Arial" w:cs="Arial"/>
                <w:color w:val="FF0000"/>
                <w:sz w:val="20"/>
                <w:szCs w:val="20"/>
                <w:lang w:val="en-US" w:eastAsia="en-US"/>
              </w:rPr>
            </w:pPr>
            <w:r w:rsidRPr="00A03A06">
              <w:rPr>
                <w:rFonts w:ascii="Arial" w:eastAsia="Times New Roman" w:hAnsi="Arial" w:cs="Arial"/>
                <w:strike/>
                <w:color w:val="FF0000"/>
                <w:sz w:val="20"/>
                <w:szCs w:val="20"/>
                <w:lang w:eastAsia="en-US"/>
              </w:rPr>
              <w:t> </w:t>
            </w:r>
          </w:p>
        </w:tc>
        <w:tc>
          <w:tcPr>
            <w:tcW w:w="960" w:type="dxa"/>
            <w:tcBorders>
              <w:top w:val="nil"/>
              <w:left w:val="nil"/>
              <w:bottom w:val="single" w:sz="4" w:space="0" w:color="auto"/>
              <w:right w:val="single" w:sz="4" w:space="0" w:color="auto"/>
            </w:tcBorders>
            <w:shd w:val="clear" w:color="000000" w:fill="FFFFFF"/>
            <w:vAlign w:val="center"/>
            <w:hideMark/>
          </w:tcPr>
          <w:p w14:paraId="3D0811CF" w14:textId="77777777" w:rsidR="00FC5C22" w:rsidRPr="00A03A06" w:rsidRDefault="00FC5C22" w:rsidP="009E2B1B">
            <w:pPr>
              <w:rPr>
                <w:rFonts w:ascii="Arial" w:eastAsia="Times New Roman" w:hAnsi="Arial" w:cs="Arial"/>
                <w:color w:val="FF0000"/>
                <w:sz w:val="20"/>
                <w:szCs w:val="20"/>
                <w:lang w:val="en-US" w:eastAsia="en-US"/>
              </w:rPr>
            </w:pPr>
            <w:r w:rsidRPr="00A03A06">
              <w:rPr>
                <w:rFonts w:ascii="Arial" w:eastAsia="Times New Roman" w:hAnsi="Arial" w:cs="Arial"/>
                <w:strike/>
                <w:color w:val="FF0000"/>
                <w:sz w:val="20"/>
                <w:szCs w:val="20"/>
                <w:lang w:eastAsia="en-US"/>
              </w:rPr>
              <w:t> </w:t>
            </w:r>
          </w:p>
        </w:tc>
        <w:tc>
          <w:tcPr>
            <w:tcW w:w="950" w:type="dxa"/>
            <w:tcBorders>
              <w:top w:val="nil"/>
              <w:left w:val="nil"/>
              <w:bottom w:val="single" w:sz="4" w:space="0" w:color="auto"/>
              <w:right w:val="single" w:sz="4" w:space="0" w:color="auto"/>
            </w:tcBorders>
            <w:shd w:val="clear" w:color="000000" w:fill="FFFFFF"/>
            <w:vAlign w:val="center"/>
            <w:hideMark/>
          </w:tcPr>
          <w:p w14:paraId="79A011E1"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0CDAE338"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444BA632"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2533B79D"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r>
      <w:tr w:rsidR="00FC5C22" w:rsidRPr="00A03A06" w14:paraId="58C001B2" w14:textId="77777777" w:rsidTr="009E2B1B">
        <w:trPr>
          <w:trHeight w:val="2505"/>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4752D4F7"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tcBorders>
              <w:top w:val="nil"/>
              <w:left w:val="single" w:sz="4" w:space="0" w:color="auto"/>
              <w:bottom w:val="single" w:sz="4" w:space="0" w:color="auto"/>
              <w:right w:val="single" w:sz="4" w:space="0" w:color="auto"/>
            </w:tcBorders>
            <w:vAlign w:val="center"/>
            <w:hideMark/>
          </w:tcPr>
          <w:p w14:paraId="4FC0E145" w14:textId="77777777" w:rsidR="00FC5C22" w:rsidRPr="00A03A06" w:rsidRDefault="00FC5C22" w:rsidP="009E2B1B">
            <w:pPr>
              <w:rPr>
                <w:rFonts w:ascii="Arial" w:eastAsia="Times New Roman" w:hAnsi="Arial" w:cs="Arial"/>
                <w:color w:val="008080"/>
                <w:sz w:val="20"/>
                <w:szCs w:val="20"/>
                <w:u w:val="single"/>
                <w:lang w:val="en-US" w:eastAsia="en-US"/>
              </w:rPr>
            </w:pPr>
          </w:p>
        </w:tc>
        <w:tc>
          <w:tcPr>
            <w:tcW w:w="1420" w:type="dxa"/>
            <w:tcBorders>
              <w:top w:val="nil"/>
              <w:left w:val="nil"/>
              <w:bottom w:val="single" w:sz="4" w:space="0" w:color="auto"/>
              <w:right w:val="single" w:sz="4" w:space="0" w:color="auto"/>
            </w:tcBorders>
            <w:shd w:val="clear" w:color="auto" w:fill="auto"/>
            <w:vAlign w:val="center"/>
            <w:hideMark/>
          </w:tcPr>
          <w:p w14:paraId="358EF03B" w14:textId="77777777" w:rsidR="00FC5C22" w:rsidRPr="00A03A06" w:rsidRDefault="00FC5C22" w:rsidP="009E2B1B">
            <w:pPr>
              <w:rPr>
                <w:rFonts w:ascii="Arial" w:eastAsia="Times New Roman" w:hAnsi="Arial" w:cs="Arial"/>
                <w:color w:val="008080"/>
                <w:sz w:val="20"/>
                <w:szCs w:val="20"/>
                <w:u w:val="single"/>
                <w:lang w:eastAsia="en-US"/>
              </w:rPr>
            </w:pPr>
            <w:r w:rsidRPr="00A03A06">
              <w:rPr>
                <w:rFonts w:ascii="Arial" w:eastAsia="Times New Roman" w:hAnsi="Arial" w:cs="Arial"/>
                <w:color w:val="008080"/>
                <w:sz w:val="20"/>
                <w:szCs w:val="20"/>
                <w:u w:val="single"/>
                <w:lang w:eastAsia="en-US"/>
              </w:rPr>
              <w:t xml:space="preserve">Comunidade local (BA e RJ), membros envolvidos no projeto, turistas e população nacional </w:t>
            </w:r>
          </w:p>
        </w:tc>
        <w:tc>
          <w:tcPr>
            <w:tcW w:w="1689" w:type="dxa"/>
            <w:tcBorders>
              <w:top w:val="nil"/>
              <w:left w:val="nil"/>
              <w:bottom w:val="single" w:sz="4" w:space="0" w:color="auto"/>
              <w:right w:val="single" w:sz="4" w:space="0" w:color="auto"/>
            </w:tcBorders>
            <w:shd w:val="clear" w:color="auto" w:fill="auto"/>
            <w:vAlign w:val="center"/>
            <w:hideMark/>
          </w:tcPr>
          <w:p w14:paraId="47A2CAF2" w14:textId="77777777" w:rsidR="00FC5C22" w:rsidRPr="00A03A06" w:rsidRDefault="00FC5C22" w:rsidP="009E2B1B">
            <w:pPr>
              <w:rPr>
                <w:rFonts w:ascii="Arial" w:eastAsia="Times New Roman" w:hAnsi="Arial" w:cs="Arial"/>
                <w:color w:val="008080"/>
                <w:sz w:val="20"/>
                <w:szCs w:val="20"/>
                <w:u w:val="single"/>
                <w:lang w:eastAsia="en-US"/>
              </w:rPr>
            </w:pPr>
            <w:r w:rsidRPr="00A03A06">
              <w:rPr>
                <w:rFonts w:ascii="Arial" w:eastAsia="Times New Roman" w:hAnsi="Arial" w:cs="Arial"/>
                <w:color w:val="008080"/>
                <w:sz w:val="20"/>
                <w:szCs w:val="20"/>
                <w:u w:val="single"/>
                <w:lang w:eastAsia="en-US"/>
              </w:rPr>
              <w:t xml:space="preserve">Aplicativo de celular Guardiões dos </w:t>
            </w:r>
            <w:r>
              <w:rPr>
                <w:rFonts w:ascii="Arial" w:eastAsia="Times New Roman" w:hAnsi="Arial" w:cs="Arial"/>
                <w:color w:val="008080"/>
                <w:sz w:val="20"/>
                <w:szCs w:val="20"/>
                <w:u w:val="single"/>
                <w:lang w:eastAsia="en-US"/>
              </w:rPr>
              <w:t>Recife</w:t>
            </w:r>
            <w:r w:rsidRPr="00A03A06">
              <w:rPr>
                <w:rFonts w:ascii="Arial" w:eastAsia="Times New Roman" w:hAnsi="Arial" w:cs="Arial"/>
                <w:color w:val="008080"/>
                <w:sz w:val="20"/>
                <w:szCs w:val="20"/>
                <w:u w:val="single"/>
                <w:lang w:eastAsia="en-US"/>
              </w:rPr>
              <w:t>s” ou “Reefs Rangers”</w:t>
            </w:r>
          </w:p>
        </w:tc>
        <w:tc>
          <w:tcPr>
            <w:tcW w:w="1329" w:type="dxa"/>
            <w:tcBorders>
              <w:top w:val="nil"/>
              <w:left w:val="nil"/>
              <w:bottom w:val="single" w:sz="4" w:space="0" w:color="auto"/>
              <w:right w:val="single" w:sz="4" w:space="0" w:color="auto"/>
            </w:tcBorders>
            <w:shd w:val="clear" w:color="auto" w:fill="auto"/>
            <w:vAlign w:val="center"/>
            <w:hideMark/>
          </w:tcPr>
          <w:p w14:paraId="4B5072A4" w14:textId="77777777" w:rsidR="00FC5C22" w:rsidRPr="00A03A06" w:rsidRDefault="00FC5C22" w:rsidP="009E2B1B">
            <w:pPr>
              <w:jc w:val="right"/>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1</w:t>
            </w:r>
          </w:p>
        </w:tc>
        <w:tc>
          <w:tcPr>
            <w:tcW w:w="950" w:type="dxa"/>
            <w:tcBorders>
              <w:top w:val="nil"/>
              <w:left w:val="nil"/>
              <w:bottom w:val="single" w:sz="4" w:space="0" w:color="auto"/>
              <w:right w:val="single" w:sz="4" w:space="0" w:color="auto"/>
            </w:tcBorders>
            <w:shd w:val="clear" w:color="000000" w:fill="FFFFFF"/>
            <w:vAlign w:val="center"/>
            <w:hideMark/>
          </w:tcPr>
          <w:p w14:paraId="684AD76A"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 </w:t>
            </w:r>
          </w:p>
        </w:tc>
        <w:tc>
          <w:tcPr>
            <w:tcW w:w="960" w:type="dxa"/>
            <w:tcBorders>
              <w:top w:val="nil"/>
              <w:left w:val="nil"/>
              <w:bottom w:val="single" w:sz="4" w:space="0" w:color="auto"/>
              <w:right w:val="single" w:sz="4" w:space="0" w:color="auto"/>
            </w:tcBorders>
            <w:shd w:val="clear" w:color="000000" w:fill="FFFFFF"/>
            <w:vAlign w:val="center"/>
            <w:hideMark/>
          </w:tcPr>
          <w:p w14:paraId="1A36F58C"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4976AEE3"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692008B0"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0CFA3A0F"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7691F70F"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r>
      <w:tr w:rsidR="00FC5C22" w:rsidRPr="00A03A06" w14:paraId="3FDC1C31" w14:textId="77777777" w:rsidTr="009E2B1B">
        <w:trPr>
          <w:trHeight w:val="2820"/>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590DDE42"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tcBorders>
              <w:top w:val="nil"/>
              <w:left w:val="single" w:sz="4" w:space="0" w:color="auto"/>
              <w:bottom w:val="single" w:sz="4" w:space="0" w:color="auto"/>
              <w:right w:val="single" w:sz="4" w:space="0" w:color="auto"/>
            </w:tcBorders>
            <w:vAlign w:val="center"/>
            <w:hideMark/>
          </w:tcPr>
          <w:p w14:paraId="04146698" w14:textId="77777777" w:rsidR="00FC5C22" w:rsidRPr="00A03A06" w:rsidRDefault="00FC5C22" w:rsidP="009E2B1B">
            <w:pPr>
              <w:rPr>
                <w:rFonts w:ascii="Arial" w:eastAsia="Times New Roman" w:hAnsi="Arial" w:cs="Arial"/>
                <w:color w:val="008080"/>
                <w:sz w:val="20"/>
                <w:szCs w:val="20"/>
                <w:u w:val="single"/>
                <w:lang w:val="en-US" w:eastAsia="en-US"/>
              </w:rPr>
            </w:pPr>
          </w:p>
        </w:tc>
        <w:tc>
          <w:tcPr>
            <w:tcW w:w="1420" w:type="dxa"/>
            <w:tcBorders>
              <w:top w:val="nil"/>
              <w:left w:val="nil"/>
              <w:bottom w:val="single" w:sz="4" w:space="0" w:color="auto"/>
              <w:right w:val="single" w:sz="4" w:space="0" w:color="auto"/>
            </w:tcBorders>
            <w:shd w:val="clear" w:color="auto" w:fill="auto"/>
            <w:vAlign w:val="center"/>
            <w:hideMark/>
          </w:tcPr>
          <w:p w14:paraId="1DB075D1" w14:textId="77777777" w:rsidR="00FC5C22" w:rsidRPr="00A03A06" w:rsidRDefault="00FC5C22" w:rsidP="009E2B1B">
            <w:pPr>
              <w:rPr>
                <w:rFonts w:ascii="Arial" w:eastAsia="Times New Roman" w:hAnsi="Arial" w:cs="Arial"/>
                <w:color w:val="008080"/>
                <w:sz w:val="20"/>
                <w:szCs w:val="20"/>
                <w:u w:val="single"/>
                <w:lang w:eastAsia="en-US"/>
              </w:rPr>
            </w:pPr>
            <w:r w:rsidRPr="00A03A06">
              <w:rPr>
                <w:rFonts w:ascii="Arial" w:eastAsia="Times New Roman" w:hAnsi="Arial" w:cs="Arial"/>
                <w:color w:val="008080"/>
                <w:sz w:val="20"/>
                <w:szCs w:val="20"/>
                <w:u w:val="single"/>
                <w:lang w:eastAsia="en-US"/>
              </w:rPr>
              <w:t>Comunidade local (BA e RJ), membros envolvidos no projeto e população nacional e internacional.</w:t>
            </w:r>
          </w:p>
        </w:tc>
        <w:tc>
          <w:tcPr>
            <w:tcW w:w="1689" w:type="dxa"/>
            <w:tcBorders>
              <w:top w:val="nil"/>
              <w:left w:val="nil"/>
              <w:bottom w:val="single" w:sz="4" w:space="0" w:color="auto"/>
              <w:right w:val="single" w:sz="4" w:space="0" w:color="auto"/>
            </w:tcBorders>
            <w:shd w:val="clear" w:color="auto" w:fill="auto"/>
            <w:vAlign w:val="center"/>
            <w:hideMark/>
          </w:tcPr>
          <w:p w14:paraId="15A486EE"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Redes sociais (Facebook, Instagram</w:t>
            </w:r>
            <w:r>
              <w:rPr>
                <w:rFonts w:ascii="Arial" w:eastAsia="Times New Roman" w:hAnsi="Arial" w:cs="Arial"/>
                <w:color w:val="008080"/>
                <w:sz w:val="20"/>
                <w:szCs w:val="20"/>
                <w:u w:val="single"/>
                <w:lang w:eastAsia="en-US"/>
              </w:rPr>
              <w:t>, Youtube</w:t>
            </w:r>
            <w:r w:rsidRPr="00A03A06">
              <w:rPr>
                <w:rFonts w:ascii="Arial" w:eastAsia="Times New Roman" w:hAnsi="Arial" w:cs="Arial"/>
                <w:color w:val="008080"/>
                <w:sz w:val="20"/>
                <w:szCs w:val="20"/>
                <w:u w:val="single"/>
                <w:lang w:eastAsia="en-US"/>
              </w:rPr>
              <w:t xml:space="preserve"> e Twitter)</w:t>
            </w:r>
          </w:p>
        </w:tc>
        <w:tc>
          <w:tcPr>
            <w:tcW w:w="1329" w:type="dxa"/>
            <w:tcBorders>
              <w:top w:val="nil"/>
              <w:left w:val="nil"/>
              <w:bottom w:val="single" w:sz="4" w:space="0" w:color="auto"/>
              <w:right w:val="single" w:sz="4" w:space="0" w:color="auto"/>
            </w:tcBorders>
            <w:shd w:val="clear" w:color="auto" w:fill="auto"/>
            <w:vAlign w:val="center"/>
            <w:hideMark/>
          </w:tcPr>
          <w:p w14:paraId="63D90E2F" w14:textId="77777777" w:rsidR="00FC5C22" w:rsidRPr="00A03A06" w:rsidRDefault="00FC5C22" w:rsidP="009E2B1B">
            <w:pPr>
              <w:jc w:val="right"/>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1</w:t>
            </w:r>
          </w:p>
        </w:tc>
        <w:tc>
          <w:tcPr>
            <w:tcW w:w="950" w:type="dxa"/>
            <w:tcBorders>
              <w:top w:val="nil"/>
              <w:left w:val="nil"/>
              <w:bottom w:val="single" w:sz="4" w:space="0" w:color="auto"/>
              <w:right w:val="single" w:sz="4" w:space="0" w:color="auto"/>
            </w:tcBorders>
            <w:shd w:val="clear" w:color="000000" w:fill="FFFFFF"/>
            <w:vAlign w:val="center"/>
            <w:hideMark/>
          </w:tcPr>
          <w:p w14:paraId="190203FB"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7D5F8507"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547F5D5F"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352DDADB"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3B31D921"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02638B1A"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r>
      <w:tr w:rsidR="00FC5C22" w:rsidRPr="00A03A06" w14:paraId="1100960F" w14:textId="77777777" w:rsidTr="009E2B1B">
        <w:trPr>
          <w:trHeight w:val="2520"/>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7A326309"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val="restart"/>
            <w:tcBorders>
              <w:top w:val="nil"/>
              <w:left w:val="single" w:sz="4" w:space="0" w:color="auto"/>
              <w:bottom w:val="single" w:sz="4" w:space="0" w:color="auto"/>
              <w:right w:val="single" w:sz="4" w:space="0" w:color="auto"/>
            </w:tcBorders>
            <w:shd w:val="clear" w:color="auto" w:fill="auto"/>
            <w:vAlign w:val="center"/>
            <w:hideMark/>
          </w:tcPr>
          <w:p w14:paraId="7A0E3BF0" w14:textId="77777777" w:rsidR="00FC5C22" w:rsidRPr="00A03A06" w:rsidRDefault="00FC5C22" w:rsidP="009E2B1B">
            <w:pPr>
              <w:rPr>
                <w:rFonts w:ascii="Arial" w:eastAsia="Times New Roman" w:hAnsi="Arial" w:cs="Arial"/>
                <w:color w:val="FF0000"/>
                <w:sz w:val="20"/>
                <w:szCs w:val="20"/>
                <w:lang w:val="en-US" w:eastAsia="en-US"/>
              </w:rPr>
            </w:pPr>
            <w:r w:rsidRPr="00A03A06">
              <w:rPr>
                <w:rFonts w:ascii="Arial" w:eastAsia="Times New Roman" w:hAnsi="Arial" w:cs="Arial"/>
                <w:strike/>
                <w:color w:val="FF0000"/>
                <w:sz w:val="20"/>
                <w:szCs w:val="20"/>
                <w:lang w:eastAsia="en-US"/>
              </w:rPr>
              <w:t>BE)</w:t>
            </w:r>
          </w:p>
        </w:tc>
        <w:tc>
          <w:tcPr>
            <w:tcW w:w="1420" w:type="dxa"/>
            <w:tcBorders>
              <w:top w:val="nil"/>
              <w:left w:val="nil"/>
              <w:bottom w:val="single" w:sz="4" w:space="0" w:color="auto"/>
              <w:right w:val="single" w:sz="4" w:space="0" w:color="auto"/>
            </w:tcBorders>
            <w:shd w:val="clear" w:color="auto" w:fill="auto"/>
            <w:vAlign w:val="center"/>
            <w:hideMark/>
          </w:tcPr>
          <w:p w14:paraId="0F1E6724" w14:textId="77777777" w:rsidR="00FC5C22" w:rsidRPr="00A03A06" w:rsidRDefault="00FC5C22" w:rsidP="009E2B1B">
            <w:pP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Comunidade local (BA e RJ), membros envolvidos no projeto e população nacional e internacional.</w:t>
            </w:r>
          </w:p>
        </w:tc>
        <w:tc>
          <w:tcPr>
            <w:tcW w:w="1689" w:type="dxa"/>
            <w:tcBorders>
              <w:top w:val="nil"/>
              <w:left w:val="nil"/>
              <w:bottom w:val="single" w:sz="4" w:space="0" w:color="auto"/>
              <w:right w:val="single" w:sz="4" w:space="0" w:color="auto"/>
            </w:tcBorders>
            <w:shd w:val="clear" w:color="auto" w:fill="auto"/>
            <w:vAlign w:val="center"/>
            <w:hideMark/>
          </w:tcPr>
          <w:p w14:paraId="1C679AC9" w14:textId="77777777" w:rsidR="00FC5C22" w:rsidRPr="00A03A06" w:rsidRDefault="00FC5C22" w:rsidP="009E2B1B">
            <w:pP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Vídeo sobre as atividades do projeto</w:t>
            </w:r>
          </w:p>
        </w:tc>
        <w:tc>
          <w:tcPr>
            <w:tcW w:w="1329" w:type="dxa"/>
            <w:tcBorders>
              <w:top w:val="nil"/>
              <w:left w:val="nil"/>
              <w:bottom w:val="single" w:sz="4" w:space="0" w:color="auto"/>
              <w:right w:val="single" w:sz="4" w:space="0" w:color="auto"/>
            </w:tcBorders>
            <w:shd w:val="clear" w:color="auto" w:fill="auto"/>
            <w:vAlign w:val="center"/>
            <w:hideMark/>
          </w:tcPr>
          <w:p w14:paraId="4DA9C82B"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1</w:t>
            </w:r>
          </w:p>
        </w:tc>
        <w:tc>
          <w:tcPr>
            <w:tcW w:w="950" w:type="dxa"/>
            <w:tcBorders>
              <w:top w:val="nil"/>
              <w:left w:val="nil"/>
              <w:bottom w:val="single" w:sz="4" w:space="0" w:color="auto"/>
              <w:right w:val="single" w:sz="4" w:space="0" w:color="auto"/>
            </w:tcBorders>
            <w:shd w:val="clear" w:color="000000" w:fill="FFFFFF"/>
            <w:vAlign w:val="center"/>
            <w:hideMark/>
          </w:tcPr>
          <w:p w14:paraId="0570E77A"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p>
        </w:tc>
        <w:tc>
          <w:tcPr>
            <w:tcW w:w="960" w:type="dxa"/>
            <w:tcBorders>
              <w:top w:val="nil"/>
              <w:left w:val="nil"/>
              <w:bottom w:val="single" w:sz="4" w:space="0" w:color="auto"/>
              <w:right w:val="single" w:sz="4" w:space="0" w:color="auto"/>
            </w:tcBorders>
            <w:shd w:val="clear" w:color="000000" w:fill="FFFFFF"/>
            <w:vAlign w:val="center"/>
            <w:hideMark/>
          </w:tcPr>
          <w:p w14:paraId="576CDC3B"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p>
        </w:tc>
        <w:tc>
          <w:tcPr>
            <w:tcW w:w="950" w:type="dxa"/>
            <w:tcBorders>
              <w:top w:val="nil"/>
              <w:left w:val="nil"/>
              <w:bottom w:val="single" w:sz="4" w:space="0" w:color="auto"/>
              <w:right w:val="single" w:sz="4" w:space="0" w:color="auto"/>
            </w:tcBorders>
            <w:shd w:val="clear" w:color="000000" w:fill="FFFFFF"/>
            <w:vAlign w:val="center"/>
            <w:hideMark/>
          </w:tcPr>
          <w:p w14:paraId="0649A405"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52260C76"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18B8F0FF"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0A023038"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r w:rsidRPr="00A03A06">
              <w:rPr>
                <w:rFonts w:ascii="Arial" w:eastAsia="Times New Roman" w:hAnsi="Arial" w:cs="Arial"/>
                <w:color w:val="008080"/>
                <w:sz w:val="20"/>
                <w:szCs w:val="20"/>
                <w:u w:val="single"/>
                <w:lang w:eastAsia="en-US"/>
              </w:rPr>
              <w:t>x</w:t>
            </w:r>
          </w:p>
        </w:tc>
      </w:tr>
      <w:tr w:rsidR="00FC5C22" w:rsidRPr="00A03A06" w14:paraId="38E0C626" w14:textId="77777777" w:rsidTr="009E2B1B">
        <w:trPr>
          <w:trHeight w:val="2730"/>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5E897C63"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tcBorders>
              <w:top w:val="nil"/>
              <w:left w:val="single" w:sz="4" w:space="0" w:color="auto"/>
              <w:bottom w:val="single" w:sz="4" w:space="0" w:color="auto"/>
              <w:right w:val="single" w:sz="4" w:space="0" w:color="auto"/>
            </w:tcBorders>
            <w:vAlign w:val="center"/>
            <w:hideMark/>
          </w:tcPr>
          <w:p w14:paraId="5B75D1FB" w14:textId="77777777" w:rsidR="00FC5C22" w:rsidRPr="00A03A06" w:rsidRDefault="00FC5C22" w:rsidP="009E2B1B">
            <w:pPr>
              <w:rPr>
                <w:rFonts w:ascii="Arial" w:eastAsia="Times New Roman" w:hAnsi="Arial" w:cs="Arial"/>
                <w:color w:val="FF0000"/>
                <w:sz w:val="20"/>
                <w:szCs w:val="20"/>
                <w:lang w:val="en-US" w:eastAsia="en-US"/>
              </w:rPr>
            </w:pPr>
          </w:p>
        </w:tc>
        <w:tc>
          <w:tcPr>
            <w:tcW w:w="1420" w:type="dxa"/>
            <w:tcBorders>
              <w:top w:val="nil"/>
              <w:left w:val="nil"/>
              <w:bottom w:val="single" w:sz="4" w:space="0" w:color="auto"/>
              <w:right w:val="single" w:sz="4" w:space="0" w:color="auto"/>
            </w:tcBorders>
            <w:shd w:val="clear" w:color="auto" w:fill="auto"/>
            <w:vAlign w:val="center"/>
            <w:hideMark/>
          </w:tcPr>
          <w:p w14:paraId="5205793A" w14:textId="77777777" w:rsidR="00FC5C22" w:rsidRPr="00A03A06" w:rsidRDefault="00FC5C22" w:rsidP="009E2B1B">
            <w:pPr>
              <w:rPr>
                <w:rFonts w:ascii="Arial" w:eastAsia="Times New Roman" w:hAnsi="Arial" w:cs="Arial"/>
                <w:color w:val="008080"/>
                <w:sz w:val="20"/>
                <w:szCs w:val="20"/>
                <w:u w:val="single"/>
                <w:lang w:eastAsia="en-US"/>
              </w:rPr>
            </w:pPr>
            <w:r w:rsidRPr="00A03A06">
              <w:rPr>
                <w:rFonts w:ascii="Arial" w:eastAsia="Times New Roman" w:hAnsi="Arial" w:cs="Arial"/>
                <w:color w:val="008080"/>
                <w:sz w:val="20"/>
                <w:szCs w:val="20"/>
                <w:u w:val="single"/>
                <w:lang w:eastAsia="en-US"/>
              </w:rPr>
              <w:t>Comunidade local (BA e RJ), membros envolvidos no projeto e população nacional e internacional.</w:t>
            </w:r>
          </w:p>
        </w:tc>
        <w:tc>
          <w:tcPr>
            <w:tcW w:w="1689" w:type="dxa"/>
            <w:tcBorders>
              <w:top w:val="nil"/>
              <w:left w:val="nil"/>
              <w:bottom w:val="single" w:sz="4" w:space="0" w:color="auto"/>
              <w:right w:val="single" w:sz="4" w:space="0" w:color="auto"/>
            </w:tcBorders>
            <w:shd w:val="clear" w:color="auto" w:fill="auto"/>
            <w:vAlign w:val="center"/>
            <w:hideMark/>
          </w:tcPr>
          <w:p w14:paraId="37088741" w14:textId="77777777" w:rsidR="00FC5C22" w:rsidRPr="00A03A06" w:rsidRDefault="00FC5C22" w:rsidP="009E2B1B">
            <w:pPr>
              <w:rPr>
                <w:rFonts w:ascii="Arial" w:eastAsia="Times New Roman" w:hAnsi="Arial" w:cs="Arial"/>
                <w:color w:val="008080"/>
                <w:sz w:val="20"/>
                <w:szCs w:val="20"/>
                <w:u w:val="single"/>
                <w:lang w:eastAsia="en-US"/>
              </w:rPr>
            </w:pPr>
            <w:r w:rsidRPr="00A03A06">
              <w:rPr>
                <w:rFonts w:ascii="Arial" w:eastAsia="Times New Roman" w:hAnsi="Arial" w:cs="Arial"/>
                <w:color w:val="008080"/>
                <w:sz w:val="20"/>
                <w:szCs w:val="20"/>
                <w:u w:val="single"/>
                <w:lang w:eastAsia="en-US"/>
              </w:rPr>
              <w:t>Galeria de fotos das atividades relacionadas ao projeto</w:t>
            </w:r>
          </w:p>
        </w:tc>
        <w:tc>
          <w:tcPr>
            <w:tcW w:w="1329" w:type="dxa"/>
            <w:tcBorders>
              <w:top w:val="nil"/>
              <w:left w:val="nil"/>
              <w:bottom w:val="single" w:sz="4" w:space="0" w:color="auto"/>
              <w:right w:val="single" w:sz="4" w:space="0" w:color="auto"/>
            </w:tcBorders>
            <w:shd w:val="clear" w:color="auto" w:fill="auto"/>
            <w:vAlign w:val="center"/>
            <w:hideMark/>
          </w:tcPr>
          <w:p w14:paraId="5D3992A4" w14:textId="77777777" w:rsidR="00FC5C22" w:rsidRPr="00A03A06" w:rsidRDefault="00FC5C22" w:rsidP="009E2B1B">
            <w:pPr>
              <w:jc w:val="right"/>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1</w:t>
            </w:r>
          </w:p>
        </w:tc>
        <w:tc>
          <w:tcPr>
            <w:tcW w:w="950" w:type="dxa"/>
            <w:tcBorders>
              <w:top w:val="nil"/>
              <w:left w:val="nil"/>
              <w:bottom w:val="single" w:sz="4" w:space="0" w:color="auto"/>
              <w:right w:val="single" w:sz="4" w:space="0" w:color="auto"/>
            </w:tcBorders>
            <w:shd w:val="clear" w:color="000000" w:fill="FFFFFF"/>
            <w:vAlign w:val="center"/>
            <w:hideMark/>
          </w:tcPr>
          <w:p w14:paraId="04BB891B"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 </w:t>
            </w:r>
          </w:p>
        </w:tc>
        <w:tc>
          <w:tcPr>
            <w:tcW w:w="960" w:type="dxa"/>
            <w:tcBorders>
              <w:top w:val="nil"/>
              <w:left w:val="nil"/>
              <w:bottom w:val="single" w:sz="4" w:space="0" w:color="auto"/>
              <w:right w:val="single" w:sz="4" w:space="0" w:color="auto"/>
            </w:tcBorders>
            <w:shd w:val="clear" w:color="000000" w:fill="FFFFFF"/>
            <w:vAlign w:val="center"/>
            <w:hideMark/>
          </w:tcPr>
          <w:p w14:paraId="29877706"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4CEDED15"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5EAD188B"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31936523"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7E9BC4FB"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r>
      <w:tr w:rsidR="00FC5C22" w:rsidRPr="00A03A06" w14:paraId="401B235D" w14:textId="77777777" w:rsidTr="009E2B1B">
        <w:trPr>
          <w:trHeight w:val="2535"/>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221E681D"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val="restart"/>
            <w:tcBorders>
              <w:top w:val="nil"/>
              <w:left w:val="single" w:sz="4" w:space="0" w:color="auto"/>
              <w:bottom w:val="single" w:sz="4" w:space="0" w:color="000000"/>
              <w:right w:val="single" w:sz="4" w:space="0" w:color="auto"/>
            </w:tcBorders>
            <w:shd w:val="clear" w:color="auto" w:fill="auto"/>
            <w:vAlign w:val="center"/>
            <w:hideMark/>
          </w:tcPr>
          <w:p w14:paraId="038CDEE1" w14:textId="77777777" w:rsidR="00FC5C22" w:rsidRPr="00A03A06" w:rsidRDefault="00FC5C22" w:rsidP="009E2B1B">
            <w:pPr>
              <w:jc w:val="cente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F) Divulgar o Projeto com a distribuição de brindes e produtos relacionados aos temas do projeto.</w:t>
            </w:r>
          </w:p>
        </w:tc>
        <w:tc>
          <w:tcPr>
            <w:tcW w:w="1420" w:type="dxa"/>
            <w:tcBorders>
              <w:top w:val="nil"/>
              <w:left w:val="nil"/>
              <w:bottom w:val="single" w:sz="4" w:space="0" w:color="auto"/>
              <w:right w:val="single" w:sz="4" w:space="0" w:color="auto"/>
            </w:tcBorders>
            <w:shd w:val="clear" w:color="auto" w:fill="auto"/>
            <w:vAlign w:val="center"/>
            <w:hideMark/>
          </w:tcPr>
          <w:p w14:paraId="4E4F1602" w14:textId="77777777" w:rsidR="00FC5C22" w:rsidRPr="00A03A06" w:rsidRDefault="00FC5C22" w:rsidP="009E2B1B">
            <w:pPr>
              <w:rPr>
                <w:rFonts w:ascii="Arial" w:eastAsia="Times New Roman" w:hAnsi="Arial" w:cs="Arial"/>
                <w:color w:val="008080"/>
                <w:sz w:val="20"/>
                <w:szCs w:val="20"/>
                <w:u w:val="single"/>
                <w:lang w:eastAsia="en-US"/>
              </w:rPr>
            </w:pPr>
            <w:r w:rsidRPr="00A03A06">
              <w:rPr>
                <w:rFonts w:ascii="Arial" w:eastAsia="Times New Roman" w:hAnsi="Arial" w:cs="Arial"/>
                <w:color w:val="008080"/>
                <w:sz w:val="20"/>
                <w:szCs w:val="20"/>
                <w:u w:val="single"/>
                <w:lang w:eastAsia="en-US"/>
              </w:rPr>
              <w:t>Membros do projeto, counidade local (BA e RJ), público do AquaRio</w:t>
            </w:r>
          </w:p>
        </w:tc>
        <w:tc>
          <w:tcPr>
            <w:tcW w:w="1689" w:type="dxa"/>
            <w:tcBorders>
              <w:top w:val="nil"/>
              <w:left w:val="nil"/>
              <w:bottom w:val="single" w:sz="4" w:space="0" w:color="auto"/>
              <w:right w:val="single" w:sz="4" w:space="0" w:color="auto"/>
            </w:tcBorders>
            <w:shd w:val="clear" w:color="auto" w:fill="auto"/>
            <w:vAlign w:val="center"/>
            <w:hideMark/>
          </w:tcPr>
          <w:p w14:paraId="4B0C3460"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Canetas</w:t>
            </w:r>
          </w:p>
        </w:tc>
        <w:tc>
          <w:tcPr>
            <w:tcW w:w="1329" w:type="dxa"/>
            <w:tcBorders>
              <w:top w:val="nil"/>
              <w:left w:val="nil"/>
              <w:bottom w:val="single" w:sz="4" w:space="0" w:color="auto"/>
              <w:right w:val="single" w:sz="4" w:space="0" w:color="auto"/>
            </w:tcBorders>
            <w:shd w:val="clear" w:color="auto" w:fill="auto"/>
            <w:vAlign w:val="center"/>
            <w:hideMark/>
          </w:tcPr>
          <w:p w14:paraId="2E422510" w14:textId="77777777" w:rsidR="00FC5C22" w:rsidRPr="00A03A06" w:rsidRDefault="00FC5C22" w:rsidP="009E2B1B">
            <w:pPr>
              <w:jc w:val="right"/>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1000</w:t>
            </w:r>
          </w:p>
        </w:tc>
        <w:tc>
          <w:tcPr>
            <w:tcW w:w="950" w:type="dxa"/>
            <w:tcBorders>
              <w:top w:val="nil"/>
              <w:left w:val="nil"/>
              <w:bottom w:val="single" w:sz="4" w:space="0" w:color="auto"/>
              <w:right w:val="single" w:sz="4" w:space="0" w:color="auto"/>
            </w:tcBorders>
            <w:shd w:val="clear" w:color="000000" w:fill="FFFFFF"/>
            <w:vAlign w:val="center"/>
            <w:hideMark/>
          </w:tcPr>
          <w:p w14:paraId="3A9496A7" w14:textId="77777777" w:rsidR="00FC5C22" w:rsidRPr="00A03A06" w:rsidRDefault="00FC5C22" w:rsidP="009E2B1B">
            <w:pPr>
              <w:jc w:val="cente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71645537" w14:textId="77777777" w:rsidR="00FC5C22" w:rsidRPr="00A03A06" w:rsidRDefault="00FC5C22" w:rsidP="009E2B1B">
            <w:pPr>
              <w:jc w:val="cente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312602F0" w14:textId="77777777" w:rsidR="00FC5C22" w:rsidRPr="00A03A06" w:rsidRDefault="00FC5C22" w:rsidP="009E2B1B">
            <w:pPr>
              <w:jc w:val="cente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1A4B70A8" w14:textId="77777777" w:rsidR="00FC5C22" w:rsidRPr="00A03A06" w:rsidRDefault="00FC5C22" w:rsidP="009E2B1B">
            <w:pPr>
              <w:jc w:val="cente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5B2D8ABC" w14:textId="77777777" w:rsidR="00FC5C22" w:rsidRPr="00A03A06" w:rsidRDefault="00FC5C22" w:rsidP="009E2B1B">
            <w:pPr>
              <w:jc w:val="cente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7D3046DA" w14:textId="77777777" w:rsidR="00FC5C22" w:rsidRPr="00A03A06" w:rsidRDefault="00FC5C22" w:rsidP="009E2B1B">
            <w:pPr>
              <w:jc w:val="cente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r>
      <w:tr w:rsidR="00FC5C22" w:rsidRPr="00A03A06" w14:paraId="6992FE8A" w14:textId="77777777" w:rsidTr="009E2B1B">
        <w:trPr>
          <w:trHeight w:val="315"/>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6C287E86"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tcBorders>
              <w:top w:val="nil"/>
              <w:left w:val="single" w:sz="4" w:space="0" w:color="auto"/>
              <w:bottom w:val="single" w:sz="4" w:space="0" w:color="000000"/>
              <w:right w:val="single" w:sz="4" w:space="0" w:color="auto"/>
            </w:tcBorders>
            <w:vAlign w:val="center"/>
            <w:hideMark/>
          </w:tcPr>
          <w:p w14:paraId="688ACF6A" w14:textId="77777777" w:rsidR="00FC5C22" w:rsidRPr="00A03A06" w:rsidRDefault="00FC5C22" w:rsidP="009E2B1B">
            <w:pPr>
              <w:rPr>
                <w:rFonts w:ascii="Arial" w:eastAsia="Times New Roman" w:hAnsi="Arial" w:cs="Arial"/>
                <w:color w:val="000000"/>
                <w:sz w:val="20"/>
                <w:szCs w:val="20"/>
                <w:lang w:val="en-US" w:eastAsia="en-US"/>
              </w:rPr>
            </w:pPr>
          </w:p>
        </w:tc>
        <w:tc>
          <w:tcPr>
            <w:tcW w:w="1420" w:type="dxa"/>
            <w:tcBorders>
              <w:top w:val="nil"/>
              <w:left w:val="nil"/>
              <w:bottom w:val="single" w:sz="4" w:space="0" w:color="auto"/>
              <w:right w:val="single" w:sz="4" w:space="0" w:color="auto"/>
            </w:tcBorders>
            <w:shd w:val="clear" w:color="auto" w:fill="auto"/>
            <w:vAlign w:val="center"/>
            <w:hideMark/>
          </w:tcPr>
          <w:p w14:paraId="304415B6" w14:textId="77777777" w:rsidR="00FC5C22" w:rsidRPr="00A03A06" w:rsidRDefault="00FC5C22" w:rsidP="009E2B1B">
            <w:pP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Comunidade local e turistas (BA e RJ)</w:t>
            </w:r>
          </w:p>
        </w:tc>
        <w:tc>
          <w:tcPr>
            <w:tcW w:w="1689" w:type="dxa"/>
            <w:tcBorders>
              <w:top w:val="nil"/>
              <w:left w:val="nil"/>
              <w:bottom w:val="single" w:sz="4" w:space="0" w:color="auto"/>
              <w:right w:val="single" w:sz="4" w:space="0" w:color="auto"/>
            </w:tcBorders>
            <w:shd w:val="clear" w:color="auto" w:fill="auto"/>
            <w:vAlign w:val="center"/>
            <w:hideMark/>
          </w:tcPr>
          <w:p w14:paraId="3F01B8CA"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Canecas</w:t>
            </w:r>
          </w:p>
        </w:tc>
        <w:tc>
          <w:tcPr>
            <w:tcW w:w="1329" w:type="dxa"/>
            <w:tcBorders>
              <w:top w:val="nil"/>
              <w:left w:val="nil"/>
              <w:bottom w:val="single" w:sz="4" w:space="0" w:color="auto"/>
              <w:right w:val="single" w:sz="4" w:space="0" w:color="auto"/>
            </w:tcBorders>
            <w:shd w:val="clear" w:color="auto" w:fill="auto"/>
            <w:vAlign w:val="center"/>
            <w:hideMark/>
          </w:tcPr>
          <w:p w14:paraId="401AF6C6" w14:textId="77777777" w:rsidR="00FC5C22" w:rsidRPr="00A03A06" w:rsidRDefault="00FC5C22" w:rsidP="009E2B1B">
            <w:pPr>
              <w:jc w:val="right"/>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500</w:t>
            </w:r>
          </w:p>
        </w:tc>
        <w:tc>
          <w:tcPr>
            <w:tcW w:w="950" w:type="dxa"/>
            <w:tcBorders>
              <w:top w:val="nil"/>
              <w:left w:val="nil"/>
              <w:bottom w:val="single" w:sz="4" w:space="0" w:color="auto"/>
              <w:right w:val="single" w:sz="4" w:space="0" w:color="auto"/>
            </w:tcBorders>
            <w:shd w:val="clear" w:color="000000" w:fill="FFFFFF"/>
            <w:vAlign w:val="center"/>
            <w:hideMark/>
          </w:tcPr>
          <w:p w14:paraId="6579D827"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0E664249"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0409B680"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03AB0706"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53391F56"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5173FBE2"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r>
      <w:tr w:rsidR="00FC5C22" w:rsidRPr="00A03A06" w14:paraId="332B84B1" w14:textId="77777777" w:rsidTr="009E2B1B">
        <w:trPr>
          <w:trHeight w:val="630"/>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473BF47C"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tcBorders>
              <w:top w:val="nil"/>
              <w:left w:val="single" w:sz="4" w:space="0" w:color="auto"/>
              <w:bottom w:val="single" w:sz="4" w:space="0" w:color="000000"/>
              <w:right w:val="single" w:sz="4" w:space="0" w:color="auto"/>
            </w:tcBorders>
            <w:vAlign w:val="center"/>
            <w:hideMark/>
          </w:tcPr>
          <w:p w14:paraId="621F18A7" w14:textId="77777777" w:rsidR="00FC5C22" w:rsidRPr="00A03A06" w:rsidRDefault="00FC5C22" w:rsidP="009E2B1B">
            <w:pPr>
              <w:rPr>
                <w:rFonts w:ascii="Arial" w:eastAsia="Times New Roman" w:hAnsi="Arial" w:cs="Arial"/>
                <w:color w:val="000000"/>
                <w:sz w:val="20"/>
                <w:szCs w:val="20"/>
                <w:lang w:val="en-US" w:eastAsia="en-US"/>
              </w:rPr>
            </w:pPr>
          </w:p>
        </w:tc>
        <w:tc>
          <w:tcPr>
            <w:tcW w:w="1420" w:type="dxa"/>
            <w:tcBorders>
              <w:top w:val="nil"/>
              <w:left w:val="nil"/>
              <w:bottom w:val="single" w:sz="4" w:space="0" w:color="auto"/>
              <w:right w:val="single" w:sz="4" w:space="0" w:color="auto"/>
            </w:tcBorders>
            <w:shd w:val="clear" w:color="auto" w:fill="auto"/>
            <w:vAlign w:val="center"/>
            <w:hideMark/>
          </w:tcPr>
          <w:p w14:paraId="5E01B62D" w14:textId="77777777" w:rsidR="00FC5C22" w:rsidRPr="00A03A06" w:rsidRDefault="00FC5C22" w:rsidP="009E2B1B">
            <w:pP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 Comunidade local e turistas (BA e RJ)</w:t>
            </w:r>
          </w:p>
        </w:tc>
        <w:tc>
          <w:tcPr>
            <w:tcW w:w="1689" w:type="dxa"/>
            <w:tcBorders>
              <w:top w:val="nil"/>
              <w:left w:val="nil"/>
              <w:bottom w:val="single" w:sz="4" w:space="0" w:color="auto"/>
              <w:right w:val="single" w:sz="4" w:space="0" w:color="auto"/>
            </w:tcBorders>
            <w:shd w:val="clear" w:color="auto" w:fill="auto"/>
            <w:vAlign w:val="center"/>
            <w:hideMark/>
          </w:tcPr>
          <w:p w14:paraId="02B6D1B0"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Garrafas térmicas</w:t>
            </w:r>
          </w:p>
        </w:tc>
        <w:tc>
          <w:tcPr>
            <w:tcW w:w="1329" w:type="dxa"/>
            <w:tcBorders>
              <w:top w:val="nil"/>
              <w:left w:val="nil"/>
              <w:bottom w:val="single" w:sz="4" w:space="0" w:color="auto"/>
              <w:right w:val="single" w:sz="4" w:space="0" w:color="auto"/>
            </w:tcBorders>
            <w:shd w:val="clear" w:color="auto" w:fill="auto"/>
            <w:vAlign w:val="center"/>
            <w:hideMark/>
          </w:tcPr>
          <w:p w14:paraId="3A9711A6" w14:textId="77777777" w:rsidR="00FC5C22" w:rsidRPr="00A03A06" w:rsidRDefault="00FC5C22" w:rsidP="009E2B1B">
            <w:pPr>
              <w:jc w:val="right"/>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500</w:t>
            </w:r>
          </w:p>
        </w:tc>
        <w:tc>
          <w:tcPr>
            <w:tcW w:w="950" w:type="dxa"/>
            <w:tcBorders>
              <w:top w:val="nil"/>
              <w:left w:val="nil"/>
              <w:bottom w:val="single" w:sz="4" w:space="0" w:color="auto"/>
              <w:right w:val="single" w:sz="4" w:space="0" w:color="auto"/>
            </w:tcBorders>
            <w:shd w:val="clear" w:color="000000" w:fill="FFFFFF"/>
            <w:vAlign w:val="center"/>
            <w:hideMark/>
          </w:tcPr>
          <w:p w14:paraId="508CD670"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460B5BF5"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3CD3949B"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1BF8C68B"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31E579DF"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4B811C67"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r>
      <w:tr w:rsidR="00FC5C22" w:rsidRPr="00A03A06" w14:paraId="51F21141" w14:textId="77777777" w:rsidTr="009E2B1B">
        <w:trPr>
          <w:trHeight w:val="1260"/>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278E5C02"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tcBorders>
              <w:top w:val="nil"/>
              <w:left w:val="single" w:sz="4" w:space="0" w:color="auto"/>
              <w:bottom w:val="single" w:sz="4" w:space="0" w:color="000000"/>
              <w:right w:val="single" w:sz="4" w:space="0" w:color="auto"/>
            </w:tcBorders>
            <w:vAlign w:val="center"/>
            <w:hideMark/>
          </w:tcPr>
          <w:p w14:paraId="1B6C8D2C" w14:textId="77777777" w:rsidR="00FC5C22" w:rsidRPr="00A03A06" w:rsidRDefault="00FC5C22" w:rsidP="009E2B1B">
            <w:pPr>
              <w:rPr>
                <w:rFonts w:ascii="Arial" w:eastAsia="Times New Roman" w:hAnsi="Arial" w:cs="Arial"/>
                <w:color w:val="000000"/>
                <w:sz w:val="20"/>
                <w:szCs w:val="20"/>
                <w:lang w:val="en-US" w:eastAsia="en-US"/>
              </w:rPr>
            </w:pPr>
          </w:p>
        </w:tc>
        <w:tc>
          <w:tcPr>
            <w:tcW w:w="1420" w:type="dxa"/>
            <w:tcBorders>
              <w:top w:val="nil"/>
              <w:left w:val="nil"/>
              <w:bottom w:val="single" w:sz="4" w:space="0" w:color="auto"/>
              <w:right w:val="single" w:sz="4" w:space="0" w:color="auto"/>
            </w:tcBorders>
            <w:shd w:val="clear" w:color="auto" w:fill="auto"/>
            <w:vAlign w:val="center"/>
            <w:hideMark/>
          </w:tcPr>
          <w:p w14:paraId="2E709FA9" w14:textId="77777777" w:rsidR="00FC5C22" w:rsidRPr="00A03A06" w:rsidRDefault="00FC5C22" w:rsidP="009E2B1B">
            <w:pPr>
              <w:rPr>
                <w:rFonts w:ascii="Arial" w:eastAsia="Times New Roman" w:hAnsi="Arial" w:cs="Arial"/>
                <w:color w:val="008080"/>
                <w:sz w:val="20"/>
                <w:szCs w:val="20"/>
                <w:u w:val="single"/>
                <w:lang w:eastAsia="en-US"/>
              </w:rPr>
            </w:pPr>
            <w:r w:rsidRPr="00A03A06">
              <w:rPr>
                <w:rFonts w:ascii="Arial" w:eastAsia="Times New Roman" w:hAnsi="Arial" w:cs="Arial"/>
                <w:color w:val="008080"/>
                <w:sz w:val="20"/>
                <w:szCs w:val="20"/>
                <w:u w:val="single"/>
                <w:lang w:eastAsia="en-US"/>
              </w:rPr>
              <w:t>Público do AquaRio, Comunidade local (BA e RJ)</w:t>
            </w:r>
          </w:p>
        </w:tc>
        <w:tc>
          <w:tcPr>
            <w:tcW w:w="1689" w:type="dxa"/>
            <w:tcBorders>
              <w:top w:val="nil"/>
              <w:left w:val="nil"/>
              <w:bottom w:val="single" w:sz="4" w:space="0" w:color="auto"/>
              <w:right w:val="single" w:sz="4" w:space="0" w:color="auto"/>
            </w:tcBorders>
            <w:shd w:val="clear" w:color="auto" w:fill="auto"/>
            <w:vAlign w:val="center"/>
            <w:hideMark/>
          </w:tcPr>
          <w:p w14:paraId="31A9E598"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Chaveiros</w:t>
            </w:r>
          </w:p>
        </w:tc>
        <w:tc>
          <w:tcPr>
            <w:tcW w:w="1329" w:type="dxa"/>
            <w:tcBorders>
              <w:top w:val="nil"/>
              <w:left w:val="nil"/>
              <w:bottom w:val="single" w:sz="4" w:space="0" w:color="auto"/>
              <w:right w:val="single" w:sz="4" w:space="0" w:color="auto"/>
            </w:tcBorders>
            <w:shd w:val="clear" w:color="auto" w:fill="auto"/>
            <w:vAlign w:val="center"/>
            <w:hideMark/>
          </w:tcPr>
          <w:p w14:paraId="5DD9D1D5" w14:textId="77777777" w:rsidR="00FC5C22" w:rsidRPr="00A03A06" w:rsidRDefault="00FC5C22" w:rsidP="009E2B1B">
            <w:pPr>
              <w:jc w:val="right"/>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1000</w:t>
            </w:r>
          </w:p>
        </w:tc>
        <w:tc>
          <w:tcPr>
            <w:tcW w:w="950" w:type="dxa"/>
            <w:tcBorders>
              <w:top w:val="nil"/>
              <w:left w:val="nil"/>
              <w:bottom w:val="single" w:sz="4" w:space="0" w:color="auto"/>
              <w:right w:val="single" w:sz="4" w:space="0" w:color="auto"/>
            </w:tcBorders>
            <w:shd w:val="clear" w:color="000000" w:fill="FFFFFF"/>
            <w:vAlign w:val="center"/>
            <w:hideMark/>
          </w:tcPr>
          <w:p w14:paraId="0853BB83"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0F4D4FFC"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24021D49"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002A4FD7"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7245A82B"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75517B3F"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r>
      <w:tr w:rsidR="00FC5C22" w:rsidRPr="00A03A06" w14:paraId="642F92C2" w14:textId="77777777" w:rsidTr="009E2B1B">
        <w:trPr>
          <w:trHeight w:val="945"/>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4E8CBDB5"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tcBorders>
              <w:top w:val="nil"/>
              <w:left w:val="single" w:sz="4" w:space="0" w:color="auto"/>
              <w:bottom w:val="single" w:sz="4" w:space="0" w:color="000000"/>
              <w:right w:val="single" w:sz="4" w:space="0" w:color="auto"/>
            </w:tcBorders>
            <w:vAlign w:val="center"/>
            <w:hideMark/>
          </w:tcPr>
          <w:p w14:paraId="0856B375" w14:textId="77777777" w:rsidR="00FC5C22" w:rsidRPr="00A03A06" w:rsidRDefault="00FC5C22" w:rsidP="009E2B1B">
            <w:pPr>
              <w:rPr>
                <w:rFonts w:ascii="Arial" w:eastAsia="Times New Roman" w:hAnsi="Arial" w:cs="Arial"/>
                <w:color w:val="000000"/>
                <w:sz w:val="20"/>
                <w:szCs w:val="20"/>
                <w:lang w:val="en-US" w:eastAsia="en-US"/>
              </w:rPr>
            </w:pPr>
          </w:p>
        </w:tc>
        <w:tc>
          <w:tcPr>
            <w:tcW w:w="1420" w:type="dxa"/>
            <w:tcBorders>
              <w:top w:val="nil"/>
              <w:left w:val="nil"/>
              <w:bottom w:val="single" w:sz="4" w:space="0" w:color="auto"/>
              <w:right w:val="single" w:sz="4" w:space="0" w:color="auto"/>
            </w:tcBorders>
            <w:shd w:val="clear" w:color="auto" w:fill="auto"/>
            <w:vAlign w:val="center"/>
            <w:hideMark/>
          </w:tcPr>
          <w:p w14:paraId="012F35CC" w14:textId="77777777" w:rsidR="00FC5C22" w:rsidRPr="00A03A06" w:rsidRDefault="00FC5C22" w:rsidP="009E2B1B">
            <w:pPr>
              <w:rPr>
                <w:rFonts w:ascii="Arial" w:eastAsia="Times New Roman" w:hAnsi="Arial" w:cs="Arial"/>
                <w:color w:val="008080"/>
                <w:sz w:val="20"/>
                <w:szCs w:val="20"/>
                <w:u w:val="single"/>
                <w:lang w:eastAsia="en-US"/>
              </w:rPr>
            </w:pPr>
            <w:r w:rsidRPr="00A03A06">
              <w:rPr>
                <w:rFonts w:ascii="Arial" w:eastAsia="Times New Roman" w:hAnsi="Arial" w:cs="Arial"/>
                <w:color w:val="008080"/>
                <w:sz w:val="20"/>
                <w:szCs w:val="20"/>
                <w:u w:val="single"/>
                <w:lang w:eastAsia="en-US"/>
              </w:rPr>
              <w:t>Professores e membros do projeto</w:t>
            </w:r>
          </w:p>
        </w:tc>
        <w:tc>
          <w:tcPr>
            <w:tcW w:w="1689" w:type="dxa"/>
            <w:tcBorders>
              <w:top w:val="nil"/>
              <w:left w:val="nil"/>
              <w:bottom w:val="single" w:sz="4" w:space="0" w:color="auto"/>
              <w:right w:val="single" w:sz="4" w:space="0" w:color="auto"/>
            </w:tcBorders>
            <w:shd w:val="clear" w:color="auto" w:fill="auto"/>
            <w:vAlign w:val="center"/>
            <w:hideMark/>
          </w:tcPr>
          <w:p w14:paraId="0B2F7F9F"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Pendrivers</w:t>
            </w:r>
          </w:p>
        </w:tc>
        <w:tc>
          <w:tcPr>
            <w:tcW w:w="1329" w:type="dxa"/>
            <w:tcBorders>
              <w:top w:val="nil"/>
              <w:left w:val="nil"/>
              <w:bottom w:val="single" w:sz="4" w:space="0" w:color="auto"/>
              <w:right w:val="single" w:sz="4" w:space="0" w:color="auto"/>
            </w:tcBorders>
            <w:shd w:val="clear" w:color="auto" w:fill="auto"/>
            <w:vAlign w:val="center"/>
            <w:hideMark/>
          </w:tcPr>
          <w:p w14:paraId="383FA631" w14:textId="77777777" w:rsidR="00FC5C22" w:rsidRPr="00A03A06" w:rsidRDefault="00FC5C22" w:rsidP="009E2B1B">
            <w:pPr>
              <w:jc w:val="right"/>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200</w:t>
            </w:r>
          </w:p>
        </w:tc>
        <w:tc>
          <w:tcPr>
            <w:tcW w:w="950" w:type="dxa"/>
            <w:tcBorders>
              <w:top w:val="nil"/>
              <w:left w:val="nil"/>
              <w:bottom w:val="single" w:sz="4" w:space="0" w:color="auto"/>
              <w:right w:val="single" w:sz="4" w:space="0" w:color="auto"/>
            </w:tcBorders>
            <w:shd w:val="clear" w:color="000000" w:fill="FFFFFF"/>
            <w:vAlign w:val="center"/>
            <w:hideMark/>
          </w:tcPr>
          <w:p w14:paraId="7CD78A50"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73E225C8"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45D05A46"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65240991"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328FED39"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568C6C9C"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r>
      <w:tr w:rsidR="00FC5C22" w:rsidRPr="00A03A06" w14:paraId="7BFFFD18" w14:textId="77777777" w:rsidTr="009E2B1B">
        <w:trPr>
          <w:trHeight w:val="1320"/>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101E0082"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tcBorders>
              <w:top w:val="nil"/>
              <w:left w:val="single" w:sz="4" w:space="0" w:color="auto"/>
              <w:bottom w:val="single" w:sz="4" w:space="0" w:color="000000"/>
              <w:right w:val="single" w:sz="4" w:space="0" w:color="auto"/>
            </w:tcBorders>
            <w:vAlign w:val="center"/>
            <w:hideMark/>
          </w:tcPr>
          <w:p w14:paraId="6A064182" w14:textId="77777777" w:rsidR="00FC5C22" w:rsidRPr="00A03A06" w:rsidRDefault="00FC5C22" w:rsidP="009E2B1B">
            <w:pPr>
              <w:rPr>
                <w:rFonts w:ascii="Arial" w:eastAsia="Times New Roman" w:hAnsi="Arial" w:cs="Arial"/>
                <w:color w:val="000000"/>
                <w:sz w:val="20"/>
                <w:szCs w:val="20"/>
                <w:lang w:val="en-US" w:eastAsia="en-US"/>
              </w:rPr>
            </w:pPr>
          </w:p>
        </w:tc>
        <w:tc>
          <w:tcPr>
            <w:tcW w:w="1420" w:type="dxa"/>
            <w:tcBorders>
              <w:top w:val="nil"/>
              <w:left w:val="nil"/>
              <w:bottom w:val="single" w:sz="4" w:space="0" w:color="auto"/>
              <w:right w:val="single" w:sz="4" w:space="0" w:color="auto"/>
            </w:tcBorders>
            <w:shd w:val="clear" w:color="auto" w:fill="auto"/>
            <w:vAlign w:val="center"/>
            <w:hideMark/>
          </w:tcPr>
          <w:p w14:paraId="0D0C009B"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Pescadores</w:t>
            </w:r>
          </w:p>
        </w:tc>
        <w:tc>
          <w:tcPr>
            <w:tcW w:w="1689" w:type="dxa"/>
            <w:tcBorders>
              <w:top w:val="nil"/>
              <w:left w:val="nil"/>
              <w:bottom w:val="single" w:sz="4" w:space="0" w:color="auto"/>
              <w:right w:val="single" w:sz="4" w:space="0" w:color="auto"/>
            </w:tcBorders>
            <w:shd w:val="clear" w:color="auto" w:fill="auto"/>
            <w:vAlign w:val="center"/>
            <w:hideMark/>
          </w:tcPr>
          <w:p w14:paraId="207FEEC3" w14:textId="77777777" w:rsidR="00FC5C22" w:rsidRPr="00A03A06" w:rsidRDefault="00FC5C22" w:rsidP="009E2B1B">
            <w:pP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Livretos com tábua de maré</w:t>
            </w:r>
          </w:p>
        </w:tc>
        <w:tc>
          <w:tcPr>
            <w:tcW w:w="1329" w:type="dxa"/>
            <w:tcBorders>
              <w:top w:val="nil"/>
              <w:left w:val="nil"/>
              <w:bottom w:val="single" w:sz="4" w:space="0" w:color="auto"/>
              <w:right w:val="single" w:sz="4" w:space="0" w:color="auto"/>
            </w:tcBorders>
            <w:shd w:val="clear" w:color="auto" w:fill="auto"/>
            <w:vAlign w:val="center"/>
            <w:hideMark/>
          </w:tcPr>
          <w:p w14:paraId="66F76802" w14:textId="77777777" w:rsidR="00FC5C22" w:rsidRPr="00A03A06" w:rsidRDefault="00FC5C22" w:rsidP="009E2B1B">
            <w:pPr>
              <w:jc w:val="right"/>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200</w:t>
            </w:r>
          </w:p>
        </w:tc>
        <w:tc>
          <w:tcPr>
            <w:tcW w:w="950" w:type="dxa"/>
            <w:tcBorders>
              <w:top w:val="nil"/>
              <w:left w:val="nil"/>
              <w:bottom w:val="single" w:sz="4" w:space="0" w:color="auto"/>
              <w:right w:val="single" w:sz="4" w:space="0" w:color="auto"/>
            </w:tcBorders>
            <w:shd w:val="clear" w:color="000000" w:fill="FFFFFF"/>
            <w:vAlign w:val="center"/>
            <w:hideMark/>
          </w:tcPr>
          <w:p w14:paraId="3C5E0545"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7DFCFB29"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6D3C3E97"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3B3A19DF"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3EFF52F5"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641E5DC3"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r>
      <w:tr w:rsidR="00FC5C22" w:rsidRPr="00A03A06" w14:paraId="6C980654" w14:textId="77777777" w:rsidTr="009E2B1B">
        <w:trPr>
          <w:trHeight w:val="1260"/>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269D7A35"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tcBorders>
              <w:top w:val="nil"/>
              <w:left w:val="single" w:sz="4" w:space="0" w:color="auto"/>
              <w:bottom w:val="single" w:sz="4" w:space="0" w:color="000000"/>
              <w:right w:val="single" w:sz="4" w:space="0" w:color="auto"/>
            </w:tcBorders>
            <w:vAlign w:val="center"/>
            <w:hideMark/>
          </w:tcPr>
          <w:p w14:paraId="0265F9BB" w14:textId="77777777" w:rsidR="00FC5C22" w:rsidRPr="00A03A06" w:rsidRDefault="00FC5C22" w:rsidP="009E2B1B">
            <w:pPr>
              <w:rPr>
                <w:rFonts w:ascii="Arial" w:eastAsia="Times New Roman" w:hAnsi="Arial" w:cs="Arial"/>
                <w:color w:val="000000"/>
                <w:sz w:val="20"/>
                <w:szCs w:val="20"/>
                <w:lang w:val="en-US" w:eastAsia="en-US"/>
              </w:rPr>
            </w:pPr>
          </w:p>
        </w:tc>
        <w:tc>
          <w:tcPr>
            <w:tcW w:w="1420" w:type="dxa"/>
            <w:tcBorders>
              <w:top w:val="nil"/>
              <w:left w:val="nil"/>
              <w:bottom w:val="single" w:sz="4" w:space="0" w:color="auto"/>
              <w:right w:val="single" w:sz="4" w:space="0" w:color="auto"/>
            </w:tcBorders>
            <w:shd w:val="clear" w:color="auto" w:fill="auto"/>
            <w:vAlign w:val="center"/>
            <w:hideMark/>
          </w:tcPr>
          <w:p w14:paraId="1D2A306F" w14:textId="77777777" w:rsidR="00FC5C22" w:rsidRPr="00A03A06" w:rsidRDefault="00FC5C22" w:rsidP="009E2B1B">
            <w:pPr>
              <w:rPr>
                <w:rFonts w:ascii="Arial" w:eastAsia="Times New Roman" w:hAnsi="Arial" w:cs="Arial"/>
                <w:color w:val="000000"/>
                <w:sz w:val="20"/>
                <w:szCs w:val="20"/>
                <w:lang w:eastAsia="en-US"/>
              </w:rPr>
            </w:pPr>
            <w:r w:rsidRPr="00A03A06">
              <w:rPr>
                <w:rFonts w:ascii="Arial" w:eastAsia="Times New Roman" w:hAnsi="Arial" w:cs="Arial"/>
                <w:color w:val="000000"/>
                <w:sz w:val="20"/>
                <w:szCs w:val="20"/>
                <w:lang w:eastAsia="en-US"/>
              </w:rPr>
              <w:t>Pescadores e membros do projeto</w:t>
            </w:r>
          </w:p>
        </w:tc>
        <w:tc>
          <w:tcPr>
            <w:tcW w:w="1689" w:type="dxa"/>
            <w:tcBorders>
              <w:top w:val="nil"/>
              <w:left w:val="nil"/>
              <w:bottom w:val="single" w:sz="4" w:space="0" w:color="auto"/>
              <w:right w:val="single" w:sz="4" w:space="0" w:color="auto"/>
            </w:tcBorders>
            <w:shd w:val="clear" w:color="auto" w:fill="auto"/>
            <w:vAlign w:val="center"/>
            <w:hideMark/>
          </w:tcPr>
          <w:p w14:paraId="7690E053"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Lanternas</w:t>
            </w:r>
          </w:p>
        </w:tc>
        <w:tc>
          <w:tcPr>
            <w:tcW w:w="1329" w:type="dxa"/>
            <w:tcBorders>
              <w:top w:val="nil"/>
              <w:left w:val="nil"/>
              <w:bottom w:val="single" w:sz="4" w:space="0" w:color="auto"/>
              <w:right w:val="single" w:sz="4" w:space="0" w:color="auto"/>
            </w:tcBorders>
            <w:shd w:val="clear" w:color="auto" w:fill="auto"/>
            <w:vAlign w:val="center"/>
            <w:hideMark/>
          </w:tcPr>
          <w:p w14:paraId="2EFAC45E" w14:textId="77777777" w:rsidR="00FC5C22" w:rsidRPr="00A03A06" w:rsidRDefault="00FC5C22" w:rsidP="009E2B1B">
            <w:pPr>
              <w:jc w:val="right"/>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300</w:t>
            </w:r>
          </w:p>
        </w:tc>
        <w:tc>
          <w:tcPr>
            <w:tcW w:w="950" w:type="dxa"/>
            <w:tcBorders>
              <w:top w:val="nil"/>
              <w:left w:val="nil"/>
              <w:bottom w:val="single" w:sz="4" w:space="0" w:color="auto"/>
              <w:right w:val="single" w:sz="4" w:space="0" w:color="auto"/>
            </w:tcBorders>
            <w:shd w:val="clear" w:color="000000" w:fill="FFFFFF"/>
            <w:vAlign w:val="center"/>
            <w:hideMark/>
          </w:tcPr>
          <w:p w14:paraId="654C197F"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337B04B0"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116FAED4"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0492BB28"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0C22B398"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000000" w:fill="FFFFFF"/>
            <w:vAlign w:val="center"/>
            <w:hideMark/>
          </w:tcPr>
          <w:p w14:paraId="2A507B54"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r>
      <w:tr w:rsidR="00FC5C22" w:rsidRPr="00A03A06" w14:paraId="277167DC" w14:textId="77777777" w:rsidTr="009E2B1B">
        <w:trPr>
          <w:trHeight w:val="945"/>
        </w:trPr>
        <w:tc>
          <w:tcPr>
            <w:tcW w:w="1500" w:type="dxa"/>
            <w:vMerge/>
            <w:tcBorders>
              <w:top w:val="single" w:sz="4" w:space="0" w:color="auto"/>
              <w:left w:val="single" w:sz="4" w:space="0" w:color="auto"/>
              <w:bottom w:val="single" w:sz="4" w:space="0" w:color="000000"/>
              <w:right w:val="single" w:sz="4" w:space="0" w:color="auto"/>
            </w:tcBorders>
            <w:vAlign w:val="center"/>
            <w:hideMark/>
          </w:tcPr>
          <w:p w14:paraId="1F37A2ED" w14:textId="77777777" w:rsidR="00FC5C22" w:rsidRPr="00A03A06" w:rsidRDefault="00FC5C22" w:rsidP="009E2B1B">
            <w:pPr>
              <w:rPr>
                <w:rFonts w:ascii="Arial" w:eastAsia="Times New Roman" w:hAnsi="Arial" w:cs="Arial"/>
                <w:color w:val="000000"/>
                <w:sz w:val="20"/>
                <w:szCs w:val="20"/>
                <w:lang w:val="en-US" w:eastAsia="en-US"/>
              </w:rPr>
            </w:pPr>
          </w:p>
        </w:tc>
        <w:tc>
          <w:tcPr>
            <w:tcW w:w="1628" w:type="dxa"/>
            <w:vMerge/>
            <w:tcBorders>
              <w:top w:val="nil"/>
              <w:left w:val="single" w:sz="4" w:space="0" w:color="auto"/>
              <w:bottom w:val="single" w:sz="4" w:space="0" w:color="000000"/>
              <w:right w:val="single" w:sz="4" w:space="0" w:color="auto"/>
            </w:tcBorders>
            <w:vAlign w:val="center"/>
            <w:hideMark/>
          </w:tcPr>
          <w:p w14:paraId="347232D8" w14:textId="77777777" w:rsidR="00FC5C22" w:rsidRPr="00A03A06" w:rsidRDefault="00FC5C22" w:rsidP="009E2B1B">
            <w:pPr>
              <w:rPr>
                <w:rFonts w:ascii="Arial" w:eastAsia="Times New Roman" w:hAnsi="Arial" w:cs="Arial"/>
                <w:color w:val="000000"/>
                <w:sz w:val="20"/>
                <w:szCs w:val="20"/>
                <w:lang w:val="en-US" w:eastAsia="en-US"/>
              </w:rPr>
            </w:pPr>
          </w:p>
        </w:tc>
        <w:tc>
          <w:tcPr>
            <w:tcW w:w="1420" w:type="dxa"/>
            <w:tcBorders>
              <w:top w:val="nil"/>
              <w:left w:val="nil"/>
              <w:bottom w:val="single" w:sz="4" w:space="0" w:color="auto"/>
              <w:right w:val="single" w:sz="4" w:space="0" w:color="auto"/>
            </w:tcBorders>
            <w:shd w:val="clear" w:color="auto" w:fill="auto"/>
            <w:vAlign w:val="center"/>
            <w:hideMark/>
          </w:tcPr>
          <w:p w14:paraId="1C154CA8" w14:textId="77777777" w:rsidR="00FC5C22" w:rsidRPr="00A03A06" w:rsidRDefault="00FC5C22" w:rsidP="009E2B1B">
            <w:pPr>
              <w:rPr>
                <w:rFonts w:ascii="Arial" w:eastAsia="Times New Roman" w:hAnsi="Arial" w:cs="Arial"/>
                <w:color w:val="008080"/>
                <w:sz w:val="20"/>
                <w:szCs w:val="20"/>
                <w:u w:val="single"/>
                <w:lang w:eastAsia="en-US"/>
              </w:rPr>
            </w:pPr>
            <w:r w:rsidRPr="00A03A06">
              <w:rPr>
                <w:rFonts w:ascii="Arial" w:eastAsia="Times New Roman" w:hAnsi="Arial" w:cs="Arial"/>
                <w:color w:val="008080"/>
                <w:sz w:val="20"/>
                <w:szCs w:val="20"/>
                <w:u w:val="single"/>
                <w:lang w:eastAsia="en-US"/>
              </w:rPr>
              <w:t>Comunidade local (BA e RJ) (adultos e crianças) e pescadores</w:t>
            </w:r>
          </w:p>
        </w:tc>
        <w:tc>
          <w:tcPr>
            <w:tcW w:w="1689" w:type="dxa"/>
            <w:tcBorders>
              <w:top w:val="nil"/>
              <w:left w:val="nil"/>
              <w:bottom w:val="single" w:sz="4" w:space="0" w:color="auto"/>
              <w:right w:val="single" w:sz="4" w:space="0" w:color="auto"/>
            </w:tcBorders>
            <w:shd w:val="clear" w:color="auto" w:fill="auto"/>
            <w:vAlign w:val="center"/>
            <w:hideMark/>
          </w:tcPr>
          <w:p w14:paraId="782A87BE"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Camisas com proteção UV</w:t>
            </w:r>
          </w:p>
        </w:tc>
        <w:tc>
          <w:tcPr>
            <w:tcW w:w="1329" w:type="dxa"/>
            <w:tcBorders>
              <w:top w:val="nil"/>
              <w:left w:val="nil"/>
              <w:bottom w:val="single" w:sz="4" w:space="0" w:color="auto"/>
              <w:right w:val="single" w:sz="4" w:space="0" w:color="auto"/>
            </w:tcBorders>
            <w:shd w:val="clear" w:color="auto" w:fill="auto"/>
            <w:vAlign w:val="center"/>
            <w:hideMark/>
          </w:tcPr>
          <w:p w14:paraId="12A68581" w14:textId="77777777" w:rsidR="00FC5C22" w:rsidRPr="00A03A06" w:rsidRDefault="00FC5C22" w:rsidP="009E2B1B">
            <w:pPr>
              <w:jc w:val="right"/>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eastAsia="en-US"/>
              </w:rPr>
              <w:t>400</w:t>
            </w:r>
          </w:p>
        </w:tc>
        <w:tc>
          <w:tcPr>
            <w:tcW w:w="950" w:type="dxa"/>
            <w:tcBorders>
              <w:top w:val="nil"/>
              <w:left w:val="nil"/>
              <w:bottom w:val="single" w:sz="4" w:space="0" w:color="auto"/>
              <w:right w:val="single" w:sz="4" w:space="0" w:color="auto"/>
            </w:tcBorders>
            <w:shd w:val="clear" w:color="auto" w:fill="auto"/>
            <w:vAlign w:val="center"/>
            <w:hideMark/>
          </w:tcPr>
          <w:p w14:paraId="195C548C" w14:textId="77777777" w:rsidR="00FC5C22" w:rsidRPr="00A03A06" w:rsidRDefault="00FC5C22" w:rsidP="009E2B1B">
            <w:pPr>
              <w:rPr>
                <w:rFonts w:ascii="Arial" w:eastAsia="Times New Roman" w:hAnsi="Arial" w:cs="Arial"/>
                <w:color w:val="000000"/>
                <w:sz w:val="20"/>
                <w:szCs w:val="20"/>
                <w:lang w:val="en-US" w:eastAsia="en-US"/>
              </w:rPr>
            </w:pPr>
            <w:r w:rsidRPr="00A03A06">
              <w:rPr>
                <w:rFonts w:ascii="Arial" w:eastAsia="Times New Roman" w:hAnsi="Arial" w:cs="Arial"/>
                <w:color w:val="000000"/>
                <w:sz w:val="20"/>
                <w:szCs w:val="20"/>
                <w:lang w:val="en-US"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14:paraId="0624388F" w14:textId="77777777" w:rsidR="00FC5C22" w:rsidRPr="00763382" w:rsidRDefault="00FC5C22" w:rsidP="009E2B1B">
            <w:pPr>
              <w:rPr>
                <w:rFonts w:ascii="Arial" w:eastAsia="Times New Roman" w:hAnsi="Arial" w:cs="Arial"/>
                <w:sz w:val="20"/>
                <w:szCs w:val="20"/>
                <w:lang w:val="en-US" w:eastAsia="en-US"/>
              </w:rPr>
            </w:pPr>
            <w:r w:rsidRPr="00763382">
              <w:rPr>
                <w:rFonts w:ascii="Arial" w:eastAsia="Times New Roman" w:hAnsi="Arial" w:cs="Arial"/>
                <w:sz w:val="20"/>
                <w:szCs w:val="20"/>
                <w:lang w:val="en-US" w:eastAsia="en-US"/>
              </w:rPr>
              <w:t> </w:t>
            </w:r>
          </w:p>
        </w:tc>
        <w:tc>
          <w:tcPr>
            <w:tcW w:w="950" w:type="dxa"/>
            <w:tcBorders>
              <w:top w:val="nil"/>
              <w:left w:val="nil"/>
              <w:bottom w:val="single" w:sz="4" w:space="0" w:color="auto"/>
              <w:right w:val="single" w:sz="4" w:space="0" w:color="auto"/>
            </w:tcBorders>
            <w:shd w:val="clear" w:color="000000" w:fill="FFFFFF"/>
            <w:vAlign w:val="center"/>
            <w:hideMark/>
          </w:tcPr>
          <w:p w14:paraId="369A742E"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50" w:type="dxa"/>
            <w:tcBorders>
              <w:top w:val="nil"/>
              <w:left w:val="nil"/>
              <w:bottom w:val="single" w:sz="4" w:space="0" w:color="auto"/>
              <w:right w:val="single" w:sz="4" w:space="0" w:color="auto"/>
            </w:tcBorders>
            <w:shd w:val="clear" w:color="000000" w:fill="FFFFFF"/>
            <w:vAlign w:val="center"/>
            <w:hideMark/>
          </w:tcPr>
          <w:p w14:paraId="5E67E552" w14:textId="77777777" w:rsidR="00FC5C22" w:rsidRPr="00A03A06" w:rsidRDefault="00FC5C22" w:rsidP="009E2B1B">
            <w:pPr>
              <w:rPr>
                <w:rFonts w:ascii="Arial" w:eastAsia="Times New Roman" w:hAnsi="Arial" w:cs="Arial"/>
                <w:color w:val="008080"/>
                <w:sz w:val="20"/>
                <w:szCs w:val="20"/>
                <w:u w:val="single"/>
                <w:lang w:val="en-US" w:eastAsia="en-US"/>
              </w:rPr>
            </w:pPr>
            <w:r w:rsidRPr="00A03A06">
              <w:rPr>
                <w:rFonts w:ascii="Arial" w:eastAsia="Times New Roman" w:hAnsi="Arial" w:cs="Arial"/>
                <w:color w:val="008080"/>
                <w:sz w:val="20"/>
                <w:szCs w:val="20"/>
                <w:u w:val="single"/>
                <w:lang w:eastAsia="en-US"/>
              </w:rPr>
              <w:t>x</w:t>
            </w:r>
          </w:p>
        </w:tc>
        <w:tc>
          <w:tcPr>
            <w:tcW w:w="960" w:type="dxa"/>
            <w:tcBorders>
              <w:top w:val="nil"/>
              <w:left w:val="nil"/>
              <w:bottom w:val="single" w:sz="4" w:space="0" w:color="auto"/>
              <w:right w:val="single" w:sz="4" w:space="0" w:color="auto"/>
            </w:tcBorders>
            <w:shd w:val="clear" w:color="auto" w:fill="auto"/>
            <w:noWrap/>
            <w:vAlign w:val="bottom"/>
            <w:hideMark/>
          </w:tcPr>
          <w:p w14:paraId="52D5681C" w14:textId="77777777" w:rsidR="00FC5C22" w:rsidRPr="00763382" w:rsidRDefault="00FC5C22" w:rsidP="009E2B1B">
            <w:pPr>
              <w:rPr>
                <w:rFonts w:ascii="Arial" w:eastAsia="Times New Roman" w:hAnsi="Arial" w:cs="Arial"/>
                <w:sz w:val="20"/>
                <w:szCs w:val="20"/>
                <w:lang w:val="en-US" w:eastAsia="en-US"/>
              </w:rPr>
            </w:pPr>
            <w:r w:rsidRPr="00763382">
              <w:rPr>
                <w:rFonts w:ascii="Arial" w:eastAsia="Times New Roman" w:hAnsi="Arial" w:cs="Arial"/>
                <w:sz w:val="20"/>
                <w:szCs w:val="20"/>
                <w:lang w:val="en-US"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14:paraId="6007D489" w14:textId="77777777" w:rsidR="00FC5C22" w:rsidRPr="00763382" w:rsidRDefault="00FC5C22" w:rsidP="009E2B1B">
            <w:pPr>
              <w:rPr>
                <w:rFonts w:ascii="Arial" w:eastAsia="Times New Roman" w:hAnsi="Arial" w:cs="Arial"/>
                <w:sz w:val="20"/>
                <w:szCs w:val="20"/>
                <w:lang w:val="en-US" w:eastAsia="en-US"/>
              </w:rPr>
            </w:pPr>
            <w:r w:rsidRPr="00763382">
              <w:rPr>
                <w:rFonts w:ascii="Arial" w:eastAsia="Times New Roman" w:hAnsi="Arial" w:cs="Arial"/>
                <w:sz w:val="20"/>
                <w:szCs w:val="20"/>
                <w:lang w:val="en-US" w:eastAsia="en-US"/>
              </w:rPr>
              <w:t> </w:t>
            </w:r>
          </w:p>
        </w:tc>
      </w:tr>
    </w:tbl>
    <w:p w14:paraId="44AA1F77" w14:textId="77777777" w:rsidR="00FC5C22" w:rsidRPr="00763382" w:rsidRDefault="00FC5C22" w:rsidP="00FC5C22">
      <w:pPr>
        <w:spacing w:line="360" w:lineRule="auto"/>
        <w:jc w:val="both"/>
        <w:rPr>
          <w:rFonts w:ascii="Arial" w:eastAsia="Times New Roman" w:hAnsi="Arial" w:cs="Arial"/>
          <w:b/>
          <w:sz w:val="20"/>
          <w:szCs w:val="20"/>
        </w:rPr>
      </w:pPr>
    </w:p>
    <w:p w14:paraId="4D85E914" w14:textId="77777777" w:rsidR="00FC5C22" w:rsidRPr="00763382" w:rsidRDefault="00FC5C22" w:rsidP="00FC5C22">
      <w:pPr>
        <w:spacing w:line="360" w:lineRule="auto"/>
        <w:jc w:val="both"/>
        <w:rPr>
          <w:rFonts w:ascii="Arial" w:eastAsia="Times New Roman" w:hAnsi="Arial" w:cs="Arial"/>
          <w:b/>
          <w:sz w:val="20"/>
          <w:szCs w:val="20"/>
        </w:rPr>
      </w:pPr>
    </w:p>
    <w:p w14:paraId="254B7DBB" w14:textId="77777777" w:rsidR="00FC5C22" w:rsidRPr="00763382" w:rsidRDefault="00FC5C22" w:rsidP="00FC5C22">
      <w:pPr>
        <w:spacing w:line="360" w:lineRule="auto"/>
        <w:jc w:val="both"/>
        <w:rPr>
          <w:rFonts w:ascii="Arial" w:eastAsia="Times New Roman" w:hAnsi="Arial" w:cs="Arial"/>
          <w:b/>
          <w:sz w:val="20"/>
          <w:szCs w:val="20"/>
        </w:rPr>
      </w:pPr>
    </w:p>
    <w:p w14:paraId="5C234420" w14:textId="77777777" w:rsidR="00FC5C22" w:rsidRPr="00763382" w:rsidRDefault="00FC5C22" w:rsidP="00FC5C22">
      <w:pPr>
        <w:spacing w:line="360" w:lineRule="auto"/>
        <w:jc w:val="both"/>
        <w:rPr>
          <w:rFonts w:ascii="Arial" w:eastAsia="Times New Roman" w:hAnsi="Arial" w:cs="Arial"/>
          <w:sz w:val="20"/>
          <w:szCs w:val="20"/>
        </w:rPr>
      </w:pPr>
    </w:p>
    <w:p w14:paraId="4FF96D9E" w14:textId="77777777" w:rsidR="00FC5C22" w:rsidRPr="00763382" w:rsidRDefault="00FC5C22" w:rsidP="00FC5C22">
      <w:pPr>
        <w:widowControl w:val="0"/>
        <w:pBdr>
          <w:top w:val="nil"/>
          <w:left w:val="nil"/>
          <w:bottom w:val="nil"/>
          <w:right w:val="nil"/>
          <w:between w:val="nil"/>
        </w:pBdr>
        <w:spacing w:line="360" w:lineRule="auto"/>
        <w:jc w:val="both"/>
        <w:rPr>
          <w:rFonts w:ascii="Arial" w:eastAsia="Times New Roman" w:hAnsi="Arial" w:cs="Arial"/>
          <w:sz w:val="20"/>
          <w:szCs w:val="20"/>
        </w:rPr>
        <w:sectPr w:rsidR="00FC5C22" w:rsidRPr="00763382" w:rsidSect="00B74827">
          <w:pgSz w:w="11901" w:h="16834"/>
          <w:pgMar w:top="1701" w:right="1134" w:bottom="1418" w:left="1701" w:header="709" w:footer="794" w:gutter="0"/>
          <w:cols w:space="720"/>
        </w:sectPr>
      </w:pPr>
    </w:p>
    <w:p w14:paraId="2EEF391D" w14:textId="77777777" w:rsidR="00FC5C22" w:rsidRPr="00763382" w:rsidRDefault="00FC5C22" w:rsidP="00FC5C22">
      <w:pPr>
        <w:spacing w:line="360" w:lineRule="auto"/>
        <w:jc w:val="both"/>
        <w:rPr>
          <w:rFonts w:ascii="Arial" w:eastAsia="Times New Roman" w:hAnsi="Arial" w:cs="Arial"/>
          <w:color w:val="548DD4"/>
          <w:sz w:val="20"/>
          <w:szCs w:val="20"/>
        </w:rPr>
      </w:pPr>
    </w:p>
    <w:p w14:paraId="2A6EEAE6"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rPr>
        <w:t>Seção 11 – ORÇAMENTO</w:t>
      </w:r>
    </w:p>
    <w:p w14:paraId="7C363977" w14:textId="77777777" w:rsidR="00FC5C22" w:rsidRPr="00763382" w:rsidRDefault="00FC5C22" w:rsidP="00FC5C22">
      <w:pPr>
        <w:widowControl w:val="0"/>
        <w:pBdr>
          <w:top w:val="nil"/>
          <w:left w:val="nil"/>
          <w:bottom w:val="nil"/>
          <w:right w:val="nil"/>
          <w:between w:val="nil"/>
        </w:pBdr>
        <w:spacing w:line="360" w:lineRule="auto"/>
        <w:ind w:left="851" w:hanging="720"/>
        <w:jc w:val="both"/>
        <w:rPr>
          <w:rFonts w:ascii="Arial" w:eastAsia="Times New Roman" w:hAnsi="Arial" w:cs="Arial"/>
          <w:color w:val="000000"/>
          <w:sz w:val="20"/>
          <w:szCs w:val="20"/>
        </w:rPr>
      </w:pPr>
    </w:p>
    <w:p w14:paraId="4747881C" w14:textId="77777777" w:rsidR="00FC5C22" w:rsidRPr="00763382" w:rsidRDefault="00FC5C22" w:rsidP="00FC5C22">
      <w:pPr>
        <w:keepNext/>
        <w:keepLines/>
        <w:numPr>
          <w:ilvl w:val="1"/>
          <w:numId w:val="4"/>
        </w:numPr>
        <w:pBdr>
          <w:top w:val="nil"/>
          <w:left w:val="nil"/>
          <w:bottom w:val="nil"/>
          <w:right w:val="nil"/>
          <w:between w:val="nil"/>
        </w:pBdr>
        <w:spacing w:line="360" w:lineRule="auto"/>
        <w:contextualSpacing/>
        <w:jc w:val="both"/>
        <w:rPr>
          <w:rFonts w:ascii="Arial" w:eastAsia="Times New Roman" w:hAnsi="Arial" w:cs="Arial"/>
          <w:color w:val="000000"/>
          <w:sz w:val="20"/>
          <w:szCs w:val="20"/>
          <w:highlight w:val="yellow"/>
        </w:rPr>
      </w:pPr>
      <w:r w:rsidRPr="00763382">
        <w:rPr>
          <w:rFonts w:ascii="Arial" w:eastAsia="Times New Roman" w:hAnsi="Arial" w:cs="Arial"/>
          <w:b/>
          <w:color w:val="000000"/>
          <w:sz w:val="20"/>
          <w:szCs w:val="20"/>
        </w:rPr>
        <w:t xml:space="preserve"> </w:t>
      </w:r>
      <w:r w:rsidRPr="00763382">
        <w:rPr>
          <w:rFonts w:ascii="Arial" w:eastAsia="Times New Roman" w:hAnsi="Arial" w:cs="Arial"/>
          <w:b/>
          <w:color w:val="000000"/>
          <w:sz w:val="20"/>
          <w:szCs w:val="20"/>
          <w:highlight w:val="yellow"/>
        </w:rPr>
        <w:t xml:space="preserve">ORÇAMENTO RESUMIDO </w:t>
      </w:r>
    </w:p>
    <w:tbl>
      <w:tblPr>
        <w:tblStyle w:val="6"/>
        <w:tblW w:w="84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7"/>
        <w:gridCol w:w="3839"/>
      </w:tblGrid>
      <w:tr w:rsidR="00FC5C22" w:rsidRPr="00763382" w14:paraId="05F8F17C" w14:textId="77777777" w:rsidTr="009E2B1B">
        <w:trPr>
          <w:jc w:val="center"/>
        </w:trPr>
        <w:tc>
          <w:tcPr>
            <w:tcW w:w="4637" w:type="dxa"/>
            <w:tcBorders>
              <w:top w:val="single" w:sz="18" w:space="0" w:color="000000"/>
              <w:left w:val="single" w:sz="18" w:space="0" w:color="000000"/>
              <w:bottom w:val="single" w:sz="18" w:space="0" w:color="000000"/>
            </w:tcBorders>
            <w:shd w:val="clear" w:color="auto" w:fill="C0C0C0"/>
          </w:tcPr>
          <w:p w14:paraId="1E3D7A02"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Parceiro</w:t>
            </w:r>
          </w:p>
        </w:tc>
        <w:tc>
          <w:tcPr>
            <w:tcW w:w="3839" w:type="dxa"/>
            <w:tcBorders>
              <w:top w:val="single" w:sz="18" w:space="0" w:color="000000"/>
              <w:bottom w:val="single" w:sz="18" w:space="0" w:color="000000"/>
              <w:right w:val="single" w:sz="18" w:space="0" w:color="000000"/>
            </w:tcBorders>
            <w:shd w:val="clear" w:color="auto" w:fill="C0C0C0"/>
            <w:vAlign w:val="center"/>
          </w:tcPr>
          <w:p w14:paraId="377E5E6B"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Valor do Investimento (em R$)</w:t>
            </w:r>
          </w:p>
        </w:tc>
      </w:tr>
      <w:tr w:rsidR="00FC5C22" w:rsidRPr="00763382" w14:paraId="3A71784C" w14:textId="77777777" w:rsidTr="009E2B1B">
        <w:trPr>
          <w:jc w:val="center"/>
        </w:trPr>
        <w:tc>
          <w:tcPr>
            <w:tcW w:w="4637" w:type="dxa"/>
            <w:tcBorders>
              <w:top w:val="single" w:sz="18" w:space="0" w:color="000000"/>
              <w:left w:val="single" w:sz="18" w:space="0" w:color="000000"/>
            </w:tcBorders>
            <w:vAlign w:val="center"/>
          </w:tcPr>
          <w:p w14:paraId="3A54E7E1"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lastRenderedPageBreak/>
              <w:t>Petrobras</w:t>
            </w:r>
          </w:p>
        </w:tc>
        <w:tc>
          <w:tcPr>
            <w:tcW w:w="3839" w:type="dxa"/>
            <w:tcBorders>
              <w:top w:val="single" w:sz="18" w:space="0" w:color="000000"/>
              <w:right w:val="single" w:sz="18" w:space="0" w:color="000000"/>
            </w:tcBorders>
          </w:tcPr>
          <w:p w14:paraId="665087AA" w14:textId="77777777" w:rsidR="00FC5C22" w:rsidRPr="00763382" w:rsidRDefault="00FC5C22" w:rsidP="009E2B1B">
            <w:pPr>
              <w:rPr>
                <w:rFonts w:ascii="Arial" w:eastAsia="Times New Roman" w:hAnsi="Arial" w:cs="Arial"/>
                <w:sz w:val="20"/>
                <w:szCs w:val="20"/>
              </w:rPr>
            </w:pPr>
          </w:p>
        </w:tc>
      </w:tr>
      <w:tr w:rsidR="00FC5C22" w:rsidRPr="00763382" w14:paraId="1BA61224" w14:textId="77777777" w:rsidTr="009E2B1B">
        <w:trPr>
          <w:jc w:val="center"/>
        </w:trPr>
        <w:tc>
          <w:tcPr>
            <w:tcW w:w="4637" w:type="dxa"/>
            <w:tcBorders>
              <w:left w:val="single" w:sz="18" w:space="0" w:color="000000"/>
            </w:tcBorders>
            <w:vAlign w:val="center"/>
          </w:tcPr>
          <w:p w14:paraId="2E20D8E6"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Instituição proponente</w:t>
            </w:r>
          </w:p>
        </w:tc>
        <w:tc>
          <w:tcPr>
            <w:tcW w:w="3839" w:type="dxa"/>
            <w:tcBorders>
              <w:right w:val="single" w:sz="18" w:space="0" w:color="000000"/>
            </w:tcBorders>
          </w:tcPr>
          <w:p w14:paraId="3D2DA880" w14:textId="77777777" w:rsidR="00FC5C22" w:rsidRPr="00763382" w:rsidRDefault="00FC5C22" w:rsidP="009E2B1B">
            <w:pPr>
              <w:rPr>
                <w:rFonts w:ascii="Arial" w:eastAsia="Times New Roman" w:hAnsi="Arial" w:cs="Arial"/>
                <w:sz w:val="20"/>
                <w:szCs w:val="20"/>
              </w:rPr>
            </w:pPr>
          </w:p>
        </w:tc>
      </w:tr>
      <w:tr w:rsidR="00FC5C22" w:rsidRPr="00763382" w14:paraId="780C0A2A" w14:textId="77777777" w:rsidTr="009E2B1B">
        <w:trPr>
          <w:trHeight w:val="580"/>
          <w:jc w:val="center"/>
        </w:trPr>
        <w:tc>
          <w:tcPr>
            <w:tcW w:w="4637" w:type="dxa"/>
            <w:tcBorders>
              <w:left w:val="single" w:sz="18" w:space="0" w:color="000000"/>
            </w:tcBorders>
            <w:vAlign w:val="center"/>
          </w:tcPr>
          <w:p w14:paraId="4D12A82C"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Parceiro 01</w:t>
            </w:r>
          </w:p>
        </w:tc>
        <w:tc>
          <w:tcPr>
            <w:tcW w:w="3839" w:type="dxa"/>
            <w:tcBorders>
              <w:right w:val="single" w:sz="18" w:space="0" w:color="000000"/>
            </w:tcBorders>
          </w:tcPr>
          <w:p w14:paraId="5FCA898F" w14:textId="77777777" w:rsidR="00FC5C22" w:rsidRPr="00763382" w:rsidRDefault="00FC5C22" w:rsidP="009E2B1B">
            <w:pPr>
              <w:rPr>
                <w:rFonts w:ascii="Arial" w:eastAsia="Times New Roman" w:hAnsi="Arial" w:cs="Arial"/>
                <w:sz w:val="20"/>
                <w:szCs w:val="20"/>
              </w:rPr>
            </w:pPr>
          </w:p>
        </w:tc>
      </w:tr>
      <w:tr w:rsidR="00FC5C22" w:rsidRPr="00763382" w14:paraId="27793453" w14:textId="77777777" w:rsidTr="009E2B1B">
        <w:trPr>
          <w:jc w:val="center"/>
        </w:trPr>
        <w:tc>
          <w:tcPr>
            <w:tcW w:w="4637" w:type="dxa"/>
            <w:tcBorders>
              <w:left w:val="single" w:sz="18" w:space="0" w:color="000000"/>
            </w:tcBorders>
            <w:vAlign w:val="center"/>
          </w:tcPr>
          <w:p w14:paraId="00EED796"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Parceiro 02</w:t>
            </w:r>
          </w:p>
        </w:tc>
        <w:tc>
          <w:tcPr>
            <w:tcW w:w="3839" w:type="dxa"/>
            <w:tcBorders>
              <w:right w:val="single" w:sz="18" w:space="0" w:color="000000"/>
            </w:tcBorders>
          </w:tcPr>
          <w:p w14:paraId="65D13F60" w14:textId="77777777" w:rsidR="00FC5C22" w:rsidRPr="00763382" w:rsidRDefault="00FC5C22" w:rsidP="009E2B1B">
            <w:pPr>
              <w:rPr>
                <w:rFonts w:ascii="Arial" w:eastAsia="Times New Roman" w:hAnsi="Arial" w:cs="Arial"/>
                <w:sz w:val="20"/>
                <w:szCs w:val="20"/>
              </w:rPr>
            </w:pPr>
          </w:p>
        </w:tc>
      </w:tr>
      <w:tr w:rsidR="00FC5C22" w:rsidRPr="00763382" w14:paraId="67364348" w14:textId="77777777" w:rsidTr="009E2B1B">
        <w:trPr>
          <w:trHeight w:val="440"/>
          <w:jc w:val="center"/>
        </w:trPr>
        <w:tc>
          <w:tcPr>
            <w:tcW w:w="4637" w:type="dxa"/>
            <w:tcBorders>
              <w:left w:val="single" w:sz="18" w:space="0" w:color="000000"/>
            </w:tcBorders>
            <w:shd w:val="clear" w:color="auto" w:fill="C0C0C0"/>
            <w:vAlign w:val="center"/>
          </w:tcPr>
          <w:p w14:paraId="6FD9090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Total</w:t>
            </w:r>
          </w:p>
        </w:tc>
        <w:tc>
          <w:tcPr>
            <w:tcW w:w="3839" w:type="dxa"/>
            <w:tcBorders>
              <w:right w:val="single" w:sz="18" w:space="0" w:color="000000"/>
            </w:tcBorders>
            <w:shd w:val="clear" w:color="auto" w:fill="C0C0C0"/>
          </w:tcPr>
          <w:p w14:paraId="743D1AB3" w14:textId="77777777" w:rsidR="00FC5C22" w:rsidRPr="00763382" w:rsidRDefault="00FC5C22" w:rsidP="009E2B1B">
            <w:pPr>
              <w:rPr>
                <w:rFonts w:ascii="Arial" w:eastAsia="Times New Roman" w:hAnsi="Arial" w:cs="Arial"/>
                <w:color w:val="000000"/>
                <w:sz w:val="20"/>
                <w:szCs w:val="20"/>
              </w:rPr>
            </w:pPr>
          </w:p>
        </w:tc>
      </w:tr>
    </w:tbl>
    <w:p w14:paraId="27BFFD8B" w14:textId="77777777" w:rsidR="00FC5C22" w:rsidRPr="00763382" w:rsidRDefault="00FC5C22" w:rsidP="00FC5C22">
      <w:pPr>
        <w:keepNext/>
        <w:keepLines/>
        <w:spacing w:line="360" w:lineRule="auto"/>
        <w:jc w:val="both"/>
        <w:rPr>
          <w:rFonts w:ascii="Arial" w:eastAsia="Times New Roman" w:hAnsi="Arial" w:cs="Arial"/>
          <w:sz w:val="20"/>
          <w:szCs w:val="20"/>
        </w:rPr>
      </w:pPr>
    </w:p>
    <w:p w14:paraId="0B6E95EA" w14:textId="77777777" w:rsidR="00FC5C22" w:rsidRPr="002E6AB4" w:rsidRDefault="00FC5C22" w:rsidP="00FC5C22">
      <w:pPr>
        <w:keepNext/>
        <w:keepLines/>
        <w:numPr>
          <w:ilvl w:val="1"/>
          <w:numId w:val="4"/>
        </w:numPr>
        <w:pBdr>
          <w:top w:val="nil"/>
          <w:left w:val="nil"/>
          <w:bottom w:val="nil"/>
          <w:right w:val="nil"/>
          <w:between w:val="nil"/>
        </w:pBdr>
        <w:spacing w:line="360" w:lineRule="auto"/>
        <w:contextualSpacing/>
        <w:jc w:val="both"/>
        <w:rPr>
          <w:rFonts w:ascii="Arial" w:eastAsia="Times New Roman" w:hAnsi="Arial" w:cs="Arial"/>
          <w:color w:val="000000"/>
          <w:sz w:val="20"/>
          <w:szCs w:val="20"/>
        </w:rPr>
      </w:pPr>
      <w:r w:rsidRPr="00763382">
        <w:rPr>
          <w:rFonts w:ascii="Arial" w:hAnsi="Arial" w:cs="Arial"/>
          <w:sz w:val="20"/>
          <w:szCs w:val="20"/>
        </w:rPr>
        <w:br w:type="page"/>
      </w:r>
      <w:r w:rsidRPr="00763382">
        <w:rPr>
          <w:rFonts w:ascii="Arial" w:eastAsia="Times New Roman" w:hAnsi="Arial" w:cs="Arial"/>
          <w:b/>
          <w:color w:val="000000"/>
          <w:sz w:val="20"/>
          <w:szCs w:val="20"/>
        </w:rPr>
        <w:lastRenderedPageBreak/>
        <w:t xml:space="preserve"> </w:t>
      </w:r>
      <w:r w:rsidRPr="00763382">
        <w:rPr>
          <w:rFonts w:ascii="Arial" w:eastAsia="Times New Roman" w:hAnsi="Arial" w:cs="Arial"/>
          <w:b/>
          <w:color w:val="000000"/>
          <w:sz w:val="20"/>
          <w:szCs w:val="20"/>
          <w:highlight w:val="yellow"/>
        </w:rPr>
        <w:t>ORÇAMENTO FÍSICO-FINANCEIR</w:t>
      </w:r>
      <w:r>
        <w:rPr>
          <w:rFonts w:ascii="Arial" w:eastAsia="Times New Roman" w:hAnsi="Arial" w:cs="Arial"/>
          <w:b/>
          <w:color w:val="000000"/>
          <w:sz w:val="20"/>
          <w:szCs w:val="20"/>
          <w:highlight w:val="yellow"/>
        </w:rPr>
        <w:t>O</w:t>
      </w:r>
    </w:p>
    <w:tbl>
      <w:tblPr>
        <w:tblStyle w:val="5"/>
        <w:tblW w:w="10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1"/>
        <w:gridCol w:w="858"/>
        <w:gridCol w:w="858"/>
        <w:gridCol w:w="950"/>
        <w:gridCol w:w="1025"/>
        <w:gridCol w:w="1044"/>
        <w:gridCol w:w="1044"/>
        <w:gridCol w:w="1318"/>
        <w:gridCol w:w="1010"/>
      </w:tblGrid>
      <w:tr w:rsidR="00FC5C22" w:rsidRPr="00763382" w14:paraId="6B16B5DB" w14:textId="77777777" w:rsidTr="009E2B1B">
        <w:trPr>
          <w:trHeight w:val="420"/>
          <w:jc w:val="center"/>
        </w:trPr>
        <w:tc>
          <w:tcPr>
            <w:tcW w:w="2681" w:type="dxa"/>
            <w:shd w:val="clear" w:color="auto" w:fill="CCFFFF"/>
            <w:vAlign w:val="center"/>
          </w:tcPr>
          <w:p w14:paraId="2C79F25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NATUREZA DA DESPESA*</w:t>
            </w:r>
          </w:p>
        </w:tc>
        <w:tc>
          <w:tcPr>
            <w:tcW w:w="858" w:type="dxa"/>
            <w:shd w:val="clear" w:color="auto" w:fill="CCFFFF"/>
            <w:vAlign w:val="center"/>
          </w:tcPr>
          <w:p w14:paraId="5D540179" w14:textId="77777777" w:rsidR="00FC5C22" w:rsidRPr="00763382" w:rsidRDefault="00FC5C22" w:rsidP="009E2B1B">
            <w:pPr>
              <w:rPr>
                <w:rFonts w:ascii="Arial" w:eastAsia="Times New Roman" w:hAnsi="Arial" w:cs="Arial"/>
                <w:sz w:val="20"/>
                <w:szCs w:val="20"/>
              </w:rPr>
            </w:pPr>
            <w:r>
              <w:rPr>
                <w:rFonts w:ascii="Arial" w:eastAsia="Times New Roman" w:hAnsi="Arial" w:cs="Arial"/>
                <w:b/>
                <w:sz w:val="20"/>
                <w:szCs w:val="20"/>
              </w:rPr>
              <w:t>o</w:t>
            </w:r>
            <w:r w:rsidRPr="00763382">
              <w:rPr>
                <w:rFonts w:ascii="Arial" w:eastAsia="Times New Roman" w:hAnsi="Arial" w:cs="Arial"/>
                <w:b/>
                <w:sz w:val="20"/>
                <w:szCs w:val="20"/>
              </w:rPr>
              <w:t>Período 1</w:t>
            </w:r>
          </w:p>
          <w:p w14:paraId="7AC96C6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mês 1 a 4</w:t>
            </w:r>
          </w:p>
        </w:tc>
        <w:tc>
          <w:tcPr>
            <w:tcW w:w="858" w:type="dxa"/>
            <w:shd w:val="clear" w:color="auto" w:fill="CCFFFF"/>
            <w:vAlign w:val="center"/>
          </w:tcPr>
          <w:p w14:paraId="1C5179E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Período 2</w:t>
            </w:r>
          </w:p>
          <w:p w14:paraId="7CBE406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mês 5 a 8</w:t>
            </w:r>
          </w:p>
        </w:tc>
        <w:tc>
          <w:tcPr>
            <w:tcW w:w="950" w:type="dxa"/>
            <w:shd w:val="clear" w:color="auto" w:fill="CCFFFF"/>
            <w:vAlign w:val="center"/>
          </w:tcPr>
          <w:p w14:paraId="29B96CB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Período 3</w:t>
            </w:r>
          </w:p>
          <w:p w14:paraId="498C4C1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mês 9 a 12</w:t>
            </w:r>
          </w:p>
        </w:tc>
        <w:tc>
          <w:tcPr>
            <w:tcW w:w="1025" w:type="dxa"/>
            <w:shd w:val="clear" w:color="auto" w:fill="CCFFFF"/>
            <w:vAlign w:val="center"/>
          </w:tcPr>
          <w:p w14:paraId="264F331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Período 4</w:t>
            </w:r>
          </w:p>
          <w:p w14:paraId="4767F06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Mês 13 a 16</w:t>
            </w:r>
          </w:p>
        </w:tc>
        <w:tc>
          <w:tcPr>
            <w:tcW w:w="1044" w:type="dxa"/>
            <w:shd w:val="clear" w:color="auto" w:fill="CCFFFF"/>
            <w:vAlign w:val="center"/>
          </w:tcPr>
          <w:p w14:paraId="797F046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Período 5</w:t>
            </w:r>
          </w:p>
          <w:p w14:paraId="18D89A7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mês 17 a 20</w:t>
            </w:r>
          </w:p>
        </w:tc>
        <w:tc>
          <w:tcPr>
            <w:tcW w:w="1044" w:type="dxa"/>
            <w:shd w:val="clear" w:color="auto" w:fill="CCFFFF"/>
            <w:vAlign w:val="center"/>
          </w:tcPr>
          <w:p w14:paraId="48AB9AB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Período 6</w:t>
            </w:r>
          </w:p>
          <w:p w14:paraId="7A5BD24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mês 21 a 24</w:t>
            </w:r>
          </w:p>
        </w:tc>
        <w:tc>
          <w:tcPr>
            <w:tcW w:w="1318" w:type="dxa"/>
            <w:shd w:val="clear" w:color="auto" w:fill="CCFFFF"/>
          </w:tcPr>
          <w:p w14:paraId="2F9F89B3" w14:textId="77777777" w:rsidR="00FC5C22" w:rsidRPr="00763382" w:rsidRDefault="00FC5C22" w:rsidP="009E2B1B">
            <w:pPr>
              <w:rPr>
                <w:rFonts w:ascii="Arial" w:eastAsia="Times New Roman" w:hAnsi="Arial" w:cs="Arial"/>
                <w:sz w:val="20"/>
                <w:szCs w:val="20"/>
              </w:rPr>
            </w:pPr>
          </w:p>
          <w:p w14:paraId="167254A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Período 7</w:t>
            </w:r>
          </w:p>
          <w:p w14:paraId="3B2615C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mês 25 a 27 (encerramento)</w:t>
            </w:r>
          </w:p>
        </w:tc>
        <w:tc>
          <w:tcPr>
            <w:tcW w:w="1010" w:type="dxa"/>
            <w:shd w:val="clear" w:color="auto" w:fill="CCFFFF"/>
            <w:vAlign w:val="center"/>
          </w:tcPr>
          <w:p w14:paraId="3F1D88D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Total de despesas solicitado à PETROBRAS</w:t>
            </w:r>
          </w:p>
        </w:tc>
      </w:tr>
      <w:tr w:rsidR="00FC5C22" w:rsidRPr="00763382" w14:paraId="57755A05" w14:textId="77777777" w:rsidTr="009E2B1B">
        <w:trPr>
          <w:trHeight w:val="120"/>
          <w:jc w:val="center"/>
        </w:trPr>
        <w:tc>
          <w:tcPr>
            <w:tcW w:w="2681" w:type="dxa"/>
            <w:vAlign w:val="center"/>
          </w:tcPr>
          <w:p w14:paraId="614B7D0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vAlign w:val="center"/>
          </w:tcPr>
          <w:p w14:paraId="28087A18" w14:textId="77777777" w:rsidR="00FC5C22" w:rsidRPr="00763382" w:rsidRDefault="00FC5C22" w:rsidP="009E2B1B">
            <w:pPr>
              <w:rPr>
                <w:rFonts w:ascii="Arial" w:eastAsia="Times New Roman" w:hAnsi="Arial" w:cs="Arial"/>
                <w:sz w:val="20"/>
                <w:szCs w:val="20"/>
              </w:rPr>
            </w:pPr>
          </w:p>
        </w:tc>
        <w:tc>
          <w:tcPr>
            <w:tcW w:w="858" w:type="dxa"/>
            <w:vAlign w:val="center"/>
          </w:tcPr>
          <w:p w14:paraId="6840AA8E" w14:textId="77777777" w:rsidR="00FC5C22" w:rsidRPr="00763382" w:rsidRDefault="00FC5C22" w:rsidP="009E2B1B">
            <w:pPr>
              <w:rPr>
                <w:rFonts w:ascii="Arial" w:eastAsia="Times New Roman" w:hAnsi="Arial" w:cs="Arial"/>
                <w:sz w:val="20"/>
                <w:szCs w:val="20"/>
              </w:rPr>
            </w:pPr>
          </w:p>
        </w:tc>
        <w:tc>
          <w:tcPr>
            <w:tcW w:w="950" w:type="dxa"/>
            <w:vAlign w:val="center"/>
          </w:tcPr>
          <w:p w14:paraId="13DC0080" w14:textId="77777777" w:rsidR="00FC5C22" w:rsidRPr="00763382" w:rsidRDefault="00FC5C22" w:rsidP="009E2B1B">
            <w:pPr>
              <w:rPr>
                <w:rFonts w:ascii="Arial" w:eastAsia="Times New Roman" w:hAnsi="Arial" w:cs="Arial"/>
                <w:sz w:val="20"/>
                <w:szCs w:val="20"/>
              </w:rPr>
            </w:pPr>
          </w:p>
        </w:tc>
        <w:tc>
          <w:tcPr>
            <w:tcW w:w="1025" w:type="dxa"/>
            <w:vAlign w:val="center"/>
          </w:tcPr>
          <w:p w14:paraId="7A0BEC16" w14:textId="77777777" w:rsidR="00FC5C22" w:rsidRPr="00763382" w:rsidRDefault="00FC5C22" w:rsidP="009E2B1B">
            <w:pPr>
              <w:rPr>
                <w:rFonts w:ascii="Arial" w:eastAsia="Times New Roman" w:hAnsi="Arial" w:cs="Arial"/>
                <w:sz w:val="20"/>
                <w:szCs w:val="20"/>
              </w:rPr>
            </w:pPr>
          </w:p>
        </w:tc>
        <w:tc>
          <w:tcPr>
            <w:tcW w:w="1044" w:type="dxa"/>
            <w:vAlign w:val="center"/>
          </w:tcPr>
          <w:p w14:paraId="366D1409" w14:textId="77777777" w:rsidR="00FC5C22" w:rsidRPr="00763382" w:rsidRDefault="00FC5C22" w:rsidP="009E2B1B">
            <w:pPr>
              <w:rPr>
                <w:rFonts w:ascii="Arial" w:eastAsia="Times New Roman" w:hAnsi="Arial" w:cs="Arial"/>
                <w:sz w:val="20"/>
                <w:szCs w:val="20"/>
              </w:rPr>
            </w:pPr>
          </w:p>
        </w:tc>
        <w:tc>
          <w:tcPr>
            <w:tcW w:w="1044" w:type="dxa"/>
            <w:vAlign w:val="center"/>
          </w:tcPr>
          <w:p w14:paraId="11A6637B" w14:textId="77777777" w:rsidR="00FC5C22" w:rsidRPr="00763382" w:rsidRDefault="00FC5C22" w:rsidP="009E2B1B">
            <w:pPr>
              <w:rPr>
                <w:rFonts w:ascii="Arial" w:eastAsia="Times New Roman" w:hAnsi="Arial" w:cs="Arial"/>
                <w:sz w:val="20"/>
                <w:szCs w:val="20"/>
              </w:rPr>
            </w:pPr>
          </w:p>
        </w:tc>
        <w:tc>
          <w:tcPr>
            <w:tcW w:w="1318" w:type="dxa"/>
          </w:tcPr>
          <w:p w14:paraId="374320BA" w14:textId="77777777" w:rsidR="00FC5C22" w:rsidRPr="00763382" w:rsidRDefault="00FC5C22" w:rsidP="009E2B1B">
            <w:pPr>
              <w:rPr>
                <w:rFonts w:ascii="Arial" w:eastAsia="Times New Roman" w:hAnsi="Arial" w:cs="Arial"/>
                <w:sz w:val="20"/>
                <w:szCs w:val="20"/>
              </w:rPr>
            </w:pPr>
          </w:p>
        </w:tc>
        <w:tc>
          <w:tcPr>
            <w:tcW w:w="1010" w:type="dxa"/>
            <w:vAlign w:val="center"/>
          </w:tcPr>
          <w:p w14:paraId="254B5E82" w14:textId="77777777" w:rsidR="00FC5C22" w:rsidRPr="00763382" w:rsidRDefault="00FC5C22" w:rsidP="009E2B1B">
            <w:pPr>
              <w:rPr>
                <w:rFonts w:ascii="Arial" w:eastAsia="Times New Roman" w:hAnsi="Arial" w:cs="Arial"/>
                <w:sz w:val="20"/>
                <w:szCs w:val="20"/>
              </w:rPr>
            </w:pPr>
          </w:p>
        </w:tc>
      </w:tr>
      <w:tr w:rsidR="00FC5C22" w:rsidRPr="00763382" w14:paraId="6C5C5467" w14:textId="77777777" w:rsidTr="009E2B1B">
        <w:trPr>
          <w:trHeight w:val="240"/>
          <w:jc w:val="center"/>
        </w:trPr>
        <w:tc>
          <w:tcPr>
            <w:tcW w:w="2681" w:type="dxa"/>
            <w:shd w:val="clear" w:color="auto" w:fill="FCBD8E"/>
            <w:vAlign w:val="center"/>
          </w:tcPr>
          <w:p w14:paraId="4C0B65E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1. CUSTOS FIXOS</w:t>
            </w:r>
          </w:p>
        </w:tc>
        <w:tc>
          <w:tcPr>
            <w:tcW w:w="858" w:type="dxa"/>
            <w:shd w:val="clear" w:color="auto" w:fill="FCBD8E"/>
            <w:vAlign w:val="center"/>
          </w:tcPr>
          <w:p w14:paraId="6C50507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BD8E"/>
            <w:vAlign w:val="center"/>
          </w:tcPr>
          <w:p w14:paraId="602AC18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BD8E"/>
            <w:vAlign w:val="center"/>
          </w:tcPr>
          <w:p w14:paraId="634E9CE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BD8E"/>
            <w:vAlign w:val="center"/>
          </w:tcPr>
          <w:p w14:paraId="59E6FDD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BD8E"/>
            <w:vAlign w:val="center"/>
          </w:tcPr>
          <w:p w14:paraId="0DA642A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BD8E"/>
            <w:vAlign w:val="center"/>
          </w:tcPr>
          <w:p w14:paraId="3E58F1E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BD8E"/>
          </w:tcPr>
          <w:p w14:paraId="75457CA4" w14:textId="77777777" w:rsidR="00FC5C22" w:rsidRPr="00763382" w:rsidRDefault="00FC5C22" w:rsidP="009E2B1B">
            <w:pPr>
              <w:rPr>
                <w:rFonts w:ascii="Arial" w:eastAsia="Times New Roman" w:hAnsi="Arial" w:cs="Arial"/>
                <w:sz w:val="20"/>
                <w:szCs w:val="20"/>
              </w:rPr>
            </w:pPr>
          </w:p>
        </w:tc>
        <w:tc>
          <w:tcPr>
            <w:tcW w:w="1010" w:type="dxa"/>
            <w:shd w:val="clear" w:color="auto" w:fill="FCBD8E"/>
            <w:vAlign w:val="center"/>
          </w:tcPr>
          <w:p w14:paraId="05CB893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53C13492" w14:textId="77777777" w:rsidTr="009E2B1B">
        <w:trPr>
          <w:trHeight w:val="240"/>
          <w:jc w:val="center"/>
        </w:trPr>
        <w:tc>
          <w:tcPr>
            <w:tcW w:w="2681" w:type="dxa"/>
            <w:shd w:val="clear" w:color="auto" w:fill="FCF0C4"/>
            <w:vAlign w:val="center"/>
          </w:tcPr>
          <w:p w14:paraId="2D1EE78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1.1 – Item de Despesa 1</w:t>
            </w:r>
          </w:p>
        </w:tc>
        <w:tc>
          <w:tcPr>
            <w:tcW w:w="858" w:type="dxa"/>
            <w:shd w:val="clear" w:color="auto" w:fill="FCF0C4"/>
            <w:vAlign w:val="center"/>
          </w:tcPr>
          <w:p w14:paraId="15A6216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F0C4"/>
            <w:vAlign w:val="center"/>
          </w:tcPr>
          <w:p w14:paraId="215C5F0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F0C4"/>
            <w:vAlign w:val="center"/>
          </w:tcPr>
          <w:p w14:paraId="6FB798D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F0C4"/>
            <w:vAlign w:val="center"/>
          </w:tcPr>
          <w:p w14:paraId="716F5A8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57EFDE0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2824AFC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F0C4"/>
          </w:tcPr>
          <w:p w14:paraId="2278DA03" w14:textId="77777777" w:rsidR="00FC5C22" w:rsidRPr="00763382" w:rsidRDefault="00FC5C22" w:rsidP="009E2B1B">
            <w:pPr>
              <w:rPr>
                <w:rFonts w:ascii="Arial" w:eastAsia="Times New Roman" w:hAnsi="Arial" w:cs="Arial"/>
                <w:sz w:val="20"/>
                <w:szCs w:val="20"/>
              </w:rPr>
            </w:pPr>
          </w:p>
        </w:tc>
        <w:tc>
          <w:tcPr>
            <w:tcW w:w="1010" w:type="dxa"/>
            <w:shd w:val="clear" w:color="auto" w:fill="FCF0C4"/>
            <w:vAlign w:val="center"/>
          </w:tcPr>
          <w:p w14:paraId="115061B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0D8A9418" w14:textId="77777777" w:rsidTr="009E2B1B">
        <w:trPr>
          <w:trHeight w:val="240"/>
          <w:jc w:val="center"/>
        </w:trPr>
        <w:tc>
          <w:tcPr>
            <w:tcW w:w="2681" w:type="dxa"/>
            <w:shd w:val="clear" w:color="auto" w:fill="FCF0C4"/>
            <w:vAlign w:val="center"/>
          </w:tcPr>
          <w:p w14:paraId="360A9A6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1.2 – Item de Despesa 2</w:t>
            </w:r>
          </w:p>
        </w:tc>
        <w:tc>
          <w:tcPr>
            <w:tcW w:w="858" w:type="dxa"/>
            <w:shd w:val="clear" w:color="auto" w:fill="FCF0C4"/>
            <w:vAlign w:val="center"/>
          </w:tcPr>
          <w:p w14:paraId="4FD1772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F0C4"/>
            <w:vAlign w:val="center"/>
          </w:tcPr>
          <w:p w14:paraId="31D5971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F0C4"/>
            <w:vAlign w:val="center"/>
          </w:tcPr>
          <w:p w14:paraId="6A1251D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F0C4"/>
            <w:vAlign w:val="center"/>
          </w:tcPr>
          <w:p w14:paraId="5BDA114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57D498E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11FB52F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F0C4"/>
          </w:tcPr>
          <w:p w14:paraId="71AA1D79" w14:textId="77777777" w:rsidR="00FC5C22" w:rsidRPr="00763382" w:rsidRDefault="00FC5C22" w:rsidP="009E2B1B">
            <w:pPr>
              <w:rPr>
                <w:rFonts w:ascii="Arial" w:eastAsia="Times New Roman" w:hAnsi="Arial" w:cs="Arial"/>
                <w:sz w:val="20"/>
                <w:szCs w:val="20"/>
              </w:rPr>
            </w:pPr>
          </w:p>
        </w:tc>
        <w:tc>
          <w:tcPr>
            <w:tcW w:w="1010" w:type="dxa"/>
            <w:shd w:val="clear" w:color="auto" w:fill="FCF0C4"/>
            <w:vAlign w:val="center"/>
          </w:tcPr>
          <w:p w14:paraId="2639AC0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0CEA3418" w14:textId="77777777" w:rsidTr="009E2B1B">
        <w:trPr>
          <w:trHeight w:val="240"/>
          <w:jc w:val="center"/>
        </w:trPr>
        <w:tc>
          <w:tcPr>
            <w:tcW w:w="2681" w:type="dxa"/>
            <w:shd w:val="clear" w:color="auto" w:fill="FCF0C4"/>
            <w:vAlign w:val="center"/>
          </w:tcPr>
          <w:p w14:paraId="18600BA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1.3 – Item de Despesa 3</w:t>
            </w:r>
          </w:p>
        </w:tc>
        <w:tc>
          <w:tcPr>
            <w:tcW w:w="858" w:type="dxa"/>
            <w:shd w:val="clear" w:color="auto" w:fill="FCF0C4"/>
            <w:vAlign w:val="center"/>
          </w:tcPr>
          <w:p w14:paraId="37AAC7B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F0C4"/>
            <w:vAlign w:val="center"/>
          </w:tcPr>
          <w:p w14:paraId="2DBCF2C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F0C4"/>
            <w:vAlign w:val="center"/>
          </w:tcPr>
          <w:p w14:paraId="44BB803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F0C4"/>
            <w:vAlign w:val="center"/>
          </w:tcPr>
          <w:p w14:paraId="6832540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6DCDBA0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086573B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F0C4"/>
          </w:tcPr>
          <w:p w14:paraId="3714BB33" w14:textId="77777777" w:rsidR="00FC5C22" w:rsidRPr="00763382" w:rsidRDefault="00FC5C22" w:rsidP="009E2B1B">
            <w:pPr>
              <w:rPr>
                <w:rFonts w:ascii="Arial" w:eastAsia="Times New Roman" w:hAnsi="Arial" w:cs="Arial"/>
                <w:sz w:val="20"/>
                <w:szCs w:val="20"/>
              </w:rPr>
            </w:pPr>
          </w:p>
        </w:tc>
        <w:tc>
          <w:tcPr>
            <w:tcW w:w="1010" w:type="dxa"/>
            <w:shd w:val="clear" w:color="auto" w:fill="FCF0C4"/>
            <w:vAlign w:val="center"/>
          </w:tcPr>
          <w:p w14:paraId="315E623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2FCF27AA" w14:textId="77777777" w:rsidTr="009E2B1B">
        <w:trPr>
          <w:trHeight w:val="240"/>
          <w:jc w:val="center"/>
        </w:trPr>
        <w:tc>
          <w:tcPr>
            <w:tcW w:w="2681" w:type="dxa"/>
            <w:shd w:val="clear" w:color="auto" w:fill="FCBD8E"/>
            <w:vAlign w:val="center"/>
          </w:tcPr>
          <w:p w14:paraId="0FDD2FF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SUB-TOTAL DE CUSTOS FIXOS</w:t>
            </w:r>
          </w:p>
        </w:tc>
        <w:tc>
          <w:tcPr>
            <w:tcW w:w="858" w:type="dxa"/>
            <w:shd w:val="clear" w:color="auto" w:fill="FCBD8E"/>
            <w:vAlign w:val="center"/>
          </w:tcPr>
          <w:p w14:paraId="3386203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shd w:val="clear" w:color="auto" w:fill="FCBD8E"/>
            <w:vAlign w:val="center"/>
          </w:tcPr>
          <w:p w14:paraId="3B8F107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950" w:type="dxa"/>
            <w:shd w:val="clear" w:color="auto" w:fill="FCBD8E"/>
            <w:vAlign w:val="center"/>
          </w:tcPr>
          <w:p w14:paraId="7A774BF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25" w:type="dxa"/>
            <w:shd w:val="clear" w:color="auto" w:fill="FCBD8E"/>
            <w:vAlign w:val="center"/>
          </w:tcPr>
          <w:p w14:paraId="4DAA3F6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FCBD8E"/>
            <w:vAlign w:val="center"/>
          </w:tcPr>
          <w:p w14:paraId="174F829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FCBD8E"/>
            <w:vAlign w:val="center"/>
          </w:tcPr>
          <w:p w14:paraId="60511CA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318" w:type="dxa"/>
            <w:shd w:val="clear" w:color="auto" w:fill="FCBD8E"/>
          </w:tcPr>
          <w:p w14:paraId="22C588BD" w14:textId="77777777" w:rsidR="00FC5C22" w:rsidRPr="00763382" w:rsidRDefault="00FC5C22" w:rsidP="009E2B1B">
            <w:pPr>
              <w:rPr>
                <w:rFonts w:ascii="Arial" w:eastAsia="Times New Roman" w:hAnsi="Arial" w:cs="Arial"/>
                <w:sz w:val="20"/>
                <w:szCs w:val="20"/>
              </w:rPr>
            </w:pPr>
          </w:p>
        </w:tc>
        <w:tc>
          <w:tcPr>
            <w:tcW w:w="1010" w:type="dxa"/>
            <w:shd w:val="clear" w:color="auto" w:fill="FCBD8E"/>
            <w:vAlign w:val="center"/>
          </w:tcPr>
          <w:p w14:paraId="0F1B927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r>
      <w:tr w:rsidR="00FC5C22" w:rsidRPr="00763382" w14:paraId="76D67648" w14:textId="77777777" w:rsidTr="009E2B1B">
        <w:trPr>
          <w:trHeight w:val="60"/>
          <w:jc w:val="center"/>
        </w:trPr>
        <w:tc>
          <w:tcPr>
            <w:tcW w:w="2681" w:type="dxa"/>
            <w:vAlign w:val="center"/>
          </w:tcPr>
          <w:p w14:paraId="39317A5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vAlign w:val="center"/>
          </w:tcPr>
          <w:p w14:paraId="3A2EACA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vAlign w:val="center"/>
          </w:tcPr>
          <w:p w14:paraId="2BA1543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vAlign w:val="center"/>
          </w:tcPr>
          <w:p w14:paraId="6729610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vAlign w:val="center"/>
          </w:tcPr>
          <w:p w14:paraId="397C449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vAlign w:val="center"/>
          </w:tcPr>
          <w:p w14:paraId="6F5F9EF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vAlign w:val="center"/>
          </w:tcPr>
          <w:p w14:paraId="4262EC6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tcPr>
          <w:p w14:paraId="68134656" w14:textId="77777777" w:rsidR="00FC5C22" w:rsidRPr="00763382" w:rsidRDefault="00FC5C22" w:rsidP="009E2B1B">
            <w:pPr>
              <w:rPr>
                <w:rFonts w:ascii="Arial" w:eastAsia="Times New Roman" w:hAnsi="Arial" w:cs="Arial"/>
                <w:sz w:val="20"/>
                <w:szCs w:val="20"/>
              </w:rPr>
            </w:pPr>
          </w:p>
        </w:tc>
        <w:tc>
          <w:tcPr>
            <w:tcW w:w="1010" w:type="dxa"/>
            <w:vAlign w:val="center"/>
          </w:tcPr>
          <w:p w14:paraId="467E502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0D3E4870" w14:textId="77777777" w:rsidTr="009E2B1B">
        <w:trPr>
          <w:trHeight w:val="220"/>
          <w:jc w:val="center"/>
        </w:trPr>
        <w:tc>
          <w:tcPr>
            <w:tcW w:w="2681" w:type="dxa"/>
            <w:shd w:val="clear" w:color="auto" w:fill="61A4D1"/>
            <w:vAlign w:val="center"/>
          </w:tcPr>
          <w:p w14:paraId="1C84A13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2. PESSOAL</w:t>
            </w:r>
          </w:p>
        </w:tc>
        <w:tc>
          <w:tcPr>
            <w:tcW w:w="858" w:type="dxa"/>
            <w:shd w:val="clear" w:color="auto" w:fill="61A4D1"/>
            <w:vAlign w:val="center"/>
          </w:tcPr>
          <w:p w14:paraId="272A8F6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61A4D1"/>
            <w:vAlign w:val="center"/>
          </w:tcPr>
          <w:p w14:paraId="26CB5D7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61A4D1"/>
            <w:vAlign w:val="center"/>
          </w:tcPr>
          <w:p w14:paraId="62CEA22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61A4D1"/>
            <w:vAlign w:val="center"/>
          </w:tcPr>
          <w:p w14:paraId="2C2ED9C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61A4D1"/>
            <w:vAlign w:val="center"/>
          </w:tcPr>
          <w:p w14:paraId="1C648E1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61A4D1"/>
            <w:vAlign w:val="center"/>
          </w:tcPr>
          <w:p w14:paraId="58AAEA8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61A4D1"/>
          </w:tcPr>
          <w:p w14:paraId="2FF53542" w14:textId="77777777" w:rsidR="00FC5C22" w:rsidRPr="00763382" w:rsidRDefault="00FC5C22" w:rsidP="009E2B1B">
            <w:pPr>
              <w:rPr>
                <w:rFonts w:ascii="Arial" w:eastAsia="Times New Roman" w:hAnsi="Arial" w:cs="Arial"/>
                <w:sz w:val="20"/>
                <w:szCs w:val="20"/>
              </w:rPr>
            </w:pPr>
          </w:p>
        </w:tc>
        <w:tc>
          <w:tcPr>
            <w:tcW w:w="1010" w:type="dxa"/>
            <w:shd w:val="clear" w:color="auto" w:fill="61A4D1"/>
            <w:vAlign w:val="center"/>
          </w:tcPr>
          <w:p w14:paraId="6D08FF7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32D0C30B" w14:textId="77777777" w:rsidTr="009E2B1B">
        <w:trPr>
          <w:trHeight w:val="220"/>
          <w:jc w:val="center"/>
        </w:trPr>
        <w:tc>
          <w:tcPr>
            <w:tcW w:w="2681" w:type="dxa"/>
            <w:shd w:val="clear" w:color="auto" w:fill="CCE1F0"/>
            <w:vAlign w:val="center"/>
          </w:tcPr>
          <w:p w14:paraId="296DA51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2.1- Item de Despesa 1</w:t>
            </w:r>
          </w:p>
        </w:tc>
        <w:tc>
          <w:tcPr>
            <w:tcW w:w="858" w:type="dxa"/>
            <w:shd w:val="clear" w:color="auto" w:fill="CCE1F0"/>
            <w:vAlign w:val="center"/>
          </w:tcPr>
          <w:p w14:paraId="6E622F6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CCE1F0"/>
            <w:vAlign w:val="center"/>
          </w:tcPr>
          <w:p w14:paraId="47C06A8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CCE1F0"/>
            <w:vAlign w:val="center"/>
          </w:tcPr>
          <w:p w14:paraId="3BC402E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CCE1F0"/>
            <w:vAlign w:val="center"/>
          </w:tcPr>
          <w:p w14:paraId="69B1334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4E0954A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5701826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CCE1F0"/>
          </w:tcPr>
          <w:p w14:paraId="6FF48D4B" w14:textId="77777777" w:rsidR="00FC5C22" w:rsidRPr="00763382" w:rsidRDefault="00FC5C22" w:rsidP="009E2B1B">
            <w:pPr>
              <w:rPr>
                <w:rFonts w:ascii="Arial" w:eastAsia="Times New Roman" w:hAnsi="Arial" w:cs="Arial"/>
                <w:sz w:val="20"/>
                <w:szCs w:val="20"/>
              </w:rPr>
            </w:pPr>
          </w:p>
        </w:tc>
        <w:tc>
          <w:tcPr>
            <w:tcW w:w="1010" w:type="dxa"/>
            <w:shd w:val="clear" w:color="auto" w:fill="CCE1F0"/>
            <w:vAlign w:val="center"/>
          </w:tcPr>
          <w:p w14:paraId="13DD7B5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0B6BA6B1" w14:textId="77777777" w:rsidTr="009E2B1B">
        <w:trPr>
          <w:trHeight w:val="220"/>
          <w:jc w:val="center"/>
        </w:trPr>
        <w:tc>
          <w:tcPr>
            <w:tcW w:w="2681" w:type="dxa"/>
            <w:shd w:val="clear" w:color="auto" w:fill="CCE1F0"/>
            <w:vAlign w:val="center"/>
          </w:tcPr>
          <w:p w14:paraId="0DD7571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2.2 - Item de Despesa 2</w:t>
            </w:r>
          </w:p>
        </w:tc>
        <w:tc>
          <w:tcPr>
            <w:tcW w:w="858" w:type="dxa"/>
            <w:shd w:val="clear" w:color="auto" w:fill="CCE1F0"/>
            <w:vAlign w:val="center"/>
          </w:tcPr>
          <w:p w14:paraId="1933C10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CCE1F0"/>
            <w:vAlign w:val="center"/>
          </w:tcPr>
          <w:p w14:paraId="7180F69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CCE1F0"/>
            <w:vAlign w:val="center"/>
          </w:tcPr>
          <w:p w14:paraId="7B800E6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CCE1F0"/>
            <w:vAlign w:val="center"/>
          </w:tcPr>
          <w:p w14:paraId="7AB4D39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062629C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011DED7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CCE1F0"/>
          </w:tcPr>
          <w:p w14:paraId="742AF7B1" w14:textId="77777777" w:rsidR="00FC5C22" w:rsidRPr="00763382" w:rsidRDefault="00FC5C22" w:rsidP="009E2B1B">
            <w:pPr>
              <w:rPr>
                <w:rFonts w:ascii="Arial" w:eastAsia="Times New Roman" w:hAnsi="Arial" w:cs="Arial"/>
                <w:sz w:val="20"/>
                <w:szCs w:val="20"/>
              </w:rPr>
            </w:pPr>
          </w:p>
        </w:tc>
        <w:tc>
          <w:tcPr>
            <w:tcW w:w="1010" w:type="dxa"/>
            <w:shd w:val="clear" w:color="auto" w:fill="CCE1F0"/>
            <w:vAlign w:val="center"/>
          </w:tcPr>
          <w:p w14:paraId="2F6D33D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4A504213" w14:textId="77777777" w:rsidTr="009E2B1B">
        <w:trPr>
          <w:trHeight w:val="260"/>
          <w:jc w:val="center"/>
        </w:trPr>
        <w:tc>
          <w:tcPr>
            <w:tcW w:w="2681" w:type="dxa"/>
            <w:shd w:val="clear" w:color="auto" w:fill="61A4D1"/>
            <w:vAlign w:val="center"/>
          </w:tcPr>
          <w:p w14:paraId="3BE67C0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SUB-TOTAL DE PESSOAL</w:t>
            </w:r>
          </w:p>
        </w:tc>
        <w:tc>
          <w:tcPr>
            <w:tcW w:w="858" w:type="dxa"/>
            <w:shd w:val="clear" w:color="auto" w:fill="61A4D1"/>
            <w:vAlign w:val="center"/>
          </w:tcPr>
          <w:p w14:paraId="1430634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shd w:val="clear" w:color="auto" w:fill="61A4D1"/>
            <w:vAlign w:val="center"/>
          </w:tcPr>
          <w:p w14:paraId="1F5D224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950" w:type="dxa"/>
            <w:shd w:val="clear" w:color="auto" w:fill="61A4D1"/>
            <w:vAlign w:val="center"/>
          </w:tcPr>
          <w:p w14:paraId="52F92AA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25" w:type="dxa"/>
            <w:shd w:val="clear" w:color="auto" w:fill="61A4D1"/>
            <w:vAlign w:val="center"/>
          </w:tcPr>
          <w:p w14:paraId="3BE6243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61A4D1"/>
            <w:vAlign w:val="center"/>
          </w:tcPr>
          <w:p w14:paraId="0708C3E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61A4D1"/>
            <w:vAlign w:val="center"/>
          </w:tcPr>
          <w:p w14:paraId="7651226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318" w:type="dxa"/>
            <w:shd w:val="clear" w:color="auto" w:fill="61A4D1"/>
          </w:tcPr>
          <w:p w14:paraId="21A2ACCE" w14:textId="77777777" w:rsidR="00FC5C22" w:rsidRPr="00763382" w:rsidRDefault="00FC5C22" w:rsidP="009E2B1B">
            <w:pPr>
              <w:rPr>
                <w:rFonts w:ascii="Arial" w:eastAsia="Times New Roman" w:hAnsi="Arial" w:cs="Arial"/>
                <w:sz w:val="20"/>
                <w:szCs w:val="20"/>
              </w:rPr>
            </w:pPr>
          </w:p>
        </w:tc>
        <w:tc>
          <w:tcPr>
            <w:tcW w:w="1010" w:type="dxa"/>
            <w:shd w:val="clear" w:color="auto" w:fill="61A4D1"/>
            <w:vAlign w:val="center"/>
          </w:tcPr>
          <w:p w14:paraId="78CC226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r>
      <w:tr w:rsidR="00FC5C22" w:rsidRPr="00763382" w14:paraId="2C6F8EE5" w14:textId="77777777" w:rsidTr="009E2B1B">
        <w:trPr>
          <w:trHeight w:val="60"/>
          <w:jc w:val="center"/>
        </w:trPr>
        <w:tc>
          <w:tcPr>
            <w:tcW w:w="2681" w:type="dxa"/>
            <w:vAlign w:val="center"/>
          </w:tcPr>
          <w:p w14:paraId="0403B48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vAlign w:val="center"/>
          </w:tcPr>
          <w:p w14:paraId="1D31B93F" w14:textId="77777777" w:rsidR="00FC5C22" w:rsidRPr="00763382" w:rsidRDefault="00FC5C22" w:rsidP="009E2B1B">
            <w:pPr>
              <w:rPr>
                <w:rFonts w:ascii="Arial" w:eastAsia="Times New Roman" w:hAnsi="Arial" w:cs="Arial"/>
                <w:sz w:val="20"/>
                <w:szCs w:val="20"/>
              </w:rPr>
            </w:pPr>
          </w:p>
        </w:tc>
        <w:tc>
          <w:tcPr>
            <w:tcW w:w="858" w:type="dxa"/>
            <w:vAlign w:val="center"/>
          </w:tcPr>
          <w:p w14:paraId="179C78AF" w14:textId="77777777" w:rsidR="00FC5C22" w:rsidRPr="00763382" w:rsidRDefault="00FC5C22" w:rsidP="009E2B1B">
            <w:pPr>
              <w:rPr>
                <w:rFonts w:ascii="Arial" w:eastAsia="Times New Roman" w:hAnsi="Arial" w:cs="Arial"/>
                <w:sz w:val="20"/>
                <w:szCs w:val="20"/>
              </w:rPr>
            </w:pPr>
          </w:p>
        </w:tc>
        <w:tc>
          <w:tcPr>
            <w:tcW w:w="950" w:type="dxa"/>
            <w:vAlign w:val="center"/>
          </w:tcPr>
          <w:p w14:paraId="68CEA066" w14:textId="77777777" w:rsidR="00FC5C22" w:rsidRPr="00763382" w:rsidRDefault="00FC5C22" w:rsidP="009E2B1B">
            <w:pPr>
              <w:rPr>
                <w:rFonts w:ascii="Arial" w:eastAsia="Times New Roman" w:hAnsi="Arial" w:cs="Arial"/>
                <w:sz w:val="20"/>
                <w:szCs w:val="20"/>
              </w:rPr>
            </w:pPr>
          </w:p>
        </w:tc>
        <w:tc>
          <w:tcPr>
            <w:tcW w:w="1025" w:type="dxa"/>
            <w:vAlign w:val="center"/>
          </w:tcPr>
          <w:p w14:paraId="59EC4630" w14:textId="77777777" w:rsidR="00FC5C22" w:rsidRPr="00763382" w:rsidRDefault="00FC5C22" w:rsidP="009E2B1B">
            <w:pPr>
              <w:rPr>
                <w:rFonts w:ascii="Arial" w:eastAsia="Times New Roman" w:hAnsi="Arial" w:cs="Arial"/>
                <w:sz w:val="20"/>
                <w:szCs w:val="20"/>
              </w:rPr>
            </w:pPr>
          </w:p>
        </w:tc>
        <w:tc>
          <w:tcPr>
            <w:tcW w:w="1044" w:type="dxa"/>
            <w:vAlign w:val="center"/>
          </w:tcPr>
          <w:p w14:paraId="584D972C" w14:textId="77777777" w:rsidR="00FC5C22" w:rsidRPr="00763382" w:rsidRDefault="00FC5C22" w:rsidP="009E2B1B">
            <w:pPr>
              <w:rPr>
                <w:rFonts w:ascii="Arial" w:eastAsia="Times New Roman" w:hAnsi="Arial" w:cs="Arial"/>
                <w:sz w:val="20"/>
                <w:szCs w:val="20"/>
              </w:rPr>
            </w:pPr>
          </w:p>
        </w:tc>
        <w:tc>
          <w:tcPr>
            <w:tcW w:w="1044" w:type="dxa"/>
            <w:vAlign w:val="center"/>
          </w:tcPr>
          <w:p w14:paraId="33AD56DD" w14:textId="77777777" w:rsidR="00FC5C22" w:rsidRPr="00763382" w:rsidRDefault="00FC5C22" w:rsidP="009E2B1B">
            <w:pPr>
              <w:rPr>
                <w:rFonts w:ascii="Arial" w:eastAsia="Times New Roman" w:hAnsi="Arial" w:cs="Arial"/>
                <w:sz w:val="20"/>
                <w:szCs w:val="20"/>
              </w:rPr>
            </w:pPr>
          </w:p>
        </w:tc>
        <w:tc>
          <w:tcPr>
            <w:tcW w:w="1318" w:type="dxa"/>
          </w:tcPr>
          <w:p w14:paraId="1BEA3AFF" w14:textId="77777777" w:rsidR="00FC5C22" w:rsidRPr="00763382" w:rsidRDefault="00FC5C22" w:rsidP="009E2B1B">
            <w:pPr>
              <w:rPr>
                <w:rFonts w:ascii="Arial" w:eastAsia="Times New Roman" w:hAnsi="Arial" w:cs="Arial"/>
                <w:sz w:val="20"/>
                <w:szCs w:val="20"/>
              </w:rPr>
            </w:pPr>
          </w:p>
        </w:tc>
        <w:tc>
          <w:tcPr>
            <w:tcW w:w="1010" w:type="dxa"/>
            <w:vAlign w:val="center"/>
          </w:tcPr>
          <w:p w14:paraId="03E612E5" w14:textId="77777777" w:rsidR="00FC5C22" w:rsidRPr="00763382" w:rsidRDefault="00FC5C22" w:rsidP="009E2B1B">
            <w:pPr>
              <w:rPr>
                <w:rFonts w:ascii="Arial" w:eastAsia="Times New Roman" w:hAnsi="Arial" w:cs="Arial"/>
                <w:sz w:val="20"/>
                <w:szCs w:val="20"/>
              </w:rPr>
            </w:pPr>
          </w:p>
        </w:tc>
      </w:tr>
      <w:tr w:rsidR="00FC5C22" w:rsidRPr="00763382" w14:paraId="01CDECF9" w14:textId="77777777" w:rsidTr="009E2B1B">
        <w:trPr>
          <w:trHeight w:val="260"/>
          <w:jc w:val="center"/>
        </w:trPr>
        <w:tc>
          <w:tcPr>
            <w:tcW w:w="2681" w:type="dxa"/>
            <w:shd w:val="clear" w:color="auto" w:fill="FCBD8E"/>
            <w:vAlign w:val="center"/>
          </w:tcPr>
          <w:p w14:paraId="4EC9A76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3. ENCARGOS SOCIAIS</w:t>
            </w:r>
          </w:p>
        </w:tc>
        <w:tc>
          <w:tcPr>
            <w:tcW w:w="858" w:type="dxa"/>
            <w:shd w:val="clear" w:color="auto" w:fill="FCBD8E"/>
            <w:vAlign w:val="center"/>
          </w:tcPr>
          <w:p w14:paraId="29280DC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BD8E"/>
            <w:vAlign w:val="center"/>
          </w:tcPr>
          <w:p w14:paraId="00A68D8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BD8E"/>
            <w:vAlign w:val="center"/>
          </w:tcPr>
          <w:p w14:paraId="10911B6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BD8E"/>
            <w:vAlign w:val="center"/>
          </w:tcPr>
          <w:p w14:paraId="29D5660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BD8E"/>
            <w:vAlign w:val="center"/>
          </w:tcPr>
          <w:p w14:paraId="7AB832E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BD8E"/>
            <w:vAlign w:val="center"/>
          </w:tcPr>
          <w:p w14:paraId="0785E95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BD8E"/>
          </w:tcPr>
          <w:p w14:paraId="3755F5B1" w14:textId="77777777" w:rsidR="00FC5C22" w:rsidRPr="00763382" w:rsidRDefault="00FC5C22" w:rsidP="009E2B1B">
            <w:pPr>
              <w:rPr>
                <w:rFonts w:ascii="Arial" w:eastAsia="Times New Roman" w:hAnsi="Arial" w:cs="Arial"/>
                <w:sz w:val="20"/>
                <w:szCs w:val="20"/>
              </w:rPr>
            </w:pPr>
          </w:p>
        </w:tc>
        <w:tc>
          <w:tcPr>
            <w:tcW w:w="1010" w:type="dxa"/>
            <w:shd w:val="clear" w:color="auto" w:fill="FCBD8E"/>
            <w:vAlign w:val="center"/>
          </w:tcPr>
          <w:p w14:paraId="77BF528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5A31C48E" w14:textId="77777777" w:rsidTr="009E2B1B">
        <w:trPr>
          <w:trHeight w:val="260"/>
          <w:jc w:val="center"/>
        </w:trPr>
        <w:tc>
          <w:tcPr>
            <w:tcW w:w="2681" w:type="dxa"/>
            <w:shd w:val="clear" w:color="auto" w:fill="FCF0C4"/>
            <w:vAlign w:val="center"/>
          </w:tcPr>
          <w:p w14:paraId="5408BD8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3.1 - Item de Despesa 1</w:t>
            </w:r>
          </w:p>
        </w:tc>
        <w:tc>
          <w:tcPr>
            <w:tcW w:w="858" w:type="dxa"/>
            <w:shd w:val="clear" w:color="auto" w:fill="FCF0C4"/>
            <w:vAlign w:val="center"/>
          </w:tcPr>
          <w:p w14:paraId="6E5C09A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F0C4"/>
            <w:vAlign w:val="center"/>
          </w:tcPr>
          <w:p w14:paraId="5BEA8D0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F0C4"/>
            <w:vAlign w:val="center"/>
          </w:tcPr>
          <w:p w14:paraId="5031251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F0C4"/>
            <w:vAlign w:val="center"/>
          </w:tcPr>
          <w:p w14:paraId="08683A7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2196FA8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381537E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F0C4"/>
          </w:tcPr>
          <w:p w14:paraId="210F4BC0" w14:textId="77777777" w:rsidR="00FC5C22" w:rsidRPr="00763382" w:rsidRDefault="00FC5C22" w:rsidP="009E2B1B">
            <w:pPr>
              <w:rPr>
                <w:rFonts w:ascii="Arial" w:eastAsia="Times New Roman" w:hAnsi="Arial" w:cs="Arial"/>
                <w:sz w:val="20"/>
                <w:szCs w:val="20"/>
              </w:rPr>
            </w:pPr>
          </w:p>
        </w:tc>
        <w:tc>
          <w:tcPr>
            <w:tcW w:w="1010" w:type="dxa"/>
            <w:shd w:val="clear" w:color="auto" w:fill="FCF0C4"/>
            <w:vAlign w:val="center"/>
          </w:tcPr>
          <w:p w14:paraId="62D9D79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0913F9AC" w14:textId="77777777" w:rsidTr="009E2B1B">
        <w:trPr>
          <w:trHeight w:val="260"/>
          <w:jc w:val="center"/>
        </w:trPr>
        <w:tc>
          <w:tcPr>
            <w:tcW w:w="2681" w:type="dxa"/>
            <w:shd w:val="clear" w:color="auto" w:fill="FCF0C4"/>
            <w:vAlign w:val="center"/>
          </w:tcPr>
          <w:p w14:paraId="424E549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3.2 - Item de Despesa 2</w:t>
            </w:r>
          </w:p>
        </w:tc>
        <w:tc>
          <w:tcPr>
            <w:tcW w:w="858" w:type="dxa"/>
            <w:shd w:val="clear" w:color="auto" w:fill="FCF0C4"/>
            <w:vAlign w:val="center"/>
          </w:tcPr>
          <w:p w14:paraId="521069B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F0C4"/>
            <w:vAlign w:val="center"/>
          </w:tcPr>
          <w:p w14:paraId="5AB38BA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F0C4"/>
            <w:vAlign w:val="center"/>
          </w:tcPr>
          <w:p w14:paraId="35019C8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F0C4"/>
            <w:vAlign w:val="center"/>
          </w:tcPr>
          <w:p w14:paraId="19DDA6A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674E36F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3E9EAE3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F0C4"/>
          </w:tcPr>
          <w:p w14:paraId="688D6431" w14:textId="77777777" w:rsidR="00FC5C22" w:rsidRPr="00763382" w:rsidRDefault="00FC5C22" w:rsidP="009E2B1B">
            <w:pPr>
              <w:rPr>
                <w:rFonts w:ascii="Arial" w:eastAsia="Times New Roman" w:hAnsi="Arial" w:cs="Arial"/>
                <w:sz w:val="20"/>
                <w:szCs w:val="20"/>
              </w:rPr>
            </w:pPr>
          </w:p>
        </w:tc>
        <w:tc>
          <w:tcPr>
            <w:tcW w:w="1010" w:type="dxa"/>
            <w:shd w:val="clear" w:color="auto" w:fill="FCF0C4"/>
            <w:vAlign w:val="center"/>
          </w:tcPr>
          <w:p w14:paraId="1349963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186CFB78" w14:textId="77777777" w:rsidTr="009E2B1B">
        <w:trPr>
          <w:trHeight w:val="260"/>
          <w:jc w:val="center"/>
        </w:trPr>
        <w:tc>
          <w:tcPr>
            <w:tcW w:w="2681" w:type="dxa"/>
            <w:shd w:val="clear" w:color="auto" w:fill="FCBD8E"/>
            <w:vAlign w:val="center"/>
          </w:tcPr>
          <w:p w14:paraId="5E5DF87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SUB-TOTAL DE ENCARGOS SOCIAIS</w:t>
            </w:r>
          </w:p>
        </w:tc>
        <w:tc>
          <w:tcPr>
            <w:tcW w:w="858" w:type="dxa"/>
            <w:shd w:val="clear" w:color="auto" w:fill="FCBD8E"/>
            <w:vAlign w:val="center"/>
          </w:tcPr>
          <w:p w14:paraId="5612349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shd w:val="clear" w:color="auto" w:fill="FCBD8E"/>
            <w:vAlign w:val="center"/>
          </w:tcPr>
          <w:p w14:paraId="1379522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950" w:type="dxa"/>
            <w:shd w:val="clear" w:color="auto" w:fill="FCBD8E"/>
            <w:vAlign w:val="center"/>
          </w:tcPr>
          <w:p w14:paraId="3050E02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25" w:type="dxa"/>
            <w:shd w:val="clear" w:color="auto" w:fill="FCBD8E"/>
            <w:vAlign w:val="center"/>
          </w:tcPr>
          <w:p w14:paraId="29B4376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FCBD8E"/>
            <w:vAlign w:val="center"/>
          </w:tcPr>
          <w:p w14:paraId="01BE07D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FCBD8E"/>
            <w:vAlign w:val="center"/>
          </w:tcPr>
          <w:p w14:paraId="724091E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318" w:type="dxa"/>
            <w:shd w:val="clear" w:color="auto" w:fill="FCBD8E"/>
          </w:tcPr>
          <w:p w14:paraId="32297AD3" w14:textId="77777777" w:rsidR="00FC5C22" w:rsidRPr="00763382" w:rsidRDefault="00FC5C22" w:rsidP="009E2B1B">
            <w:pPr>
              <w:rPr>
                <w:rFonts w:ascii="Arial" w:eastAsia="Times New Roman" w:hAnsi="Arial" w:cs="Arial"/>
                <w:sz w:val="20"/>
                <w:szCs w:val="20"/>
              </w:rPr>
            </w:pPr>
          </w:p>
        </w:tc>
        <w:tc>
          <w:tcPr>
            <w:tcW w:w="1010" w:type="dxa"/>
            <w:shd w:val="clear" w:color="auto" w:fill="FCBD8E"/>
            <w:vAlign w:val="center"/>
          </w:tcPr>
          <w:p w14:paraId="7C59B47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r>
      <w:tr w:rsidR="00FC5C22" w:rsidRPr="00763382" w14:paraId="5A106E70" w14:textId="77777777" w:rsidTr="009E2B1B">
        <w:trPr>
          <w:trHeight w:val="60"/>
          <w:jc w:val="center"/>
        </w:trPr>
        <w:tc>
          <w:tcPr>
            <w:tcW w:w="2681" w:type="dxa"/>
            <w:vAlign w:val="center"/>
          </w:tcPr>
          <w:p w14:paraId="27F7F3F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vAlign w:val="center"/>
          </w:tcPr>
          <w:p w14:paraId="6E568472" w14:textId="77777777" w:rsidR="00FC5C22" w:rsidRPr="00763382" w:rsidRDefault="00FC5C22" w:rsidP="009E2B1B">
            <w:pPr>
              <w:rPr>
                <w:rFonts w:ascii="Arial" w:eastAsia="Times New Roman" w:hAnsi="Arial" w:cs="Arial"/>
                <w:sz w:val="20"/>
                <w:szCs w:val="20"/>
              </w:rPr>
            </w:pPr>
          </w:p>
        </w:tc>
        <w:tc>
          <w:tcPr>
            <w:tcW w:w="858" w:type="dxa"/>
            <w:vAlign w:val="center"/>
          </w:tcPr>
          <w:p w14:paraId="0823FB16" w14:textId="77777777" w:rsidR="00FC5C22" w:rsidRPr="00763382" w:rsidRDefault="00FC5C22" w:rsidP="009E2B1B">
            <w:pPr>
              <w:rPr>
                <w:rFonts w:ascii="Arial" w:eastAsia="Times New Roman" w:hAnsi="Arial" w:cs="Arial"/>
                <w:sz w:val="20"/>
                <w:szCs w:val="20"/>
              </w:rPr>
            </w:pPr>
          </w:p>
        </w:tc>
        <w:tc>
          <w:tcPr>
            <w:tcW w:w="950" w:type="dxa"/>
            <w:vAlign w:val="center"/>
          </w:tcPr>
          <w:p w14:paraId="67641D3B" w14:textId="77777777" w:rsidR="00FC5C22" w:rsidRPr="00763382" w:rsidRDefault="00FC5C22" w:rsidP="009E2B1B">
            <w:pPr>
              <w:rPr>
                <w:rFonts w:ascii="Arial" w:eastAsia="Times New Roman" w:hAnsi="Arial" w:cs="Arial"/>
                <w:sz w:val="20"/>
                <w:szCs w:val="20"/>
              </w:rPr>
            </w:pPr>
          </w:p>
        </w:tc>
        <w:tc>
          <w:tcPr>
            <w:tcW w:w="1025" w:type="dxa"/>
            <w:vAlign w:val="center"/>
          </w:tcPr>
          <w:p w14:paraId="06C26104" w14:textId="77777777" w:rsidR="00FC5C22" w:rsidRPr="00763382" w:rsidRDefault="00FC5C22" w:rsidP="009E2B1B">
            <w:pPr>
              <w:rPr>
                <w:rFonts w:ascii="Arial" w:eastAsia="Times New Roman" w:hAnsi="Arial" w:cs="Arial"/>
                <w:sz w:val="20"/>
                <w:szCs w:val="20"/>
              </w:rPr>
            </w:pPr>
          </w:p>
        </w:tc>
        <w:tc>
          <w:tcPr>
            <w:tcW w:w="1044" w:type="dxa"/>
            <w:vAlign w:val="center"/>
          </w:tcPr>
          <w:p w14:paraId="6A107E3D" w14:textId="77777777" w:rsidR="00FC5C22" w:rsidRPr="00763382" w:rsidRDefault="00FC5C22" w:rsidP="009E2B1B">
            <w:pPr>
              <w:rPr>
                <w:rFonts w:ascii="Arial" w:eastAsia="Times New Roman" w:hAnsi="Arial" w:cs="Arial"/>
                <w:sz w:val="20"/>
                <w:szCs w:val="20"/>
              </w:rPr>
            </w:pPr>
          </w:p>
        </w:tc>
        <w:tc>
          <w:tcPr>
            <w:tcW w:w="1044" w:type="dxa"/>
            <w:vAlign w:val="center"/>
          </w:tcPr>
          <w:p w14:paraId="15C7D54F" w14:textId="77777777" w:rsidR="00FC5C22" w:rsidRPr="00763382" w:rsidRDefault="00FC5C22" w:rsidP="009E2B1B">
            <w:pPr>
              <w:rPr>
                <w:rFonts w:ascii="Arial" w:eastAsia="Times New Roman" w:hAnsi="Arial" w:cs="Arial"/>
                <w:sz w:val="20"/>
                <w:szCs w:val="20"/>
              </w:rPr>
            </w:pPr>
          </w:p>
        </w:tc>
        <w:tc>
          <w:tcPr>
            <w:tcW w:w="1318" w:type="dxa"/>
          </w:tcPr>
          <w:p w14:paraId="2E4F07CD" w14:textId="77777777" w:rsidR="00FC5C22" w:rsidRPr="00763382" w:rsidRDefault="00FC5C22" w:rsidP="009E2B1B">
            <w:pPr>
              <w:rPr>
                <w:rFonts w:ascii="Arial" w:eastAsia="Times New Roman" w:hAnsi="Arial" w:cs="Arial"/>
                <w:sz w:val="20"/>
                <w:szCs w:val="20"/>
              </w:rPr>
            </w:pPr>
          </w:p>
        </w:tc>
        <w:tc>
          <w:tcPr>
            <w:tcW w:w="1010" w:type="dxa"/>
            <w:vAlign w:val="center"/>
          </w:tcPr>
          <w:p w14:paraId="28EAFD9E" w14:textId="77777777" w:rsidR="00FC5C22" w:rsidRPr="00763382" w:rsidRDefault="00FC5C22" w:rsidP="009E2B1B">
            <w:pPr>
              <w:rPr>
                <w:rFonts w:ascii="Arial" w:eastAsia="Times New Roman" w:hAnsi="Arial" w:cs="Arial"/>
                <w:sz w:val="20"/>
                <w:szCs w:val="20"/>
              </w:rPr>
            </w:pPr>
          </w:p>
        </w:tc>
      </w:tr>
      <w:tr w:rsidR="00FC5C22" w:rsidRPr="00763382" w14:paraId="42B9259E" w14:textId="77777777" w:rsidTr="009E2B1B">
        <w:trPr>
          <w:trHeight w:val="260"/>
          <w:jc w:val="center"/>
        </w:trPr>
        <w:tc>
          <w:tcPr>
            <w:tcW w:w="2681" w:type="dxa"/>
            <w:shd w:val="clear" w:color="auto" w:fill="61A4D1"/>
            <w:vAlign w:val="center"/>
          </w:tcPr>
          <w:p w14:paraId="4369A8F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4 –XXXX</w:t>
            </w:r>
          </w:p>
        </w:tc>
        <w:tc>
          <w:tcPr>
            <w:tcW w:w="858" w:type="dxa"/>
            <w:shd w:val="clear" w:color="auto" w:fill="61A4D1"/>
            <w:vAlign w:val="center"/>
          </w:tcPr>
          <w:p w14:paraId="4782C86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61A4D1"/>
            <w:vAlign w:val="center"/>
          </w:tcPr>
          <w:p w14:paraId="7F4E8FE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61A4D1"/>
            <w:vAlign w:val="center"/>
          </w:tcPr>
          <w:p w14:paraId="03F44AA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61A4D1"/>
            <w:vAlign w:val="center"/>
          </w:tcPr>
          <w:p w14:paraId="4DE063C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61A4D1"/>
            <w:vAlign w:val="center"/>
          </w:tcPr>
          <w:p w14:paraId="34616A5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61A4D1"/>
            <w:vAlign w:val="center"/>
          </w:tcPr>
          <w:p w14:paraId="183A692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61A4D1"/>
          </w:tcPr>
          <w:p w14:paraId="13E097D8" w14:textId="77777777" w:rsidR="00FC5C22" w:rsidRPr="00763382" w:rsidRDefault="00FC5C22" w:rsidP="009E2B1B">
            <w:pPr>
              <w:rPr>
                <w:rFonts w:ascii="Arial" w:eastAsia="Times New Roman" w:hAnsi="Arial" w:cs="Arial"/>
                <w:sz w:val="20"/>
                <w:szCs w:val="20"/>
              </w:rPr>
            </w:pPr>
          </w:p>
        </w:tc>
        <w:tc>
          <w:tcPr>
            <w:tcW w:w="1010" w:type="dxa"/>
            <w:shd w:val="clear" w:color="auto" w:fill="61A4D1"/>
            <w:vAlign w:val="center"/>
          </w:tcPr>
          <w:p w14:paraId="2A2E066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246DE847" w14:textId="77777777" w:rsidTr="009E2B1B">
        <w:trPr>
          <w:trHeight w:val="260"/>
          <w:jc w:val="center"/>
        </w:trPr>
        <w:tc>
          <w:tcPr>
            <w:tcW w:w="2681" w:type="dxa"/>
            <w:shd w:val="clear" w:color="auto" w:fill="CCE1F0"/>
            <w:vAlign w:val="center"/>
          </w:tcPr>
          <w:p w14:paraId="53E4E3B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4.1 - Item de Despesa 1</w:t>
            </w:r>
          </w:p>
        </w:tc>
        <w:tc>
          <w:tcPr>
            <w:tcW w:w="858" w:type="dxa"/>
            <w:shd w:val="clear" w:color="auto" w:fill="CCE1F0"/>
            <w:vAlign w:val="center"/>
          </w:tcPr>
          <w:p w14:paraId="0F00714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CCE1F0"/>
            <w:vAlign w:val="center"/>
          </w:tcPr>
          <w:p w14:paraId="1F0627B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CCE1F0"/>
            <w:vAlign w:val="center"/>
          </w:tcPr>
          <w:p w14:paraId="4A2EE53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CCE1F0"/>
            <w:vAlign w:val="center"/>
          </w:tcPr>
          <w:p w14:paraId="041D006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67A4F51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3E5C2BE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CCE1F0"/>
          </w:tcPr>
          <w:p w14:paraId="710C487A" w14:textId="77777777" w:rsidR="00FC5C22" w:rsidRPr="00763382" w:rsidRDefault="00FC5C22" w:rsidP="009E2B1B">
            <w:pPr>
              <w:rPr>
                <w:rFonts w:ascii="Arial" w:eastAsia="Times New Roman" w:hAnsi="Arial" w:cs="Arial"/>
                <w:sz w:val="20"/>
                <w:szCs w:val="20"/>
              </w:rPr>
            </w:pPr>
          </w:p>
        </w:tc>
        <w:tc>
          <w:tcPr>
            <w:tcW w:w="1010" w:type="dxa"/>
            <w:shd w:val="clear" w:color="auto" w:fill="CCE1F0"/>
            <w:vAlign w:val="center"/>
          </w:tcPr>
          <w:p w14:paraId="7F45662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11A0786B" w14:textId="77777777" w:rsidTr="009E2B1B">
        <w:trPr>
          <w:trHeight w:val="260"/>
          <w:jc w:val="center"/>
        </w:trPr>
        <w:tc>
          <w:tcPr>
            <w:tcW w:w="2681" w:type="dxa"/>
            <w:shd w:val="clear" w:color="auto" w:fill="CCE1F0"/>
            <w:vAlign w:val="center"/>
          </w:tcPr>
          <w:p w14:paraId="27749F1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4.2 - Item de Despesa 2</w:t>
            </w:r>
          </w:p>
        </w:tc>
        <w:tc>
          <w:tcPr>
            <w:tcW w:w="858" w:type="dxa"/>
            <w:shd w:val="clear" w:color="auto" w:fill="CCE1F0"/>
            <w:vAlign w:val="center"/>
          </w:tcPr>
          <w:p w14:paraId="40092BF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CCE1F0"/>
            <w:vAlign w:val="center"/>
          </w:tcPr>
          <w:p w14:paraId="3AE9B74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CCE1F0"/>
            <w:vAlign w:val="center"/>
          </w:tcPr>
          <w:p w14:paraId="33289F8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CCE1F0"/>
            <w:vAlign w:val="center"/>
          </w:tcPr>
          <w:p w14:paraId="387D6A4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3E638E1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0C4E25A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CCE1F0"/>
          </w:tcPr>
          <w:p w14:paraId="2D082F39" w14:textId="77777777" w:rsidR="00FC5C22" w:rsidRPr="00763382" w:rsidRDefault="00FC5C22" w:rsidP="009E2B1B">
            <w:pPr>
              <w:rPr>
                <w:rFonts w:ascii="Arial" w:eastAsia="Times New Roman" w:hAnsi="Arial" w:cs="Arial"/>
                <w:sz w:val="20"/>
                <w:szCs w:val="20"/>
              </w:rPr>
            </w:pPr>
          </w:p>
        </w:tc>
        <w:tc>
          <w:tcPr>
            <w:tcW w:w="1010" w:type="dxa"/>
            <w:shd w:val="clear" w:color="auto" w:fill="CCE1F0"/>
            <w:vAlign w:val="center"/>
          </w:tcPr>
          <w:p w14:paraId="2E085B3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0EE2CD11" w14:textId="77777777" w:rsidTr="009E2B1B">
        <w:trPr>
          <w:trHeight w:val="260"/>
          <w:jc w:val="center"/>
        </w:trPr>
        <w:tc>
          <w:tcPr>
            <w:tcW w:w="2681" w:type="dxa"/>
            <w:shd w:val="clear" w:color="auto" w:fill="61A4D1"/>
            <w:vAlign w:val="center"/>
          </w:tcPr>
          <w:p w14:paraId="54386B2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SUB-TOTAL DE DESPESA XXXXX</w:t>
            </w:r>
          </w:p>
        </w:tc>
        <w:tc>
          <w:tcPr>
            <w:tcW w:w="858" w:type="dxa"/>
            <w:shd w:val="clear" w:color="auto" w:fill="61A4D1"/>
            <w:vAlign w:val="center"/>
          </w:tcPr>
          <w:p w14:paraId="137284B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61A4D1"/>
            <w:vAlign w:val="center"/>
          </w:tcPr>
          <w:p w14:paraId="2B593A8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61A4D1"/>
            <w:vAlign w:val="center"/>
          </w:tcPr>
          <w:p w14:paraId="1926A6F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61A4D1"/>
            <w:vAlign w:val="center"/>
          </w:tcPr>
          <w:p w14:paraId="7AE0BA8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61A4D1"/>
            <w:vAlign w:val="center"/>
          </w:tcPr>
          <w:p w14:paraId="1A60DAF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61A4D1"/>
            <w:vAlign w:val="center"/>
          </w:tcPr>
          <w:p w14:paraId="10BCC40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61A4D1"/>
          </w:tcPr>
          <w:p w14:paraId="34B9A813" w14:textId="77777777" w:rsidR="00FC5C22" w:rsidRPr="00763382" w:rsidRDefault="00FC5C22" w:rsidP="009E2B1B">
            <w:pPr>
              <w:rPr>
                <w:rFonts w:ascii="Arial" w:eastAsia="Times New Roman" w:hAnsi="Arial" w:cs="Arial"/>
                <w:sz w:val="20"/>
                <w:szCs w:val="20"/>
              </w:rPr>
            </w:pPr>
          </w:p>
        </w:tc>
        <w:tc>
          <w:tcPr>
            <w:tcW w:w="1010" w:type="dxa"/>
            <w:shd w:val="clear" w:color="auto" w:fill="61A4D1"/>
            <w:vAlign w:val="center"/>
          </w:tcPr>
          <w:p w14:paraId="51719EB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7A84BE3A" w14:textId="77777777" w:rsidTr="009E2B1B">
        <w:trPr>
          <w:trHeight w:val="40"/>
          <w:jc w:val="center"/>
        </w:trPr>
        <w:tc>
          <w:tcPr>
            <w:tcW w:w="2681" w:type="dxa"/>
            <w:shd w:val="clear" w:color="auto" w:fill="FFFFFF"/>
            <w:vAlign w:val="center"/>
          </w:tcPr>
          <w:p w14:paraId="2DE1BEF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shd w:val="clear" w:color="auto" w:fill="FFFFFF"/>
            <w:vAlign w:val="center"/>
          </w:tcPr>
          <w:p w14:paraId="4867257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shd w:val="clear" w:color="auto" w:fill="FFFFFF"/>
            <w:vAlign w:val="center"/>
          </w:tcPr>
          <w:p w14:paraId="381591D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950" w:type="dxa"/>
            <w:shd w:val="clear" w:color="auto" w:fill="FFFFFF"/>
            <w:vAlign w:val="center"/>
          </w:tcPr>
          <w:p w14:paraId="2E879FE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25" w:type="dxa"/>
            <w:shd w:val="clear" w:color="auto" w:fill="FFFFFF"/>
            <w:vAlign w:val="center"/>
          </w:tcPr>
          <w:p w14:paraId="240DEB0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FFFFFF"/>
            <w:vAlign w:val="center"/>
          </w:tcPr>
          <w:p w14:paraId="44FE7FC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FFFFFF"/>
            <w:vAlign w:val="center"/>
          </w:tcPr>
          <w:p w14:paraId="7277CD8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318" w:type="dxa"/>
            <w:shd w:val="clear" w:color="auto" w:fill="FFFFFF"/>
          </w:tcPr>
          <w:p w14:paraId="791499A4" w14:textId="77777777" w:rsidR="00FC5C22" w:rsidRPr="00763382" w:rsidRDefault="00FC5C22" w:rsidP="009E2B1B">
            <w:pPr>
              <w:rPr>
                <w:rFonts w:ascii="Arial" w:eastAsia="Times New Roman" w:hAnsi="Arial" w:cs="Arial"/>
                <w:sz w:val="20"/>
                <w:szCs w:val="20"/>
              </w:rPr>
            </w:pPr>
          </w:p>
        </w:tc>
        <w:tc>
          <w:tcPr>
            <w:tcW w:w="1010" w:type="dxa"/>
            <w:shd w:val="clear" w:color="auto" w:fill="FFFFFF"/>
            <w:vAlign w:val="center"/>
          </w:tcPr>
          <w:p w14:paraId="2657347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r>
      <w:tr w:rsidR="00FC5C22" w:rsidRPr="00763382" w14:paraId="098FC25B" w14:textId="77777777" w:rsidTr="009E2B1B">
        <w:trPr>
          <w:trHeight w:val="260"/>
          <w:jc w:val="center"/>
        </w:trPr>
        <w:tc>
          <w:tcPr>
            <w:tcW w:w="2681" w:type="dxa"/>
            <w:shd w:val="clear" w:color="auto" w:fill="FCBD8E"/>
            <w:vAlign w:val="center"/>
          </w:tcPr>
          <w:p w14:paraId="5182A0B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5. XXXXX</w:t>
            </w:r>
          </w:p>
        </w:tc>
        <w:tc>
          <w:tcPr>
            <w:tcW w:w="858" w:type="dxa"/>
            <w:shd w:val="clear" w:color="auto" w:fill="FCBD8E"/>
            <w:vAlign w:val="center"/>
          </w:tcPr>
          <w:p w14:paraId="1B5C912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shd w:val="clear" w:color="auto" w:fill="FCBD8E"/>
            <w:vAlign w:val="center"/>
          </w:tcPr>
          <w:p w14:paraId="493A5F7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950" w:type="dxa"/>
            <w:shd w:val="clear" w:color="auto" w:fill="FCBD8E"/>
            <w:vAlign w:val="center"/>
          </w:tcPr>
          <w:p w14:paraId="5F6E06B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25" w:type="dxa"/>
            <w:shd w:val="clear" w:color="auto" w:fill="FCBD8E"/>
            <w:vAlign w:val="center"/>
          </w:tcPr>
          <w:p w14:paraId="1B047F3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FCBD8E"/>
            <w:vAlign w:val="center"/>
          </w:tcPr>
          <w:p w14:paraId="16900CB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FCBD8E"/>
            <w:vAlign w:val="center"/>
          </w:tcPr>
          <w:p w14:paraId="2F44656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318" w:type="dxa"/>
            <w:shd w:val="clear" w:color="auto" w:fill="FCBD8E"/>
          </w:tcPr>
          <w:p w14:paraId="6DF2FE9A" w14:textId="77777777" w:rsidR="00FC5C22" w:rsidRPr="00763382" w:rsidRDefault="00FC5C22" w:rsidP="009E2B1B">
            <w:pPr>
              <w:rPr>
                <w:rFonts w:ascii="Arial" w:eastAsia="Times New Roman" w:hAnsi="Arial" w:cs="Arial"/>
                <w:sz w:val="20"/>
                <w:szCs w:val="20"/>
              </w:rPr>
            </w:pPr>
          </w:p>
        </w:tc>
        <w:tc>
          <w:tcPr>
            <w:tcW w:w="1010" w:type="dxa"/>
            <w:shd w:val="clear" w:color="auto" w:fill="FCBD8E"/>
            <w:vAlign w:val="center"/>
          </w:tcPr>
          <w:p w14:paraId="1E1E402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r>
      <w:tr w:rsidR="00FC5C22" w:rsidRPr="00763382" w14:paraId="78B260D1" w14:textId="77777777" w:rsidTr="009E2B1B">
        <w:trPr>
          <w:trHeight w:val="260"/>
          <w:jc w:val="center"/>
        </w:trPr>
        <w:tc>
          <w:tcPr>
            <w:tcW w:w="2681" w:type="dxa"/>
            <w:shd w:val="clear" w:color="auto" w:fill="FCF0C4"/>
            <w:vAlign w:val="center"/>
          </w:tcPr>
          <w:p w14:paraId="6B1FDAA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5.1 - Item de Despesa 1</w:t>
            </w:r>
          </w:p>
        </w:tc>
        <w:tc>
          <w:tcPr>
            <w:tcW w:w="858" w:type="dxa"/>
            <w:shd w:val="clear" w:color="auto" w:fill="FCF0C4"/>
            <w:vAlign w:val="center"/>
          </w:tcPr>
          <w:p w14:paraId="4013F7F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F0C4"/>
            <w:vAlign w:val="center"/>
          </w:tcPr>
          <w:p w14:paraId="591D44C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F0C4"/>
            <w:vAlign w:val="center"/>
          </w:tcPr>
          <w:p w14:paraId="52E3818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F0C4"/>
            <w:vAlign w:val="center"/>
          </w:tcPr>
          <w:p w14:paraId="7CECAA3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1E4C386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6D1CE1F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F0C4"/>
          </w:tcPr>
          <w:p w14:paraId="0816C2EA" w14:textId="77777777" w:rsidR="00FC5C22" w:rsidRPr="00763382" w:rsidRDefault="00FC5C22" w:rsidP="009E2B1B">
            <w:pPr>
              <w:rPr>
                <w:rFonts w:ascii="Arial" w:eastAsia="Times New Roman" w:hAnsi="Arial" w:cs="Arial"/>
                <w:sz w:val="20"/>
                <w:szCs w:val="20"/>
              </w:rPr>
            </w:pPr>
          </w:p>
        </w:tc>
        <w:tc>
          <w:tcPr>
            <w:tcW w:w="1010" w:type="dxa"/>
            <w:shd w:val="clear" w:color="auto" w:fill="FCF0C4"/>
            <w:vAlign w:val="center"/>
          </w:tcPr>
          <w:p w14:paraId="6C40456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4A8173E0" w14:textId="77777777" w:rsidTr="009E2B1B">
        <w:trPr>
          <w:trHeight w:val="260"/>
          <w:jc w:val="center"/>
        </w:trPr>
        <w:tc>
          <w:tcPr>
            <w:tcW w:w="2681" w:type="dxa"/>
            <w:shd w:val="clear" w:color="auto" w:fill="FCF0C4"/>
            <w:vAlign w:val="center"/>
          </w:tcPr>
          <w:p w14:paraId="6E39365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5.2 - Item de Despesa 2</w:t>
            </w:r>
          </w:p>
        </w:tc>
        <w:tc>
          <w:tcPr>
            <w:tcW w:w="858" w:type="dxa"/>
            <w:shd w:val="clear" w:color="auto" w:fill="FCF0C4"/>
            <w:vAlign w:val="center"/>
          </w:tcPr>
          <w:p w14:paraId="23E5E67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F0C4"/>
            <w:vAlign w:val="center"/>
          </w:tcPr>
          <w:p w14:paraId="45C84F9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F0C4"/>
            <w:vAlign w:val="center"/>
          </w:tcPr>
          <w:p w14:paraId="30A2D35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F0C4"/>
            <w:vAlign w:val="center"/>
          </w:tcPr>
          <w:p w14:paraId="7193596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3CD963E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7AD9E06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F0C4"/>
          </w:tcPr>
          <w:p w14:paraId="13824FDF" w14:textId="77777777" w:rsidR="00FC5C22" w:rsidRPr="00763382" w:rsidRDefault="00FC5C22" w:rsidP="009E2B1B">
            <w:pPr>
              <w:rPr>
                <w:rFonts w:ascii="Arial" w:eastAsia="Times New Roman" w:hAnsi="Arial" w:cs="Arial"/>
                <w:sz w:val="20"/>
                <w:szCs w:val="20"/>
              </w:rPr>
            </w:pPr>
          </w:p>
        </w:tc>
        <w:tc>
          <w:tcPr>
            <w:tcW w:w="1010" w:type="dxa"/>
            <w:shd w:val="clear" w:color="auto" w:fill="FCF0C4"/>
            <w:vAlign w:val="center"/>
          </w:tcPr>
          <w:p w14:paraId="093ED51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7278D0A5" w14:textId="77777777" w:rsidTr="009E2B1B">
        <w:trPr>
          <w:trHeight w:val="260"/>
          <w:jc w:val="center"/>
        </w:trPr>
        <w:tc>
          <w:tcPr>
            <w:tcW w:w="2681" w:type="dxa"/>
            <w:shd w:val="clear" w:color="auto" w:fill="FCBD8E"/>
            <w:vAlign w:val="center"/>
          </w:tcPr>
          <w:p w14:paraId="63472BC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SUB-TOTAL DE DESPESA XX</w:t>
            </w:r>
          </w:p>
        </w:tc>
        <w:tc>
          <w:tcPr>
            <w:tcW w:w="858" w:type="dxa"/>
            <w:shd w:val="clear" w:color="auto" w:fill="FCBD8E"/>
            <w:vAlign w:val="center"/>
          </w:tcPr>
          <w:p w14:paraId="3C6704C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shd w:val="clear" w:color="auto" w:fill="FCBD8E"/>
            <w:vAlign w:val="center"/>
          </w:tcPr>
          <w:p w14:paraId="572F027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950" w:type="dxa"/>
            <w:shd w:val="clear" w:color="auto" w:fill="FCBD8E"/>
            <w:vAlign w:val="center"/>
          </w:tcPr>
          <w:p w14:paraId="417E3D3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25" w:type="dxa"/>
            <w:shd w:val="clear" w:color="auto" w:fill="FCBD8E"/>
            <w:vAlign w:val="center"/>
          </w:tcPr>
          <w:p w14:paraId="230014D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FCBD8E"/>
            <w:vAlign w:val="center"/>
          </w:tcPr>
          <w:p w14:paraId="552D5BF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FCBD8E"/>
            <w:vAlign w:val="center"/>
          </w:tcPr>
          <w:p w14:paraId="482E125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318" w:type="dxa"/>
            <w:shd w:val="clear" w:color="auto" w:fill="FCBD8E"/>
          </w:tcPr>
          <w:p w14:paraId="2A822D88" w14:textId="77777777" w:rsidR="00FC5C22" w:rsidRPr="00763382" w:rsidRDefault="00FC5C22" w:rsidP="009E2B1B">
            <w:pPr>
              <w:rPr>
                <w:rFonts w:ascii="Arial" w:eastAsia="Times New Roman" w:hAnsi="Arial" w:cs="Arial"/>
                <w:sz w:val="20"/>
                <w:szCs w:val="20"/>
              </w:rPr>
            </w:pPr>
          </w:p>
        </w:tc>
        <w:tc>
          <w:tcPr>
            <w:tcW w:w="1010" w:type="dxa"/>
            <w:shd w:val="clear" w:color="auto" w:fill="FCBD8E"/>
            <w:vAlign w:val="center"/>
          </w:tcPr>
          <w:p w14:paraId="5F198E6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r>
      <w:tr w:rsidR="00FC5C22" w:rsidRPr="00763382" w14:paraId="08DEECCA" w14:textId="77777777" w:rsidTr="009E2B1B">
        <w:trPr>
          <w:trHeight w:val="60"/>
          <w:jc w:val="center"/>
        </w:trPr>
        <w:tc>
          <w:tcPr>
            <w:tcW w:w="2681" w:type="dxa"/>
            <w:vAlign w:val="center"/>
          </w:tcPr>
          <w:p w14:paraId="1FE931D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vAlign w:val="center"/>
          </w:tcPr>
          <w:p w14:paraId="502AE917" w14:textId="77777777" w:rsidR="00FC5C22" w:rsidRPr="00763382" w:rsidRDefault="00FC5C22" w:rsidP="009E2B1B">
            <w:pPr>
              <w:rPr>
                <w:rFonts w:ascii="Arial" w:eastAsia="Times New Roman" w:hAnsi="Arial" w:cs="Arial"/>
                <w:sz w:val="20"/>
                <w:szCs w:val="20"/>
              </w:rPr>
            </w:pPr>
          </w:p>
        </w:tc>
        <w:tc>
          <w:tcPr>
            <w:tcW w:w="858" w:type="dxa"/>
            <w:vAlign w:val="center"/>
          </w:tcPr>
          <w:p w14:paraId="193CF039" w14:textId="77777777" w:rsidR="00FC5C22" w:rsidRPr="00763382" w:rsidRDefault="00FC5C22" w:rsidP="009E2B1B">
            <w:pPr>
              <w:rPr>
                <w:rFonts w:ascii="Arial" w:eastAsia="Times New Roman" w:hAnsi="Arial" w:cs="Arial"/>
                <w:sz w:val="20"/>
                <w:szCs w:val="20"/>
              </w:rPr>
            </w:pPr>
          </w:p>
        </w:tc>
        <w:tc>
          <w:tcPr>
            <w:tcW w:w="950" w:type="dxa"/>
            <w:vAlign w:val="center"/>
          </w:tcPr>
          <w:p w14:paraId="51D87E84" w14:textId="77777777" w:rsidR="00FC5C22" w:rsidRPr="00763382" w:rsidRDefault="00FC5C22" w:rsidP="009E2B1B">
            <w:pPr>
              <w:rPr>
                <w:rFonts w:ascii="Arial" w:eastAsia="Times New Roman" w:hAnsi="Arial" w:cs="Arial"/>
                <w:sz w:val="20"/>
                <w:szCs w:val="20"/>
              </w:rPr>
            </w:pPr>
          </w:p>
        </w:tc>
        <w:tc>
          <w:tcPr>
            <w:tcW w:w="1025" w:type="dxa"/>
            <w:vAlign w:val="center"/>
          </w:tcPr>
          <w:p w14:paraId="797A768D" w14:textId="77777777" w:rsidR="00FC5C22" w:rsidRPr="00763382" w:rsidRDefault="00FC5C22" w:rsidP="009E2B1B">
            <w:pPr>
              <w:rPr>
                <w:rFonts w:ascii="Arial" w:eastAsia="Times New Roman" w:hAnsi="Arial" w:cs="Arial"/>
                <w:sz w:val="20"/>
                <w:szCs w:val="20"/>
              </w:rPr>
            </w:pPr>
          </w:p>
        </w:tc>
        <w:tc>
          <w:tcPr>
            <w:tcW w:w="1044" w:type="dxa"/>
            <w:vAlign w:val="center"/>
          </w:tcPr>
          <w:p w14:paraId="6A22EEF0" w14:textId="77777777" w:rsidR="00FC5C22" w:rsidRPr="00763382" w:rsidRDefault="00FC5C22" w:rsidP="009E2B1B">
            <w:pPr>
              <w:rPr>
                <w:rFonts w:ascii="Arial" w:eastAsia="Times New Roman" w:hAnsi="Arial" w:cs="Arial"/>
                <w:sz w:val="20"/>
                <w:szCs w:val="20"/>
              </w:rPr>
            </w:pPr>
          </w:p>
        </w:tc>
        <w:tc>
          <w:tcPr>
            <w:tcW w:w="1044" w:type="dxa"/>
            <w:vAlign w:val="center"/>
          </w:tcPr>
          <w:p w14:paraId="593566CB" w14:textId="77777777" w:rsidR="00FC5C22" w:rsidRPr="00763382" w:rsidRDefault="00FC5C22" w:rsidP="009E2B1B">
            <w:pPr>
              <w:rPr>
                <w:rFonts w:ascii="Arial" w:eastAsia="Times New Roman" w:hAnsi="Arial" w:cs="Arial"/>
                <w:sz w:val="20"/>
                <w:szCs w:val="20"/>
              </w:rPr>
            </w:pPr>
          </w:p>
        </w:tc>
        <w:tc>
          <w:tcPr>
            <w:tcW w:w="1318" w:type="dxa"/>
          </w:tcPr>
          <w:p w14:paraId="70B57261" w14:textId="77777777" w:rsidR="00FC5C22" w:rsidRPr="00763382" w:rsidRDefault="00FC5C22" w:rsidP="009E2B1B">
            <w:pPr>
              <w:rPr>
                <w:rFonts w:ascii="Arial" w:eastAsia="Times New Roman" w:hAnsi="Arial" w:cs="Arial"/>
                <w:sz w:val="20"/>
                <w:szCs w:val="20"/>
              </w:rPr>
            </w:pPr>
          </w:p>
        </w:tc>
        <w:tc>
          <w:tcPr>
            <w:tcW w:w="1010" w:type="dxa"/>
            <w:vAlign w:val="center"/>
          </w:tcPr>
          <w:p w14:paraId="7BF1DE02" w14:textId="77777777" w:rsidR="00FC5C22" w:rsidRPr="00763382" w:rsidRDefault="00FC5C22" w:rsidP="009E2B1B">
            <w:pPr>
              <w:rPr>
                <w:rFonts w:ascii="Arial" w:eastAsia="Times New Roman" w:hAnsi="Arial" w:cs="Arial"/>
                <w:sz w:val="20"/>
                <w:szCs w:val="20"/>
              </w:rPr>
            </w:pPr>
          </w:p>
        </w:tc>
      </w:tr>
      <w:tr w:rsidR="00FC5C22" w:rsidRPr="00763382" w14:paraId="58E1258F" w14:textId="77777777" w:rsidTr="009E2B1B">
        <w:trPr>
          <w:trHeight w:val="260"/>
          <w:jc w:val="center"/>
        </w:trPr>
        <w:tc>
          <w:tcPr>
            <w:tcW w:w="2681" w:type="dxa"/>
            <w:shd w:val="clear" w:color="auto" w:fill="61A4D1"/>
            <w:vAlign w:val="center"/>
          </w:tcPr>
          <w:p w14:paraId="6B2EB0C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6. XXXXXX</w:t>
            </w:r>
          </w:p>
        </w:tc>
        <w:tc>
          <w:tcPr>
            <w:tcW w:w="858" w:type="dxa"/>
            <w:shd w:val="clear" w:color="auto" w:fill="61A4D1"/>
            <w:vAlign w:val="center"/>
          </w:tcPr>
          <w:p w14:paraId="7941F49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61A4D1"/>
            <w:vAlign w:val="center"/>
          </w:tcPr>
          <w:p w14:paraId="7250A38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61A4D1"/>
            <w:vAlign w:val="center"/>
          </w:tcPr>
          <w:p w14:paraId="1A9DB90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61A4D1"/>
            <w:vAlign w:val="center"/>
          </w:tcPr>
          <w:p w14:paraId="2FCFEC5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61A4D1"/>
            <w:vAlign w:val="center"/>
          </w:tcPr>
          <w:p w14:paraId="56AA217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61A4D1"/>
            <w:vAlign w:val="center"/>
          </w:tcPr>
          <w:p w14:paraId="57D3A37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61A4D1"/>
          </w:tcPr>
          <w:p w14:paraId="6D33952D" w14:textId="77777777" w:rsidR="00FC5C22" w:rsidRPr="00763382" w:rsidRDefault="00FC5C22" w:rsidP="009E2B1B">
            <w:pPr>
              <w:rPr>
                <w:rFonts w:ascii="Arial" w:eastAsia="Times New Roman" w:hAnsi="Arial" w:cs="Arial"/>
                <w:sz w:val="20"/>
                <w:szCs w:val="20"/>
              </w:rPr>
            </w:pPr>
          </w:p>
        </w:tc>
        <w:tc>
          <w:tcPr>
            <w:tcW w:w="1010" w:type="dxa"/>
            <w:shd w:val="clear" w:color="auto" w:fill="61A4D1"/>
            <w:vAlign w:val="center"/>
          </w:tcPr>
          <w:p w14:paraId="6EEEC3F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45D0AADD" w14:textId="77777777" w:rsidTr="009E2B1B">
        <w:trPr>
          <w:trHeight w:val="260"/>
          <w:jc w:val="center"/>
        </w:trPr>
        <w:tc>
          <w:tcPr>
            <w:tcW w:w="2681" w:type="dxa"/>
            <w:shd w:val="clear" w:color="auto" w:fill="CCE1F0"/>
            <w:vAlign w:val="center"/>
          </w:tcPr>
          <w:p w14:paraId="506AD3C3"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6.1 - </w:t>
            </w:r>
            <w:r w:rsidRPr="00763382">
              <w:rPr>
                <w:rFonts w:ascii="Arial" w:eastAsia="Times New Roman" w:hAnsi="Arial" w:cs="Arial"/>
                <w:sz w:val="20"/>
                <w:szCs w:val="20"/>
              </w:rPr>
              <w:t>Item de Despesa 1</w:t>
            </w:r>
          </w:p>
        </w:tc>
        <w:tc>
          <w:tcPr>
            <w:tcW w:w="858" w:type="dxa"/>
            <w:shd w:val="clear" w:color="auto" w:fill="CCE1F0"/>
            <w:vAlign w:val="center"/>
          </w:tcPr>
          <w:p w14:paraId="2D4AC08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CCE1F0"/>
            <w:vAlign w:val="center"/>
          </w:tcPr>
          <w:p w14:paraId="27C7AE1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CCE1F0"/>
            <w:vAlign w:val="center"/>
          </w:tcPr>
          <w:p w14:paraId="326F708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CCE1F0"/>
            <w:vAlign w:val="center"/>
          </w:tcPr>
          <w:p w14:paraId="783D4E7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62F7765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4A836BB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CCE1F0"/>
          </w:tcPr>
          <w:p w14:paraId="2EC89809" w14:textId="77777777" w:rsidR="00FC5C22" w:rsidRPr="00763382" w:rsidRDefault="00FC5C22" w:rsidP="009E2B1B">
            <w:pPr>
              <w:rPr>
                <w:rFonts w:ascii="Arial" w:eastAsia="Times New Roman" w:hAnsi="Arial" w:cs="Arial"/>
                <w:sz w:val="20"/>
                <w:szCs w:val="20"/>
              </w:rPr>
            </w:pPr>
          </w:p>
        </w:tc>
        <w:tc>
          <w:tcPr>
            <w:tcW w:w="1010" w:type="dxa"/>
            <w:shd w:val="clear" w:color="auto" w:fill="CCE1F0"/>
            <w:vAlign w:val="center"/>
          </w:tcPr>
          <w:p w14:paraId="607D667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5D508729" w14:textId="77777777" w:rsidTr="009E2B1B">
        <w:trPr>
          <w:trHeight w:val="260"/>
          <w:jc w:val="center"/>
        </w:trPr>
        <w:tc>
          <w:tcPr>
            <w:tcW w:w="2681" w:type="dxa"/>
            <w:shd w:val="clear" w:color="auto" w:fill="CCE1F0"/>
            <w:vAlign w:val="center"/>
          </w:tcPr>
          <w:p w14:paraId="7137ACA2"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xml:space="preserve">6.2 - </w:t>
            </w:r>
            <w:r w:rsidRPr="00763382">
              <w:rPr>
                <w:rFonts w:ascii="Arial" w:eastAsia="Times New Roman" w:hAnsi="Arial" w:cs="Arial"/>
                <w:sz w:val="20"/>
                <w:szCs w:val="20"/>
              </w:rPr>
              <w:t>Item de Despesa 2</w:t>
            </w:r>
          </w:p>
        </w:tc>
        <w:tc>
          <w:tcPr>
            <w:tcW w:w="858" w:type="dxa"/>
            <w:shd w:val="clear" w:color="auto" w:fill="CCE1F0"/>
            <w:vAlign w:val="center"/>
          </w:tcPr>
          <w:p w14:paraId="7FE6C69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CCE1F0"/>
            <w:vAlign w:val="center"/>
          </w:tcPr>
          <w:p w14:paraId="535CDBD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CCE1F0"/>
            <w:vAlign w:val="center"/>
          </w:tcPr>
          <w:p w14:paraId="2C6A398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CCE1F0"/>
            <w:vAlign w:val="center"/>
          </w:tcPr>
          <w:p w14:paraId="022E680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495AC3C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CCE1F0"/>
            <w:vAlign w:val="center"/>
          </w:tcPr>
          <w:p w14:paraId="3A15188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CCE1F0"/>
          </w:tcPr>
          <w:p w14:paraId="565A300E" w14:textId="77777777" w:rsidR="00FC5C22" w:rsidRPr="00763382" w:rsidRDefault="00FC5C22" w:rsidP="009E2B1B">
            <w:pPr>
              <w:rPr>
                <w:rFonts w:ascii="Arial" w:eastAsia="Times New Roman" w:hAnsi="Arial" w:cs="Arial"/>
                <w:sz w:val="20"/>
                <w:szCs w:val="20"/>
              </w:rPr>
            </w:pPr>
          </w:p>
        </w:tc>
        <w:tc>
          <w:tcPr>
            <w:tcW w:w="1010" w:type="dxa"/>
            <w:shd w:val="clear" w:color="auto" w:fill="CCE1F0"/>
            <w:vAlign w:val="center"/>
          </w:tcPr>
          <w:p w14:paraId="5CF27A7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7A5F3DD0" w14:textId="77777777" w:rsidTr="009E2B1B">
        <w:trPr>
          <w:trHeight w:val="260"/>
          <w:jc w:val="center"/>
        </w:trPr>
        <w:tc>
          <w:tcPr>
            <w:tcW w:w="2681" w:type="dxa"/>
            <w:shd w:val="clear" w:color="auto" w:fill="61A4D1"/>
            <w:vAlign w:val="center"/>
          </w:tcPr>
          <w:p w14:paraId="755E139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SUB-TOTAL DE DESPESA XXX</w:t>
            </w:r>
          </w:p>
        </w:tc>
        <w:tc>
          <w:tcPr>
            <w:tcW w:w="858" w:type="dxa"/>
            <w:shd w:val="clear" w:color="auto" w:fill="61A4D1"/>
            <w:vAlign w:val="center"/>
          </w:tcPr>
          <w:p w14:paraId="3523B1E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shd w:val="clear" w:color="auto" w:fill="61A4D1"/>
            <w:vAlign w:val="center"/>
          </w:tcPr>
          <w:p w14:paraId="356C973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950" w:type="dxa"/>
            <w:shd w:val="clear" w:color="auto" w:fill="61A4D1"/>
            <w:vAlign w:val="center"/>
          </w:tcPr>
          <w:p w14:paraId="21F166C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25" w:type="dxa"/>
            <w:shd w:val="clear" w:color="auto" w:fill="61A4D1"/>
            <w:vAlign w:val="center"/>
          </w:tcPr>
          <w:p w14:paraId="4500C5A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61A4D1"/>
            <w:vAlign w:val="center"/>
          </w:tcPr>
          <w:p w14:paraId="49AC281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044" w:type="dxa"/>
            <w:shd w:val="clear" w:color="auto" w:fill="61A4D1"/>
            <w:vAlign w:val="center"/>
          </w:tcPr>
          <w:p w14:paraId="6C8B7EB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1318" w:type="dxa"/>
            <w:shd w:val="clear" w:color="auto" w:fill="61A4D1"/>
          </w:tcPr>
          <w:p w14:paraId="3E89AD7E" w14:textId="77777777" w:rsidR="00FC5C22" w:rsidRPr="00763382" w:rsidRDefault="00FC5C22" w:rsidP="009E2B1B">
            <w:pPr>
              <w:rPr>
                <w:rFonts w:ascii="Arial" w:eastAsia="Times New Roman" w:hAnsi="Arial" w:cs="Arial"/>
                <w:sz w:val="20"/>
                <w:szCs w:val="20"/>
              </w:rPr>
            </w:pPr>
          </w:p>
        </w:tc>
        <w:tc>
          <w:tcPr>
            <w:tcW w:w="1010" w:type="dxa"/>
            <w:shd w:val="clear" w:color="auto" w:fill="61A4D1"/>
            <w:vAlign w:val="center"/>
          </w:tcPr>
          <w:p w14:paraId="42D1816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r>
      <w:tr w:rsidR="00FC5C22" w:rsidRPr="00763382" w14:paraId="7125666A" w14:textId="77777777" w:rsidTr="009E2B1B">
        <w:trPr>
          <w:trHeight w:val="60"/>
          <w:jc w:val="center"/>
        </w:trPr>
        <w:tc>
          <w:tcPr>
            <w:tcW w:w="2681" w:type="dxa"/>
            <w:vAlign w:val="center"/>
          </w:tcPr>
          <w:p w14:paraId="32D3412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vAlign w:val="center"/>
          </w:tcPr>
          <w:p w14:paraId="6D7696D5" w14:textId="77777777" w:rsidR="00FC5C22" w:rsidRPr="00763382" w:rsidRDefault="00FC5C22" w:rsidP="009E2B1B">
            <w:pPr>
              <w:rPr>
                <w:rFonts w:ascii="Arial" w:eastAsia="Times New Roman" w:hAnsi="Arial" w:cs="Arial"/>
                <w:sz w:val="20"/>
                <w:szCs w:val="20"/>
              </w:rPr>
            </w:pPr>
          </w:p>
        </w:tc>
        <w:tc>
          <w:tcPr>
            <w:tcW w:w="858" w:type="dxa"/>
            <w:vAlign w:val="center"/>
          </w:tcPr>
          <w:p w14:paraId="79854F47" w14:textId="77777777" w:rsidR="00FC5C22" w:rsidRPr="00763382" w:rsidRDefault="00FC5C22" w:rsidP="009E2B1B">
            <w:pPr>
              <w:rPr>
                <w:rFonts w:ascii="Arial" w:eastAsia="Times New Roman" w:hAnsi="Arial" w:cs="Arial"/>
                <w:sz w:val="20"/>
                <w:szCs w:val="20"/>
              </w:rPr>
            </w:pPr>
          </w:p>
        </w:tc>
        <w:tc>
          <w:tcPr>
            <w:tcW w:w="950" w:type="dxa"/>
            <w:vAlign w:val="center"/>
          </w:tcPr>
          <w:p w14:paraId="0A3F5833" w14:textId="77777777" w:rsidR="00FC5C22" w:rsidRPr="00763382" w:rsidRDefault="00FC5C22" w:rsidP="009E2B1B">
            <w:pPr>
              <w:rPr>
                <w:rFonts w:ascii="Arial" w:eastAsia="Times New Roman" w:hAnsi="Arial" w:cs="Arial"/>
                <w:sz w:val="20"/>
                <w:szCs w:val="20"/>
              </w:rPr>
            </w:pPr>
          </w:p>
        </w:tc>
        <w:tc>
          <w:tcPr>
            <w:tcW w:w="1025" w:type="dxa"/>
            <w:vAlign w:val="center"/>
          </w:tcPr>
          <w:p w14:paraId="3B274451" w14:textId="77777777" w:rsidR="00FC5C22" w:rsidRPr="00763382" w:rsidRDefault="00FC5C22" w:rsidP="009E2B1B">
            <w:pPr>
              <w:rPr>
                <w:rFonts w:ascii="Arial" w:eastAsia="Times New Roman" w:hAnsi="Arial" w:cs="Arial"/>
                <w:sz w:val="20"/>
                <w:szCs w:val="20"/>
              </w:rPr>
            </w:pPr>
          </w:p>
        </w:tc>
        <w:tc>
          <w:tcPr>
            <w:tcW w:w="1044" w:type="dxa"/>
            <w:vAlign w:val="center"/>
          </w:tcPr>
          <w:p w14:paraId="6C749C35" w14:textId="77777777" w:rsidR="00FC5C22" w:rsidRPr="00763382" w:rsidRDefault="00FC5C22" w:rsidP="009E2B1B">
            <w:pPr>
              <w:rPr>
                <w:rFonts w:ascii="Arial" w:eastAsia="Times New Roman" w:hAnsi="Arial" w:cs="Arial"/>
                <w:sz w:val="20"/>
                <w:szCs w:val="20"/>
              </w:rPr>
            </w:pPr>
          </w:p>
        </w:tc>
        <w:tc>
          <w:tcPr>
            <w:tcW w:w="1044" w:type="dxa"/>
            <w:vAlign w:val="center"/>
          </w:tcPr>
          <w:p w14:paraId="509993B7" w14:textId="77777777" w:rsidR="00FC5C22" w:rsidRPr="00763382" w:rsidRDefault="00FC5C22" w:rsidP="009E2B1B">
            <w:pPr>
              <w:rPr>
                <w:rFonts w:ascii="Arial" w:eastAsia="Times New Roman" w:hAnsi="Arial" w:cs="Arial"/>
                <w:sz w:val="20"/>
                <w:szCs w:val="20"/>
              </w:rPr>
            </w:pPr>
          </w:p>
        </w:tc>
        <w:tc>
          <w:tcPr>
            <w:tcW w:w="1318" w:type="dxa"/>
          </w:tcPr>
          <w:p w14:paraId="2EC4B410" w14:textId="77777777" w:rsidR="00FC5C22" w:rsidRPr="00763382" w:rsidRDefault="00FC5C22" w:rsidP="009E2B1B">
            <w:pPr>
              <w:rPr>
                <w:rFonts w:ascii="Arial" w:eastAsia="Times New Roman" w:hAnsi="Arial" w:cs="Arial"/>
                <w:sz w:val="20"/>
                <w:szCs w:val="20"/>
              </w:rPr>
            </w:pPr>
          </w:p>
        </w:tc>
        <w:tc>
          <w:tcPr>
            <w:tcW w:w="1010" w:type="dxa"/>
            <w:vAlign w:val="center"/>
          </w:tcPr>
          <w:p w14:paraId="4B3CA8D2" w14:textId="77777777" w:rsidR="00FC5C22" w:rsidRPr="00763382" w:rsidRDefault="00FC5C22" w:rsidP="009E2B1B">
            <w:pPr>
              <w:rPr>
                <w:rFonts w:ascii="Arial" w:eastAsia="Times New Roman" w:hAnsi="Arial" w:cs="Arial"/>
                <w:sz w:val="20"/>
                <w:szCs w:val="20"/>
              </w:rPr>
            </w:pPr>
          </w:p>
        </w:tc>
      </w:tr>
      <w:tr w:rsidR="00FC5C22" w:rsidRPr="00763382" w14:paraId="21B965FA" w14:textId="77777777" w:rsidTr="009E2B1B">
        <w:trPr>
          <w:trHeight w:val="260"/>
          <w:jc w:val="center"/>
        </w:trPr>
        <w:tc>
          <w:tcPr>
            <w:tcW w:w="2681" w:type="dxa"/>
            <w:shd w:val="clear" w:color="auto" w:fill="FCBD8E"/>
            <w:vAlign w:val="center"/>
          </w:tcPr>
          <w:p w14:paraId="42D6E07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7. COMUNICAÇÃO</w:t>
            </w:r>
          </w:p>
        </w:tc>
        <w:tc>
          <w:tcPr>
            <w:tcW w:w="858" w:type="dxa"/>
            <w:shd w:val="clear" w:color="auto" w:fill="FCBD8E"/>
            <w:vAlign w:val="center"/>
          </w:tcPr>
          <w:p w14:paraId="486D840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BD8E"/>
            <w:vAlign w:val="center"/>
          </w:tcPr>
          <w:p w14:paraId="2C6DE73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BD8E"/>
            <w:vAlign w:val="center"/>
          </w:tcPr>
          <w:p w14:paraId="0F4CF6F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BD8E"/>
            <w:vAlign w:val="center"/>
          </w:tcPr>
          <w:p w14:paraId="16AA1E9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BD8E"/>
            <w:vAlign w:val="center"/>
          </w:tcPr>
          <w:p w14:paraId="17656D8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BD8E"/>
            <w:vAlign w:val="center"/>
          </w:tcPr>
          <w:p w14:paraId="29280E51"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BD8E"/>
          </w:tcPr>
          <w:p w14:paraId="00BA0256" w14:textId="77777777" w:rsidR="00FC5C22" w:rsidRPr="00763382" w:rsidRDefault="00FC5C22" w:rsidP="009E2B1B">
            <w:pPr>
              <w:rPr>
                <w:rFonts w:ascii="Arial" w:eastAsia="Times New Roman" w:hAnsi="Arial" w:cs="Arial"/>
                <w:sz w:val="20"/>
                <w:szCs w:val="20"/>
              </w:rPr>
            </w:pPr>
          </w:p>
        </w:tc>
        <w:tc>
          <w:tcPr>
            <w:tcW w:w="1010" w:type="dxa"/>
            <w:shd w:val="clear" w:color="auto" w:fill="FCBD8E"/>
            <w:vAlign w:val="center"/>
          </w:tcPr>
          <w:p w14:paraId="7AF8469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621EA92B" w14:textId="77777777" w:rsidTr="009E2B1B">
        <w:trPr>
          <w:trHeight w:val="260"/>
          <w:jc w:val="center"/>
        </w:trPr>
        <w:tc>
          <w:tcPr>
            <w:tcW w:w="2681" w:type="dxa"/>
            <w:shd w:val="clear" w:color="auto" w:fill="FCF0C4"/>
            <w:vAlign w:val="center"/>
          </w:tcPr>
          <w:p w14:paraId="6089F9B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7.1 - Item de Despesa 1</w:t>
            </w:r>
          </w:p>
        </w:tc>
        <w:tc>
          <w:tcPr>
            <w:tcW w:w="858" w:type="dxa"/>
            <w:shd w:val="clear" w:color="auto" w:fill="FCF0C4"/>
            <w:vAlign w:val="center"/>
          </w:tcPr>
          <w:p w14:paraId="283DCFC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F0C4"/>
            <w:vAlign w:val="center"/>
          </w:tcPr>
          <w:p w14:paraId="6658C72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F0C4"/>
            <w:vAlign w:val="center"/>
          </w:tcPr>
          <w:p w14:paraId="76DD166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F0C4"/>
            <w:vAlign w:val="center"/>
          </w:tcPr>
          <w:p w14:paraId="1AB17B8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25DDE675"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4CDED13F"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F0C4"/>
          </w:tcPr>
          <w:p w14:paraId="1B0E4750" w14:textId="77777777" w:rsidR="00FC5C22" w:rsidRPr="00763382" w:rsidRDefault="00FC5C22" w:rsidP="009E2B1B">
            <w:pPr>
              <w:rPr>
                <w:rFonts w:ascii="Arial" w:eastAsia="Times New Roman" w:hAnsi="Arial" w:cs="Arial"/>
                <w:sz w:val="20"/>
                <w:szCs w:val="20"/>
              </w:rPr>
            </w:pPr>
          </w:p>
        </w:tc>
        <w:tc>
          <w:tcPr>
            <w:tcW w:w="1010" w:type="dxa"/>
            <w:shd w:val="clear" w:color="auto" w:fill="FCF0C4"/>
            <w:vAlign w:val="center"/>
          </w:tcPr>
          <w:p w14:paraId="0DD2915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68297B9E" w14:textId="77777777" w:rsidTr="009E2B1B">
        <w:trPr>
          <w:trHeight w:val="260"/>
          <w:jc w:val="center"/>
        </w:trPr>
        <w:tc>
          <w:tcPr>
            <w:tcW w:w="2681" w:type="dxa"/>
            <w:shd w:val="clear" w:color="auto" w:fill="FCF0C4"/>
            <w:vAlign w:val="center"/>
          </w:tcPr>
          <w:p w14:paraId="4D4CCC6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7.2 - Item de Despesa 2</w:t>
            </w:r>
          </w:p>
        </w:tc>
        <w:tc>
          <w:tcPr>
            <w:tcW w:w="858" w:type="dxa"/>
            <w:shd w:val="clear" w:color="auto" w:fill="FCF0C4"/>
            <w:vAlign w:val="center"/>
          </w:tcPr>
          <w:p w14:paraId="164AA04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F0C4"/>
            <w:vAlign w:val="center"/>
          </w:tcPr>
          <w:p w14:paraId="47F480B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F0C4"/>
            <w:vAlign w:val="center"/>
          </w:tcPr>
          <w:p w14:paraId="09FBB98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F0C4"/>
            <w:vAlign w:val="center"/>
          </w:tcPr>
          <w:p w14:paraId="1909A5A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2225765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F0C4"/>
            <w:vAlign w:val="center"/>
          </w:tcPr>
          <w:p w14:paraId="123A1D6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F0C4"/>
          </w:tcPr>
          <w:p w14:paraId="5A860567" w14:textId="77777777" w:rsidR="00FC5C22" w:rsidRPr="00763382" w:rsidRDefault="00FC5C22" w:rsidP="009E2B1B">
            <w:pPr>
              <w:rPr>
                <w:rFonts w:ascii="Arial" w:eastAsia="Times New Roman" w:hAnsi="Arial" w:cs="Arial"/>
                <w:sz w:val="20"/>
                <w:szCs w:val="20"/>
              </w:rPr>
            </w:pPr>
          </w:p>
        </w:tc>
        <w:tc>
          <w:tcPr>
            <w:tcW w:w="1010" w:type="dxa"/>
            <w:shd w:val="clear" w:color="auto" w:fill="FCF0C4"/>
            <w:vAlign w:val="center"/>
          </w:tcPr>
          <w:p w14:paraId="628A213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296D7F9A" w14:textId="77777777" w:rsidTr="009E2B1B">
        <w:trPr>
          <w:trHeight w:val="260"/>
          <w:jc w:val="center"/>
        </w:trPr>
        <w:tc>
          <w:tcPr>
            <w:tcW w:w="2681" w:type="dxa"/>
            <w:shd w:val="clear" w:color="auto" w:fill="FCBD8E"/>
            <w:vAlign w:val="center"/>
          </w:tcPr>
          <w:p w14:paraId="1A785C8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SUB-TOTAL DE COMUNICAÇÃO</w:t>
            </w:r>
          </w:p>
        </w:tc>
        <w:tc>
          <w:tcPr>
            <w:tcW w:w="858" w:type="dxa"/>
            <w:shd w:val="clear" w:color="auto" w:fill="FCBD8E"/>
            <w:vAlign w:val="center"/>
          </w:tcPr>
          <w:p w14:paraId="168271C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shd w:val="clear" w:color="auto" w:fill="FCBD8E"/>
            <w:vAlign w:val="center"/>
          </w:tcPr>
          <w:p w14:paraId="255289E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shd w:val="clear" w:color="auto" w:fill="FCBD8E"/>
            <w:vAlign w:val="center"/>
          </w:tcPr>
          <w:p w14:paraId="6A810A6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shd w:val="clear" w:color="auto" w:fill="FCBD8E"/>
            <w:vAlign w:val="center"/>
          </w:tcPr>
          <w:p w14:paraId="7379070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BD8E"/>
            <w:vAlign w:val="center"/>
          </w:tcPr>
          <w:p w14:paraId="051084A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shd w:val="clear" w:color="auto" w:fill="FCBD8E"/>
            <w:vAlign w:val="center"/>
          </w:tcPr>
          <w:p w14:paraId="65BE7334"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shd w:val="clear" w:color="auto" w:fill="FCBD8E"/>
          </w:tcPr>
          <w:p w14:paraId="56567EFC" w14:textId="77777777" w:rsidR="00FC5C22" w:rsidRPr="00763382" w:rsidRDefault="00FC5C22" w:rsidP="009E2B1B">
            <w:pPr>
              <w:rPr>
                <w:rFonts w:ascii="Arial" w:eastAsia="Times New Roman" w:hAnsi="Arial" w:cs="Arial"/>
                <w:sz w:val="20"/>
                <w:szCs w:val="20"/>
              </w:rPr>
            </w:pPr>
          </w:p>
        </w:tc>
        <w:tc>
          <w:tcPr>
            <w:tcW w:w="1010" w:type="dxa"/>
            <w:shd w:val="clear" w:color="auto" w:fill="FCBD8E"/>
            <w:vAlign w:val="center"/>
          </w:tcPr>
          <w:p w14:paraId="4F52755E"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0A1B95CF" w14:textId="77777777" w:rsidTr="009E2B1B">
        <w:trPr>
          <w:trHeight w:val="60"/>
          <w:jc w:val="center"/>
        </w:trPr>
        <w:tc>
          <w:tcPr>
            <w:tcW w:w="2681" w:type="dxa"/>
            <w:vAlign w:val="center"/>
          </w:tcPr>
          <w:p w14:paraId="68C4F25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w:t>
            </w:r>
          </w:p>
        </w:tc>
        <w:tc>
          <w:tcPr>
            <w:tcW w:w="858" w:type="dxa"/>
            <w:vAlign w:val="center"/>
          </w:tcPr>
          <w:p w14:paraId="6692B532" w14:textId="77777777" w:rsidR="00FC5C22" w:rsidRPr="00763382" w:rsidRDefault="00FC5C22" w:rsidP="009E2B1B">
            <w:pPr>
              <w:rPr>
                <w:rFonts w:ascii="Arial" w:eastAsia="Times New Roman" w:hAnsi="Arial" w:cs="Arial"/>
                <w:sz w:val="20"/>
                <w:szCs w:val="20"/>
              </w:rPr>
            </w:pPr>
          </w:p>
        </w:tc>
        <w:tc>
          <w:tcPr>
            <w:tcW w:w="858" w:type="dxa"/>
            <w:vAlign w:val="center"/>
          </w:tcPr>
          <w:p w14:paraId="253E3015" w14:textId="77777777" w:rsidR="00FC5C22" w:rsidRPr="00763382" w:rsidRDefault="00FC5C22" w:rsidP="009E2B1B">
            <w:pPr>
              <w:rPr>
                <w:rFonts w:ascii="Arial" w:eastAsia="Times New Roman" w:hAnsi="Arial" w:cs="Arial"/>
                <w:sz w:val="20"/>
                <w:szCs w:val="20"/>
              </w:rPr>
            </w:pPr>
          </w:p>
        </w:tc>
        <w:tc>
          <w:tcPr>
            <w:tcW w:w="950" w:type="dxa"/>
            <w:vAlign w:val="center"/>
          </w:tcPr>
          <w:p w14:paraId="5DC76534" w14:textId="77777777" w:rsidR="00FC5C22" w:rsidRPr="00763382" w:rsidRDefault="00FC5C22" w:rsidP="009E2B1B">
            <w:pPr>
              <w:rPr>
                <w:rFonts w:ascii="Arial" w:eastAsia="Times New Roman" w:hAnsi="Arial" w:cs="Arial"/>
                <w:sz w:val="20"/>
                <w:szCs w:val="20"/>
              </w:rPr>
            </w:pPr>
          </w:p>
        </w:tc>
        <w:tc>
          <w:tcPr>
            <w:tcW w:w="1025" w:type="dxa"/>
            <w:vAlign w:val="center"/>
          </w:tcPr>
          <w:p w14:paraId="458251FC" w14:textId="77777777" w:rsidR="00FC5C22" w:rsidRPr="00763382" w:rsidRDefault="00FC5C22" w:rsidP="009E2B1B">
            <w:pPr>
              <w:rPr>
                <w:rFonts w:ascii="Arial" w:eastAsia="Times New Roman" w:hAnsi="Arial" w:cs="Arial"/>
                <w:sz w:val="20"/>
                <w:szCs w:val="20"/>
              </w:rPr>
            </w:pPr>
          </w:p>
        </w:tc>
        <w:tc>
          <w:tcPr>
            <w:tcW w:w="1044" w:type="dxa"/>
            <w:vAlign w:val="center"/>
          </w:tcPr>
          <w:p w14:paraId="338FFF13" w14:textId="77777777" w:rsidR="00FC5C22" w:rsidRPr="00763382" w:rsidRDefault="00FC5C22" w:rsidP="009E2B1B">
            <w:pPr>
              <w:rPr>
                <w:rFonts w:ascii="Arial" w:eastAsia="Times New Roman" w:hAnsi="Arial" w:cs="Arial"/>
                <w:sz w:val="20"/>
                <w:szCs w:val="20"/>
              </w:rPr>
            </w:pPr>
          </w:p>
        </w:tc>
        <w:tc>
          <w:tcPr>
            <w:tcW w:w="1044" w:type="dxa"/>
            <w:vAlign w:val="center"/>
          </w:tcPr>
          <w:p w14:paraId="36393D2A" w14:textId="77777777" w:rsidR="00FC5C22" w:rsidRPr="00763382" w:rsidRDefault="00FC5C22" w:rsidP="009E2B1B">
            <w:pPr>
              <w:rPr>
                <w:rFonts w:ascii="Arial" w:eastAsia="Times New Roman" w:hAnsi="Arial" w:cs="Arial"/>
                <w:sz w:val="20"/>
                <w:szCs w:val="20"/>
              </w:rPr>
            </w:pPr>
          </w:p>
        </w:tc>
        <w:tc>
          <w:tcPr>
            <w:tcW w:w="1318" w:type="dxa"/>
          </w:tcPr>
          <w:p w14:paraId="4CEC561D" w14:textId="77777777" w:rsidR="00FC5C22" w:rsidRPr="00763382" w:rsidRDefault="00FC5C22" w:rsidP="009E2B1B">
            <w:pPr>
              <w:rPr>
                <w:rFonts w:ascii="Arial" w:eastAsia="Times New Roman" w:hAnsi="Arial" w:cs="Arial"/>
                <w:sz w:val="20"/>
                <w:szCs w:val="20"/>
              </w:rPr>
            </w:pPr>
          </w:p>
        </w:tc>
        <w:tc>
          <w:tcPr>
            <w:tcW w:w="1010" w:type="dxa"/>
            <w:vAlign w:val="center"/>
          </w:tcPr>
          <w:p w14:paraId="21B078EB" w14:textId="77777777" w:rsidR="00FC5C22" w:rsidRPr="00763382" w:rsidRDefault="00FC5C22" w:rsidP="009E2B1B">
            <w:pPr>
              <w:rPr>
                <w:rFonts w:ascii="Arial" w:eastAsia="Times New Roman" w:hAnsi="Arial" w:cs="Arial"/>
                <w:sz w:val="20"/>
                <w:szCs w:val="20"/>
              </w:rPr>
            </w:pPr>
          </w:p>
        </w:tc>
      </w:tr>
      <w:tr w:rsidR="00FC5C22" w:rsidRPr="00763382" w14:paraId="54830DDF" w14:textId="77777777" w:rsidTr="009E2B1B">
        <w:trPr>
          <w:trHeight w:val="360"/>
          <w:jc w:val="center"/>
        </w:trPr>
        <w:tc>
          <w:tcPr>
            <w:tcW w:w="2681" w:type="dxa"/>
            <w:vAlign w:val="center"/>
          </w:tcPr>
          <w:p w14:paraId="5F4ECFC8"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TARIFA BANCÁRIA</w:t>
            </w:r>
          </w:p>
        </w:tc>
        <w:tc>
          <w:tcPr>
            <w:tcW w:w="858" w:type="dxa"/>
            <w:vAlign w:val="center"/>
          </w:tcPr>
          <w:p w14:paraId="6D86249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858" w:type="dxa"/>
            <w:vAlign w:val="center"/>
          </w:tcPr>
          <w:p w14:paraId="4E369523"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950" w:type="dxa"/>
            <w:vAlign w:val="center"/>
          </w:tcPr>
          <w:p w14:paraId="1F04494B"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25" w:type="dxa"/>
            <w:vAlign w:val="center"/>
          </w:tcPr>
          <w:p w14:paraId="027C731A"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vAlign w:val="center"/>
          </w:tcPr>
          <w:p w14:paraId="7B58706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044" w:type="dxa"/>
            <w:vAlign w:val="center"/>
          </w:tcPr>
          <w:p w14:paraId="0ADD15F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c>
          <w:tcPr>
            <w:tcW w:w="1318" w:type="dxa"/>
          </w:tcPr>
          <w:p w14:paraId="5EA03031" w14:textId="77777777" w:rsidR="00FC5C22" w:rsidRPr="00763382" w:rsidRDefault="00FC5C22" w:rsidP="009E2B1B">
            <w:pPr>
              <w:rPr>
                <w:rFonts w:ascii="Arial" w:eastAsia="Times New Roman" w:hAnsi="Arial" w:cs="Arial"/>
                <w:sz w:val="20"/>
                <w:szCs w:val="20"/>
              </w:rPr>
            </w:pPr>
          </w:p>
        </w:tc>
        <w:tc>
          <w:tcPr>
            <w:tcW w:w="1010" w:type="dxa"/>
            <w:vAlign w:val="center"/>
          </w:tcPr>
          <w:p w14:paraId="4265BFF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sz w:val="20"/>
                <w:szCs w:val="20"/>
              </w:rPr>
              <w:t> </w:t>
            </w:r>
          </w:p>
        </w:tc>
      </w:tr>
      <w:tr w:rsidR="00FC5C22" w:rsidRPr="00763382" w14:paraId="6F9F018C" w14:textId="77777777" w:rsidTr="009E2B1B">
        <w:trPr>
          <w:trHeight w:val="340"/>
          <w:jc w:val="center"/>
        </w:trPr>
        <w:tc>
          <w:tcPr>
            <w:tcW w:w="2681" w:type="dxa"/>
            <w:shd w:val="clear" w:color="auto" w:fill="FFCC00"/>
            <w:vAlign w:val="center"/>
          </w:tcPr>
          <w:p w14:paraId="42B8105C"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TOTAL DE DESPESAS</w:t>
            </w:r>
          </w:p>
        </w:tc>
        <w:tc>
          <w:tcPr>
            <w:tcW w:w="858" w:type="dxa"/>
            <w:shd w:val="clear" w:color="auto" w:fill="FFCC00"/>
            <w:vAlign w:val="center"/>
          </w:tcPr>
          <w:p w14:paraId="2A5865ED"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R$  </w:t>
            </w:r>
          </w:p>
        </w:tc>
        <w:tc>
          <w:tcPr>
            <w:tcW w:w="858" w:type="dxa"/>
            <w:shd w:val="clear" w:color="auto" w:fill="FFCC00"/>
            <w:vAlign w:val="center"/>
          </w:tcPr>
          <w:p w14:paraId="1C4AFA09"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R$ </w:t>
            </w:r>
          </w:p>
        </w:tc>
        <w:tc>
          <w:tcPr>
            <w:tcW w:w="950" w:type="dxa"/>
            <w:shd w:val="clear" w:color="auto" w:fill="FFCC00"/>
            <w:vAlign w:val="center"/>
          </w:tcPr>
          <w:p w14:paraId="0366E2F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R$ </w:t>
            </w:r>
          </w:p>
        </w:tc>
        <w:tc>
          <w:tcPr>
            <w:tcW w:w="1025" w:type="dxa"/>
            <w:shd w:val="clear" w:color="auto" w:fill="FFCC00"/>
            <w:vAlign w:val="center"/>
          </w:tcPr>
          <w:p w14:paraId="1D1D0FD2"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R$ </w:t>
            </w:r>
          </w:p>
        </w:tc>
        <w:tc>
          <w:tcPr>
            <w:tcW w:w="1044" w:type="dxa"/>
            <w:shd w:val="clear" w:color="auto" w:fill="FFCC00"/>
            <w:vAlign w:val="center"/>
          </w:tcPr>
          <w:p w14:paraId="7EF49DB6"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 R$ </w:t>
            </w:r>
          </w:p>
        </w:tc>
        <w:tc>
          <w:tcPr>
            <w:tcW w:w="1044" w:type="dxa"/>
            <w:shd w:val="clear" w:color="auto" w:fill="FFCC00"/>
            <w:vAlign w:val="center"/>
          </w:tcPr>
          <w:p w14:paraId="095358B0"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R$  </w:t>
            </w:r>
          </w:p>
        </w:tc>
        <w:tc>
          <w:tcPr>
            <w:tcW w:w="1318" w:type="dxa"/>
            <w:shd w:val="clear" w:color="auto" w:fill="FFCC00"/>
          </w:tcPr>
          <w:p w14:paraId="5D7E1E4B" w14:textId="77777777" w:rsidR="00FC5C22" w:rsidRPr="00763382" w:rsidRDefault="00FC5C22" w:rsidP="009E2B1B">
            <w:pPr>
              <w:rPr>
                <w:rFonts w:ascii="Arial" w:eastAsia="Times New Roman" w:hAnsi="Arial" w:cs="Arial"/>
                <w:sz w:val="20"/>
                <w:szCs w:val="20"/>
              </w:rPr>
            </w:pPr>
          </w:p>
        </w:tc>
        <w:tc>
          <w:tcPr>
            <w:tcW w:w="1010" w:type="dxa"/>
            <w:shd w:val="clear" w:color="auto" w:fill="FFCC00"/>
            <w:vAlign w:val="center"/>
          </w:tcPr>
          <w:p w14:paraId="4A5D1297" w14:textId="77777777" w:rsidR="00FC5C22" w:rsidRPr="00763382" w:rsidRDefault="00FC5C22" w:rsidP="009E2B1B">
            <w:pPr>
              <w:rPr>
                <w:rFonts w:ascii="Arial" w:eastAsia="Times New Roman" w:hAnsi="Arial" w:cs="Arial"/>
                <w:sz w:val="20"/>
                <w:szCs w:val="20"/>
              </w:rPr>
            </w:pPr>
            <w:r w:rsidRPr="00763382">
              <w:rPr>
                <w:rFonts w:ascii="Arial" w:eastAsia="Times New Roman" w:hAnsi="Arial" w:cs="Arial"/>
                <w:b/>
                <w:sz w:val="20"/>
                <w:szCs w:val="20"/>
              </w:rPr>
              <w:t>R$ </w:t>
            </w:r>
          </w:p>
        </w:tc>
      </w:tr>
    </w:tbl>
    <w:p w14:paraId="420B37C5" w14:textId="77777777" w:rsidR="00FC5C22" w:rsidRPr="00763382" w:rsidRDefault="00FC5C22" w:rsidP="00FC5C22">
      <w:pPr>
        <w:spacing w:line="360" w:lineRule="auto"/>
        <w:jc w:val="both"/>
        <w:rPr>
          <w:rFonts w:ascii="Arial" w:eastAsia="Times New Roman" w:hAnsi="Arial" w:cs="Arial"/>
          <w:color w:val="2E74B5"/>
          <w:sz w:val="20"/>
          <w:szCs w:val="20"/>
        </w:rPr>
      </w:pPr>
    </w:p>
    <w:p w14:paraId="43674739" w14:textId="77777777" w:rsidR="00FC5C22" w:rsidRPr="00763382" w:rsidRDefault="00FC5C22" w:rsidP="00FC5C22">
      <w:pPr>
        <w:spacing w:line="360" w:lineRule="auto"/>
        <w:jc w:val="both"/>
        <w:rPr>
          <w:rFonts w:ascii="Arial" w:eastAsia="Times New Roman" w:hAnsi="Arial" w:cs="Arial"/>
          <w:color w:val="548DD4"/>
          <w:sz w:val="20"/>
          <w:szCs w:val="20"/>
        </w:rPr>
      </w:pPr>
    </w:p>
    <w:p w14:paraId="6C243A8F" w14:textId="77777777" w:rsidR="00FC5C22" w:rsidRPr="00763382" w:rsidRDefault="00FC5C22" w:rsidP="00FC5C22">
      <w:pPr>
        <w:spacing w:line="360" w:lineRule="auto"/>
        <w:jc w:val="both"/>
        <w:rPr>
          <w:rFonts w:ascii="Arial" w:eastAsia="Times New Roman" w:hAnsi="Arial" w:cs="Arial"/>
          <w:color w:val="548DD4"/>
          <w:sz w:val="20"/>
          <w:szCs w:val="20"/>
        </w:rPr>
      </w:pPr>
    </w:p>
    <w:p w14:paraId="44E76C85" w14:textId="77777777" w:rsidR="00FC5C22" w:rsidRPr="00763382" w:rsidRDefault="00FC5C22" w:rsidP="00FC5C22">
      <w:pPr>
        <w:spacing w:line="360" w:lineRule="auto"/>
        <w:jc w:val="both"/>
        <w:rPr>
          <w:rFonts w:ascii="Arial" w:eastAsia="Times New Roman" w:hAnsi="Arial" w:cs="Arial"/>
          <w:color w:val="548DD4"/>
          <w:sz w:val="20"/>
          <w:szCs w:val="20"/>
        </w:rPr>
      </w:pPr>
    </w:p>
    <w:p w14:paraId="7D3B0BCB"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rPr>
        <w:t xml:space="preserve">ANEXO 1 – </w:t>
      </w:r>
      <w:r w:rsidRPr="00763382">
        <w:rPr>
          <w:rFonts w:ascii="Arial" w:eastAsia="Times New Roman" w:hAnsi="Arial" w:cs="Arial"/>
          <w:b/>
          <w:sz w:val="20"/>
          <w:szCs w:val="20"/>
          <w:highlight w:val="yellow"/>
        </w:rPr>
        <w:t>MEMÓRIAS DE CÁLCULO</w:t>
      </w:r>
    </w:p>
    <w:p w14:paraId="5D407703"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rPr>
        <w:t>Anexe as memórias de cálculo das despesas conforme descrito na Seção 11 utilizando para Pessoal e Equipamentos os modelos a seguir:</w:t>
      </w:r>
    </w:p>
    <w:p w14:paraId="0D228922"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highlight w:val="cyan"/>
        </w:rPr>
        <w:t>MEMÓRIA DE CÁLCULO PARA PESSOAL:</w:t>
      </w:r>
    </w:p>
    <w:p w14:paraId="00F38511" w14:textId="77777777" w:rsidR="00FC5C22" w:rsidRPr="00763382" w:rsidRDefault="00FC5C22" w:rsidP="00FC5C22">
      <w:pPr>
        <w:rPr>
          <w:rFonts w:ascii="Arial" w:eastAsia="Times New Roman" w:hAnsi="Arial" w:cs="Arial"/>
          <w:b/>
          <w:color w:val="000000"/>
          <w:sz w:val="20"/>
          <w:szCs w:val="20"/>
        </w:rPr>
        <w:sectPr w:rsidR="00FC5C22" w:rsidRPr="00763382">
          <w:type w:val="continuous"/>
          <w:pgSz w:w="11901" w:h="16834"/>
          <w:pgMar w:top="1701" w:right="1134" w:bottom="1418" w:left="1701" w:header="709" w:footer="794" w:gutter="0"/>
          <w:cols w:space="720"/>
        </w:sectPr>
      </w:pPr>
    </w:p>
    <w:tbl>
      <w:tblPr>
        <w:tblStyle w:val="4"/>
        <w:tblW w:w="107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2"/>
        <w:gridCol w:w="855"/>
        <w:gridCol w:w="1056"/>
        <w:gridCol w:w="1056"/>
        <w:gridCol w:w="754"/>
        <w:gridCol w:w="904"/>
        <w:gridCol w:w="1054"/>
        <w:gridCol w:w="754"/>
        <w:gridCol w:w="1209"/>
        <w:gridCol w:w="1267"/>
        <w:gridCol w:w="855"/>
      </w:tblGrid>
      <w:tr w:rsidR="00FC5C22" w:rsidRPr="00763382" w14:paraId="3C01DEB4" w14:textId="77777777" w:rsidTr="009E2B1B">
        <w:trPr>
          <w:trHeight w:val="1800"/>
        </w:trPr>
        <w:tc>
          <w:tcPr>
            <w:tcW w:w="972" w:type="dxa"/>
            <w:shd w:val="clear" w:color="auto" w:fill="A6A6A6"/>
            <w:vAlign w:val="center"/>
          </w:tcPr>
          <w:p w14:paraId="19449AFF"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lastRenderedPageBreak/>
              <w:t>Função no Projeto</w:t>
            </w:r>
          </w:p>
        </w:tc>
        <w:tc>
          <w:tcPr>
            <w:tcW w:w="855" w:type="dxa"/>
            <w:shd w:val="clear" w:color="auto" w:fill="A6A6A6"/>
            <w:vAlign w:val="center"/>
          </w:tcPr>
          <w:p w14:paraId="77FAD67E"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Formação/ Qualificação</w:t>
            </w:r>
          </w:p>
        </w:tc>
        <w:tc>
          <w:tcPr>
            <w:tcW w:w="1056" w:type="dxa"/>
            <w:shd w:val="clear" w:color="auto" w:fill="A6A6A6"/>
            <w:vAlign w:val="center"/>
          </w:tcPr>
          <w:p w14:paraId="6D038B68"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Tempo de Experiência Profissional (em anos)</w:t>
            </w:r>
          </w:p>
        </w:tc>
        <w:tc>
          <w:tcPr>
            <w:tcW w:w="1056" w:type="dxa"/>
            <w:shd w:val="clear" w:color="auto" w:fill="A6A6A6"/>
            <w:vAlign w:val="center"/>
          </w:tcPr>
          <w:p w14:paraId="3C07FF1B"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Tempo de Permanência no Projeto (em meses)</w:t>
            </w:r>
          </w:p>
        </w:tc>
        <w:tc>
          <w:tcPr>
            <w:tcW w:w="754" w:type="dxa"/>
            <w:shd w:val="clear" w:color="auto" w:fill="A6A6A6"/>
            <w:vAlign w:val="center"/>
          </w:tcPr>
          <w:p w14:paraId="19D27F0F"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Carga Horária Semanal</w:t>
            </w:r>
          </w:p>
        </w:tc>
        <w:tc>
          <w:tcPr>
            <w:tcW w:w="904" w:type="dxa"/>
            <w:shd w:val="clear" w:color="auto" w:fill="A6A6A6"/>
            <w:vAlign w:val="center"/>
          </w:tcPr>
          <w:p w14:paraId="3B612A88"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Regime de Contratação</w:t>
            </w:r>
          </w:p>
        </w:tc>
        <w:tc>
          <w:tcPr>
            <w:tcW w:w="1054" w:type="dxa"/>
            <w:shd w:val="clear" w:color="auto" w:fill="A6A6A6"/>
            <w:vAlign w:val="center"/>
          </w:tcPr>
          <w:p w14:paraId="19A97335"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 xml:space="preserve">Valor </w:t>
            </w:r>
            <w:r w:rsidRPr="00763382">
              <w:rPr>
                <w:rFonts w:ascii="Arial" w:eastAsia="Times New Roman" w:hAnsi="Arial" w:cs="Arial"/>
                <w:b/>
                <w:color w:val="000000"/>
                <w:sz w:val="20"/>
                <w:szCs w:val="20"/>
                <w:u w:val="single"/>
              </w:rPr>
              <w:t xml:space="preserve">Mensal </w:t>
            </w:r>
            <w:r w:rsidRPr="00763382">
              <w:rPr>
                <w:rFonts w:ascii="Arial" w:eastAsia="Times New Roman" w:hAnsi="Arial" w:cs="Arial"/>
                <w:b/>
                <w:color w:val="000000"/>
                <w:sz w:val="20"/>
                <w:szCs w:val="20"/>
              </w:rPr>
              <w:t>Estimado solicitado à Petrobras(R$) – Salário base</w:t>
            </w:r>
          </w:p>
        </w:tc>
        <w:tc>
          <w:tcPr>
            <w:tcW w:w="754" w:type="dxa"/>
            <w:shd w:val="clear" w:color="auto" w:fill="A6A6A6"/>
            <w:vAlign w:val="center"/>
          </w:tcPr>
          <w:p w14:paraId="14B57CE4"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Quantidade de Profissionais</w:t>
            </w:r>
          </w:p>
        </w:tc>
        <w:tc>
          <w:tcPr>
            <w:tcW w:w="1209" w:type="dxa"/>
            <w:shd w:val="clear" w:color="auto" w:fill="A6A6A6"/>
            <w:vAlign w:val="center"/>
          </w:tcPr>
          <w:p w14:paraId="1184F8FE"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 xml:space="preserve">Valor </w:t>
            </w:r>
            <w:r w:rsidRPr="00763382">
              <w:rPr>
                <w:rFonts w:ascii="Arial" w:eastAsia="Times New Roman" w:hAnsi="Arial" w:cs="Arial"/>
                <w:b/>
                <w:color w:val="000000"/>
                <w:sz w:val="20"/>
                <w:szCs w:val="20"/>
                <w:u w:val="single"/>
              </w:rPr>
              <w:t>Total</w:t>
            </w:r>
            <w:r w:rsidRPr="00763382">
              <w:rPr>
                <w:rFonts w:ascii="Arial" w:eastAsia="Times New Roman" w:hAnsi="Arial" w:cs="Arial"/>
                <w:b/>
                <w:color w:val="000000"/>
                <w:sz w:val="20"/>
                <w:szCs w:val="20"/>
              </w:rPr>
              <w:t xml:space="preserve"> solicitado à Petrobras para o profissional – Salário Base (R$)</w:t>
            </w:r>
          </w:p>
        </w:tc>
        <w:tc>
          <w:tcPr>
            <w:tcW w:w="1267" w:type="dxa"/>
            <w:shd w:val="clear" w:color="auto" w:fill="A6A6A6"/>
          </w:tcPr>
          <w:p w14:paraId="3550EAA9" w14:textId="77777777" w:rsidR="00FC5C22" w:rsidRPr="00763382" w:rsidRDefault="00FC5C22" w:rsidP="009E2B1B">
            <w:pPr>
              <w:rPr>
                <w:rFonts w:ascii="Arial" w:eastAsia="Times New Roman" w:hAnsi="Arial" w:cs="Arial"/>
                <w:color w:val="000000"/>
                <w:sz w:val="20"/>
                <w:szCs w:val="20"/>
              </w:rPr>
            </w:pPr>
          </w:p>
          <w:p w14:paraId="7C472CAF"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 xml:space="preserve">Valor </w:t>
            </w:r>
            <w:r w:rsidRPr="00763382">
              <w:rPr>
                <w:rFonts w:ascii="Arial" w:eastAsia="Times New Roman" w:hAnsi="Arial" w:cs="Arial"/>
                <w:b/>
                <w:color w:val="000000"/>
                <w:sz w:val="20"/>
                <w:szCs w:val="20"/>
                <w:u w:val="single"/>
              </w:rPr>
              <w:t xml:space="preserve">Total </w:t>
            </w:r>
            <w:r w:rsidRPr="00763382">
              <w:rPr>
                <w:rFonts w:ascii="Arial" w:eastAsia="Times New Roman" w:hAnsi="Arial" w:cs="Arial"/>
                <w:b/>
                <w:color w:val="000000"/>
                <w:sz w:val="20"/>
                <w:szCs w:val="20"/>
              </w:rPr>
              <w:t>solicitado à Petrobras para o profissional – Salário + ENCARGOS  (R$)</w:t>
            </w:r>
          </w:p>
        </w:tc>
        <w:tc>
          <w:tcPr>
            <w:tcW w:w="855" w:type="dxa"/>
            <w:shd w:val="clear" w:color="auto" w:fill="A6A6A6"/>
            <w:vAlign w:val="center"/>
          </w:tcPr>
          <w:p w14:paraId="518A26D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 xml:space="preserve">Fonte de Referência Salarial ou do Valor a ser pago ao profissional </w:t>
            </w:r>
          </w:p>
        </w:tc>
      </w:tr>
      <w:tr w:rsidR="00FC5C22" w:rsidRPr="00763382" w14:paraId="51D13AB0" w14:textId="77777777" w:rsidTr="009E2B1B">
        <w:trPr>
          <w:trHeight w:val="280"/>
        </w:trPr>
        <w:tc>
          <w:tcPr>
            <w:tcW w:w="972" w:type="dxa"/>
          </w:tcPr>
          <w:p w14:paraId="2EC960E1"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855" w:type="dxa"/>
          </w:tcPr>
          <w:p w14:paraId="7E966822"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6" w:type="dxa"/>
          </w:tcPr>
          <w:p w14:paraId="6B25DCBB"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6" w:type="dxa"/>
          </w:tcPr>
          <w:p w14:paraId="2691DFDB"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754" w:type="dxa"/>
          </w:tcPr>
          <w:p w14:paraId="45459A04"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904" w:type="dxa"/>
          </w:tcPr>
          <w:p w14:paraId="1A3273E8"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4" w:type="dxa"/>
          </w:tcPr>
          <w:p w14:paraId="1C9546B4"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754" w:type="dxa"/>
          </w:tcPr>
          <w:p w14:paraId="25C61C71"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209" w:type="dxa"/>
          </w:tcPr>
          <w:p w14:paraId="3C3DE59B"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R$ 0,00</w:t>
            </w:r>
          </w:p>
        </w:tc>
        <w:tc>
          <w:tcPr>
            <w:tcW w:w="1267" w:type="dxa"/>
          </w:tcPr>
          <w:p w14:paraId="2D9E3AE2" w14:textId="77777777" w:rsidR="00FC5C22" w:rsidRPr="00763382" w:rsidRDefault="00FC5C22" w:rsidP="009E2B1B">
            <w:pPr>
              <w:rPr>
                <w:rFonts w:ascii="Arial" w:eastAsia="Times New Roman" w:hAnsi="Arial" w:cs="Arial"/>
                <w:color w:val="000000"/>
                <w:sz w:val="20"/>
                <w:szCs w:val="20"/>
              </w:rPr>
            </w:pPr>
          </w:p>
        </w:tc>
        <w:tc>
          <w:tcPr>
            <w:tcW w:w="855" w:type="dxa"/>
          </w:tcPr>
          <w:p w14:paraId="2A45C632"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r>
      <w:tr w:rsidR="00FC5C22" w:rsidRPr="00763382" w14:paraId="604D144D" w14:textId="77777777" w:rsidTr="009E2B1B">
        <w:trPr>
          <w:trHeight w:val="280"/>
        </w:trPr>
        <w:tc>
          <w:tcPr>
            <w:tcW w:w="972" w:type="dxa"/>
          </w:tcPr>
          <w:p w14:paraId="62C55990"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855" w:type="dxa"/>
          </w:tcPr>
          <w:p w14:paraId="4809CB2B"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6" w:type="dxa"/>
          </w:tcPr>
          <w:p w14:paraId="3AC41301"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6" w:type="dxa"/>
          </w:tcPr>
          <w:p w14:paraId="0F19D3C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754" w:type="dxa"/>
          </w:tcPr>
          <w:p w14:paraId="6CDF090E"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904" w:type="dxa"/>
          </w:tcPr>
          <w:p w14:paraId="436B5705"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4" w:type="dxa"/>
          </w:tcPr>
          <w:p w14:paraId="07F63B41"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754" w:type="dxa"/>
          </w:tcPr>
          <w:p w14:paraId="0C4BD753"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209" w:type="dxa"/>
          </w:tcPr>
          <w:p w14:paraId="54905328"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R$ 0,00</w:t>
            </w:r>
          </w:p>
        </w:tc>
        <w:tc>
          <w:tcPr>
            <w:tcW w:w="1267" w:type="dxa"/>
          </w:tcPr>
          <w:p w14:paraId="3FD314BA" w14:textId="77777777" w:rsidR="00FC5C22" w:rsidRPr="00763382" w:rsidRDefault="00FC5C22" w:rsidP="009E2B1B">
            <w:pPr>
              <w:rPr>
                <w:rFonts w:ascii="Arial" w:eastAsia="Times New Roman" w:hAnsi="Arial" w:cs="Arial"/>
                <w:color w:val="000000"/>
                <w:sz w:val="20"/>
                <w:szCs w:val="20"/>
              </w:rPr>
            </w:pPr>
          </w:p>
        </w:tc>
        <w:tc>
          <w:tcPr>
            <w:tcW w:w="855" w:type="dxa"/>
          </w:tcPr>
          <w:p w14:paraId="1FCEEC54"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r>
      <w:tr w:rsidR="00FC5C22" w:rsidRPr="00763382" w14:paraId="63CF96B0" w14:textId="77777777" w:rsidTr="009E2B1B">
        <w:trPr>
          <w:trHeight w:val="280"/>
        </w:trPr>
        <w:tc>
          <w:tcPr>
            <w:tcW w:w="972" w:type="dxa"/>
          </w:tcPr>
          <w:p w14:paraId="0810BA3F"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855" w:type="dxa"/>
          </w:tcPr>
          <w:p w14:paraId="04C5C86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6" w:type="dxa"/>
          </w:tcPr>
          <w:p w14:paraId="32A6A04A"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6" w:type="dxa"/>
          </w:tcPr>
          <w:p w14:paraId="3D60148B"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754" w:type="dxa"/>
          </w:tcPr>
          <w:p w14:paraId="2A00F449"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904" w:type="dxa"/>
          </w:tcPr>
          <w:p w14:paraId="01A85B8E"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4" w:type="dxa"/>
          </w:tcPr>
          <w:p w14:paraId="32CD118E"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754" w:type="dxa"/>
          </w:tcPr>
          <w:p w14:paraId="00274C8F"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209" w:type="dxa"/>
          </w:tcPr>
          <w:p w14:paraId="7EB0AC00"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R$ 0,00</w:t>
            </w:r>
          </w:p>
        </w:tc>
        <w:tc>
          <w:tcPr>
            <w:tcW w:w="1267" w:type="dxa"/>
          </w:tcPr>
          <w:p w14:paraId="5AC37E57" w14:textId="77777777" w:rsidR="00FC5C22" w:rsidRPr="00763382" w:rsidRDefault="00FC5C22" w:rsidP="009E2B1B">
            <w:pPr>
              <w:rPr>
                <w:rFonts w:ascii="Arial" w:eastAsia="Times New Roman" w:hAnsi="Arial" w:cs="Arial"/>
                <w:color w:val="000000"/>
                <w:sz w:val="20"/>
                <w:szCs w:val="20"/>
              </w:rPr>
            </w:pPr>
          </w:p>
        </w:tc>
        <w:tc>
          <w:tcPr>
            <w:tcW w:w="855" w:type="dxa"/>
          </w:tcPr>
          <w:p w14:paraId="18D2A34E"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r>
      <w:tr w:rsidR="00FC5C22" w:rsidRPr="00763382" w14:paraId="2BF311B7" w14:textId="77777777" w:rsidTr="009E2B1B">
        <w:trPr>
          <w:trHeight w:val="280"/>
        </w:trPr>
        <w:tc>
          <w:tcPr>
            <w:tcW w:w="972" w:type="dxa"/>
          </w:tcPr>
          <w:p w14:paraId="2DD4D659"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855" w:type="dxa"/>
          </w:tcPr>
          <w:p w14:paraId="592FEA33"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6" w:type="dxa"/>
          </w:tcPr>
          <w:p w14:paraId="1E388683"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6" w:type="dxa"/>
          </w:tcPr>
          <w:p w14:paraId="798D1D36"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754" w:type="dxa"/>
          </w:tcPr>
          <w:p w14:paraId="35A6A7B7"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904" w:type="dxa"/>
          </w:tcPr>
          <w:p w14:paraId="557CDE23"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054" w:type="dxa"/>
          </w:tcPr>
          <w:p w14:paraId="3262C992"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754" w:type="dxa"/>
          </w:tcPr>
          <w:p w14:paraId="12DBAC40"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209" w:type="dxa"/>
          </w:tcPr>
          <w:p w14:paraId="106BCE4C"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R$ 0,00</w:t>
            </w:r>
          </w:p>
        </w:tc>
        <w:tc>
          <w:tcPr>
            <w:tcW w:w="1267" w:type="dxa"/>
          </w:tcPr>
          <w:p w14:paraId="12D5F22F" w14:textId="77777777" w:rsidR="00FC5C22" w:rsidRPr="00763382" w:rsidRDefault="00FC5C22" w:rsidP="009E2B1B">
            <w:pPr>
              <w:rPr>
                <w:rFonts w:ascii="Arial" w:eastAsia="Times New Roman" w:hAnsi="Arial" w:cs="Arial"/>
                <w:color w:val="000000"/>
                <w:sz w:val="20"/>
                <w:szCs w:val="20"/>
              </w:rPr>
            </w:pPr>
          </w:p>
        </w:tc>
        <w:tc>
          <w:tcPr>
            <w:tcW w:w="855" w:type="dxa"/>
          </w:tcPr>
          <w:p w14:paraId="34B8ADDF"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r>
    </w:tbl>
    <w:p w14:paraId="26FB5AD2" w14:textId="77777777" w:rsidR="00FC5C22" w:rsidRPr="00763382" w:rsidRDefault="00FC5C22" w:rsidP="00FC5C22">
      <w:pPr>
        <w:jc w:val="both"/>
        <w:rPr>
          <w:rFonts w:ascii="Arial" w:eastAsia="Times New Roman" w:hAnsi="Arial" w:cs="Arial"/>
          <w:sz w:val="20"/>
          <w:szCs w:val="20"/>
        </w:rPr>
      </w:pPr>
      <w:r w:rsidRPr="00763382">
        <w:rPr>
          <w:rFonts w:ascii="Arial" w:eastAsia="Times New Roman" w:hAnsi="Arial" w:cs="Arial"/>
          <w:sz w:val="20"/>
          <w:szCs w:val="20"/>
        </w:rPr>
        <w:t>*A função no projeto, formação e demais detalhamentos devem estar em consonância com as informações apresentadas na Seção 9 do projeto, bem como os valores em consonância com o informado no orçamento físico-financeiro. Inclua também a fonte de referência utilizada para compor os valores pagos a cada profissional (site, legislação etc). As memórias de cálculo dos encargos sociais deverão também ser inseridos.</w:t>
      </w:r>
    </w:p>
    <w:p w14:paraId="13D7ECC1" w14:textId="77777777" w:rsidR="00FC5C22" w:rsidRPr="00763382" w:rsidRDefault="00FC5C22" w:rsidP="00FC5C22">
      <w:pPr>
        <w:spacing w:line="360" w:lineRule="auto"/>
        <w:jc w:val="both"/>
        <w:rPr>
          <w:rFonts w:ascii="Arial" w:eastAsia="Times New Roman" w:hAnsi="Arial" w:cs="Arial"/>
          <w:sz w:val="20"/>
          <w:szCs w:val="20"/>
        </w:rPr>
      </w:pPr>
    </w:p>
    <w:p w14:paraId="5DA26002"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highlight w:val="cyan"/>
        </w:rPr>
        <w:t>MEMÓRIA DE CÁLCULO PARA EQUIPAMENTOS E BENS, quando houver</w:t>
      </w:r>
      <w:r w:rsidRPr="00763382">
        <w:rPr>
          <w:rFonts w:ascii="Arial" w:eastAsia="Times New Roman" w:hAnsi="Arial" w:cs="Arial"/>
          <w:b/>
          <w:sz w:val="20"/>
          <w:szCs w:val="20"/>
        </w:rPr>
        <w:t>:</w:t>
      </w:r>
    </w:p>
    <w:tbl>
      <w:tblPr>
        <w:tblStyle w:val="3"/>
        <w:tblW w:w="101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7"/>
        <w:gridCol w:w="822"/>
        <w:gridCol w:w="1110"/>
        <w:gridCol w:w="743"/>
        <w:gridCol w:w="2170"/>
        <w:gridCol w:w="2005"/>
      </w:tblGrid>
      <w:tr w:rsidR="00FC5C22" w:rsidRPr="00763382" w14:paraId="6CEE7475" w14:textId="77777777" w:rsidTr="009E2B1B">
        <w:trPr>
          <w:trHeight w:val="720"/>
        </w:trPr>
        <w:tc>
          <w:tcPr>
            <w:tcW w:w="3267" w:type="dxa"/>
            <w:shd w:val="clear" w:color="auto" w:fill="A6A6A6"/>
            <w:vAlign w:val="center"/>
          </w:tcPr>
          <w:p w14:paraId="394A19E6"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Descrição Detalhada do Equipamento</w:t>
            </w:r>
          </w:p>
        </w:tc>
        <w:tc>
          <w:tcPr>
            <w:tcW w:w="822" w:type="dxa"/>
            <w:shd w:val="clear" w:color="auto" w:fill="A6A6A6"/>
            <w:vAlign w:val="center"/>
          </w:tcPr>
          <w:p w14:paraId="6AD058FB"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Valor Unitário (R$)</w:t>
            </w:r>
          </w:p>
        </w:tc>
        <w:tc>
          <w:tcPr>
            <w:tcW w:w="1110" w:type="dxa"/>
            <w:shd w:val="clear" w:color="auto" w:fill="A6A6A6"/>
            <w:vAlign w:val="center"/>
          </w:tcPr>
          <w:p w14:paraId="55F27983"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Quantidade</w:t>
            </w:r>
          </w:p>
        </w:tc>
        <w:tc>
          <w:tcPr>
            <w:tcW w:w="743" w:type="dxa"/>
            <w:shd w:val="clear" w:color="auto" w:fill="A6A6A6"/>
            <w:vAlign w:val="center"/>
          </w:tcPr>
          <w:p w14:paraId="522C78D2"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Valor Total (R$)</w:t>
            </w:r>
          </w:p>
        </w:tc>
        <w:tc>
          <w:tcPr>
            <w:tcW w:w="2170" w:type="dxa"/>
            <w:shd w:val="clear" w:color="auto" w:fill="A6A6A6"/>
            <w:vAlign w:val="center"/>
          </w:tcPr>
          <w:p w14:paraId="0F23EF27"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Finalidade/ Justificativa</w:t>
            </w:r>
          </w:p>
        </w:tc>
        <w:tc>
          <w:tcPr>
            <w:tcW w:w="2005" w:type="dxa"/>
            <w:shd w:val="clear" w:color="auto" w:fill="A6A6A6"/>
            <w:vAlign w:val="center"/>
          </w:tcPr>
          <w:p w14:paraId="709A5CFE"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b/>
                <w:color w:val="000000"/>
                <w:sz w:val="20"/>
                <w:szCs w:val="20"/>
              </w:rPr>
              <w:t xml:space="preserve">Fonte da Cotação </w:t>
            </w:r>
          </w:p>
        </w:tc>
      </w:tr>
      <w:tr w:rsidR="00FC5C22" w:rsidRPr="00763382" w14:paraId="11C3058D" w14:textId="77777777" w:rsidTr="009E2B1B">
        <w:trPr>
          <w:trHeight w:val="280"/>
        </w:trPr>
        <w:tc>
          <w:tcPr>
            <w:tcW w:w="3267" w:type="dxa"/>
          </w:tcPr>
          <w:p w14:paraId="12F693D5"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822" w:type="dxa"/>
          </w:tcPr>
          <w:p w14:paraId="18921871"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110" w:type="dxa"/>
          </w:tcPr>
          <w:p w14:paraId="37C05429"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743" w:type="dxa"/>
          </w:tcPr>
          <w:p w14:paraId="686969B5"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R$ 0,00</w:t>
            </w:r>
          </w:p>
        </w:tc>
        <w:tc>
          <w:tcPr>
            <w:tcW w:w="2170" w:type="dxa"/>
          </w:tcPr>
          <w:p w14:paraId="2F09232A"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2005" w:type="dxa"/>
          </w:tcPr>
          <w:p w14:paraId="0C96D701"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r>
      <w:tr w:rsidR="00FC5C22" w:rsidRPr="00763382" w14:paraId="2A286C25" w14:textId="77777777" w:rsidTr="009E2B1B">
        <w:trPr>
          <w:trHeight w:val="280"/>
        </w:trPr>
        <w:tc>
          <w:tcPr>
            <w:tcW w:w="3267" w:type="dxa"/>
          </w:tcPr>
          <w:p w14:paraId="01B8B0F1"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822" w:type="dxa"/>
          </w:tcPr>
          <w:p w14:paraId="2568C24D"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110" w:type="dxa"/>
          </w:tcPr>
          <w:p w14:paraId="3EF2D905"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743" w:type="dxa"/>
          </w:tcPr>
          <w:p w14:paraId="057C6585"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R$ 0,00</w:t>
            </w:r>
          </w:p>
        </w:tc>
        <w:tc>
          <w:tcPr>
            <w:tcW w:w="2170" w:type="dxa"/>
          </w:tcPr>
          <w:p w14:paraId="104F447C"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2005" w:type="dxa"/>
          </w:tcPr>
          <w:p w14:paraId="4C03001E"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r>
      <w:tr w:rsidR="00FC5C22" w:rsidRPr="00763382" w14:paraId="56FDBAFE" w14:textId="77777777" w:rsidTr="009E2B1B">
        <w:trPr>
          <w:trHeight w:val="280"/>
        </w:trPr>
        <w:tc>
          <w:tcPr>
            <w:tcW w:w="3267" w:type="dxa"/>
          </w:tcPr>
          <w:p w14:paraId="6BC99AD6"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822" w:type="dxa"/>
          </w:tcPr>
          <w:p w14:paraId="3045E3F4"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1110" w:type="dxa"/>
          </w:tcPr>
          <w:p w14:paraId="0446C3D0"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c>
          <w:tcPr>
            <w:tcW w:w="743" w:type="dxa"/>
          </w:tcPr>
          <w:p w14:paraId="29D2B092"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R$ 0,00</w:t>
            </w:r>
          </w:p>
        </w:tc>
        <w:tc>
          <w:tcPr>
            <w:tcW w:w="2170" w:type="dxa"/>
          </w:tcPr>
          <w:p w14:paraId="12CC98C0" w14:textId="77777777" w:rsidR="00FC5C22" w:rsidRPr="00763382" w:rsidRDefault="00FC5C22" w:rsidP="009E2B1B">
            <w:pPr>
              <w:rPr>
                <w:rFonts w:ascii="Arial" w:eastAsia="Times New Roman" w:hAnsi="Arial" w:cs="Arial"/>
                <w:color w:val="000000"/>
                <w:sz w:val="20"/>
                <w:szCs w:val="20"/>
              </w:rPr>
            </w:pPr>
          </w:p>
        </w:tc>
        <w:tc>
          <w:tcPr>
            <w:tcW w:w="2005" w:type="dxa"/>
          </w:tcPr>
          <w:p w14:paraId="4E0CAAB5" w14:textId="77777777" w:rsidR="00FC5C22" w:rsidRPr="00763382" w:rsidRDefault="00FC5C22" w:rsidP="009E2B1B">
            <w:pPr>
              <w:rPr>
                <w:rFonts w:ascii="Arial" w:eastAsia="Times New Roman" w:hAnsi="Arial" w:cs="Arial"/>
                <w:color w:val="000000"/>
                <w:sz w:val="20"/>
                <w:szCs w:val="20"/>
              </w:rPr>
            </w:pPr>
            <w:r w:rsidRPr="00763382">
              <w:rPr>
                <w:rFonts w:ascii="Arial" w:eastAsia="Times New Roman" w:hAnsi="Arial" w:cs="Arial"/>
                <w:color w:val="000000"/>
                <w:sz w:val="20"/>
                <w:szCs w:val="20"/>
              </w:rPr>
              <w:t> </w:t>
            </w:r>
          </w:p>
        </w:tc>
      </w:tr>
    </w:tbl>
    <w:p w14:paraId="5EFB88EC"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b/>
          <w:sz w:val="20"/>
          <w:szCs w:val="20"/>
        </w:rPr>
        <w:t xml:space="preserve">APÊNDICE I - </w:t>
      </w:r>
      <w:r w:rsidRPr="00763382">
        <w:rPr>
          <w:rFonts w:ascii="Arial" w:eastAsia="Times New Roman" w:hAnsi="Arial" w:cs="Arial"/>
          <w:b/>
          <w:sz w:val="20"/>
          <w:szCs w:val="20"/>
          <w:highlight w:val="cyan"/>
        </w:rPr>
        <w:t>DETALHAMENTO DA ÁREA TRABALHADA (Projetos Ambientais)</w:t>
      </w:r>
    </w:p>
    <w:p w14:paraId="72C0C017" w14:textId="77777777" w:rsidR="00FC5C22" w:rsidRPr="00763382" w:rsidRDefault="00FC5C22" w:rsidP="00FC5C22">
      <w:pPr>
        <w:spacing w:line="360" w:lineRule="auto"/>
        <w:jc w:val="both"/>
        <w:rPr>
          <w:rFonts w:ascii="Arial" w:eastAsia="Times New Roman" w:hAnsi="Arial" w:cs="Arial"/>
          <w:sz w:val="20"/>
          <w:szCs w:val="20"/>
        </w:rPr>
      </w:pPr>
    </w:p>
    <w:p w14:paraId="679623F2" w14:textId="77777777" w:rsidR="00FC5C22" w:rsidRPr="00763382" w:rsidRDefault="00FC5C22" w:rsidP="00FC5C22">
      <w:pPr>
        <w:widowControl w:val="0"/>
        <w:spacing w:line="360" w:lineRule="auto"/>
        <w:jc w:val="both"/>
        <w:rPr>
          <w:rFonts w:ascii="Arial" w:eastAsia="Times New Roman" w:hAnsi="Arial" w:cs="Arial"/>
          <w:sz w:val="20"/>
          <w:szCs w:val="20"/>
        </w:rPr>
      </w:pPr>
    </w:p>
    <w:tbl>
      <w:tblPr>
        <w:tblStyle w:val="2"/>
        <w:tblW w:w="89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0"/>
        <w:gridCol w:w="2677"/>
        <w:gridCol w:w="3284"/>
      </w:tblGrid>
      <w:tr w:rsidR="00FC5C22" w:rsidRPr="00763382" w14:paraId="1527117E" w14:textId="77777777" w:rsidTr="009E2B1B">
        <w:trPr>
          <w:trHeight w:val="520"/>
        </w:trPr>
        <w:tc>
          <w:tcPr>
            <w:tcW w:w="2970" w:type="dxa"/>
            <w:shd w:val="clear" w:color="auto" w:fill="BFBFBF"/>
            <w:vAlign w:val="center"/>
          </w:tcPr>
          <w:p w14:paraId="05EDE2D8" w14:textId="77777777" w:rsidR="00FC5C22" w:rsidRPr="00763382" w:rsidRDefault="00FC5C22" w:rsidP="009E2B1B">
            <w:pPr>
              <w:widowControl w:val="0"/>
              <w:rPr>
                <w:rFonts w:ascii="Arial" w:eastAsia="Times New Roman" w:hAnsi="Arial" w:cs="Arial"/>
                <w:sz w:val="20"/>
                <w:szCs w:val="20"/>
              </w:rPr>
            </w:pPr>
            <w:r w:rsidRPr="00763382">
              <w:rPr>
                <w:rFonts w:ascii="Arial" w:eastAsia="Times New Roman" w:hAnsi="Arial" w:cs="Arial"/>
                <w:b/>
                <w:sz w:val="20"/>
                <w:szCs w:val="20"/>
              </w:rPr>
              <w:t>Reconversão Produtiva (hectares) de áreas</w:t>
            </w:r>
          </w:p>
        </w:tc>
        <w:tc>
          <w:tcPr>
            <w:tcW w:w="2677" w:type="dxa"/>
            <w:shd w:val="clear" w:color="auto" w:fill="BFBFBF"/>
            <w:vAlign w:val="center"/>
          </w:tcPr>
          <w:p w14:paraId="1224297A" w14:textId="77777777" w:rsidR="00FC5C22" w:rsidRPr="00763382" w:rsidRDefault="00FC5C22" w:rsidP="009E2B1B">
            <w:pPr>
              <w:widowControl w:val="0"/>
              <w:rPr>
                <w:rFonts w:ascii="Arial" w:eastAsia="Times New Roman" w:hAnsi="Arial" w:cs="Arial"/>
                <w:sz w:val="20"/>
                <w:szCs w:val="20"/>
              </w:rPr>
            </w:pPr>
            <w:r w:rsidRPr="00763382">
              <w:rPr>
                <w:rFonts w:ascii="Arial" w:eastAsia="Times New Roman" w:hAnsi="Arial" w:cs="Arial"/>
                <w:b/>
                <w:sz w:val="20"/>
                <w:szCs w:val="20"/>
              </w:rPr>
              <w:t>Recuperação de Áreas degradadas/desmatadas (hectares)</w:t>
            </w:r>
          </w:p>
        </w:tc>
        <w:tc>
          <w:tcPr>
            <w:tcW w:w="3284" w:type="dxa"/>
            <w:shd w:val="clear" w:color="auto" w:fill="BFBFBF"/>
            <w:vAlign w:val="center"/>
          </w:tcPr>
          <w:p w14:paraId="1057D8DB" w14:textId="77777777" w:rsidR="00FC5C22" w:rsidRPr="00763382" w:rsidRDefault="00FC5C22" w:rsidP="009E2B1B">
            <w:pPr>
              <w:widowControl w:val="0"/>
              <w:rPr>
                <w:rFonts w:ascii="Arial" w:eastAsia="Times New Roman" w:hAnsi="Arial" w:cs="Arial"/>
                <w:sz w:val="20"/>
                <w:szCs w:val="20"/>
              </w:rPr>
            </w:pPr>
            <w:r w:rsidRPr="00763382">
              <w:rPr>
                <w:rFonts w:ascii="Arial" w:eastAsia="Times New Roman" w:hAnsi="Arial" w:cs="Arial"/>
                <w:b/>
                <w:sz w:val="20"/>
                <w:szCs w:val="20"/>
              </w:rPr>
              <w:t>Conservação, gestão ou manejo de florestas e áreas naturais (hectares)</w:t>
            </w:r>
          </w:p>
        </w:tc>
      </w:tr>
      <w:tr w:rsidR="00FC5C22" w:rsidRPr="00763382" w14:paraId="241D2DC9" w14:textId="77777777" w:rsidTr="009E2B1B">
        <w:trPr>
          <w:trHeight w:val="780"/>
        </w:trPr>
        <w:tc>
          <w:tcPr>
            <w:tcW w:w="2970" w:type="dxa"/>
          </w:tcPr>
          <w:p w14:paraId="16D6D0A3" w14:textId="77777777" w:rsidR="00FC5C22" w:rsidRPr="00763382" w:rsidRDefault="00FC5C22" w:rsidP="009E2B1B">
            <w:pPr>
              <w:widowControl w:val="0"/>
              <w:rPr>
                <w:rFonts w:ascii="Arial" w:eastAsia="Times New Roman" w:hAnsi="Arial" w:cs="Arial"/>
                <w:sz w:val="20"/>
                <w:szCs w:val="20"/>
              </w:rPr>
            </w:pPr>
          </w:p>
        </w:tc>
        <w:tc>
          <w:tcPr>
            <w:tcW w:w="2677" w:type="dxa"/>
          </w:tcPr>
          <w:p w14:paraId="4A0ECA17" w14:textId="77777777" w:rsidR="00FC5C22" w:rsidRPr="00763382" w:rsidRDefault="00FC5C22" w:rsidP="009E2B1B">
            <w:pPr>
              <w:widowControl w:val="0"/>
              <w:rPr>
                <w:rFonts w:ascii="Arial" w:eastAsia="Times New Roman" w:hAnsi="Arial" w:cs="Arial"/>
                <w:sz w:val="20"/>
                <w:szCs w:val="20"/>
              </w:rPr>
            </w:pPr>
          </w:p>
        </w:tc>
        <w:tc>
          <w:tcPr>
            <w:tcW w:w="3284" w:type="dxa"/>
          </w:tcPr>
          <w:p w14:paraId="346BBC22" w14:textId="77777777" w:rsidR="00FC5C22" w:rsidRPr="00763382" w:rsidRDefault="00FC5C22" w:rsidP="009E2B1B">
            <w:pPr>
              <w:widowControl w:val="0"/>
              <w:rPr>
                <w:rFonts w:ascii="Arial" w:eastAsia="Times New Roman" w:hAnsi="Arial" w:cs="Arial"/>
                <w:sz w:val="20"/>
                <w:szCs w:val="20"/>
              </w:rPr>
            </w:pPr>
          </w:p>
        </w:tc>
      </w:tr>
    </w:tbl>
    <w:p w14:paraId="0E722BCC"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hAnsi="Arial" w:cs="Arial"/>
          <w:sz w:val="20"/>
          <w:szCs w:val="20"/>
        </w:rPr>
        <w:br w:type="page"/>
      </w:r>
      <w:r w:rsidRPr="00763382">
        <w:rPr>
          <w:rFonts w:ascii="Arial" w:eastAsia="Times New Roman" w:hAnsi="Arial" w:cs="Arial"/>
          <w:b/>
          <w:sz w:val="20"/>
          <w:szCs w:val="20"/>
          <w:highlight w:val="cyan"/>
        </w:rPr>
        <w:lastRenderedPageBreak/>
        <w:t>APÊNDICE II – MEDIDAS ECOEFICIENTES</w:t>
      </w:r>
    </w:p>
    <w:p w14:paraId="4D06F84A" w14:textId="77777777" w:rsidR="00FC5C22" w:rsidRPr="00763382" w:rsidRDefault="00FC5C22" w:rsidP="00FC5C22">
      <w:pPr>
        <w:spacing w:line="360" w:lineRule="auto"/>
        <w:ind w:firstLine="720"/>
        <w:jc w:val="both"/>
        <w:rPr>
          <w:rFonts w:ascii="Arial" w:eastAsia="Times New Roman" w:hAnsi="Arial" w:cs="Arial"/>
          <w:sz w:val="20"/>
          <w:szCs w:val="20"/>
        </w:rPr>
      </w:pPr>
    </w:p>
    <w:p w14:paraId="1F701E27" w14:textId="77777777" w:rsidR="00FC5C22" w:rsidRPr="00763382" w:rsidRDefault="00FC5C22" w:rsidP="00FC5C22">
      <w:pPr>
        <w:spacing w:line="360" w:lineRule="auto"/>
        <w:ind w:firstLine="720"/>
        <w:jc w:val="both"/>
        <w:rPr>
          <w:rFonts w:ascii="Arial" w:eastAsia="Times New Roman" w:hAnsi="Arial" w:cs="Arial"/>
          <w:sz w:val="20"/>
          <w:szCs w:val="20"/>
        </w:rPr>
      </w:pPr>
    </w:p>
    <w:p w14:paraId="2B418DE5" w14:textId="77777777" w:rsidR="00FC5C22" w:rsidRPr="00763382" w:rsidRDefault="00FC5C22" w:rsidP="00FC5C22">
      <w:pPr>
        <w:spacing w:line="360" w:lineRule="auto"/>
        <w:ind w:firstLine="720"/>
        <w:jc w:val="both"/>
        <w:rPr>
          <w:rFonts w:ascii="Arial" w:eastAsia="Times New Roman" w:hAnsi="Arial" w:cs="Arial"/>
          <w:sz w:val="20"/>
          <w:szCs w:val="20"/>
        </w:rPr>
      </w:pPr>
      <w:r w:rsidRPr="00763382">
        <w:rPr>
          <w:rFonts w:ascii="Arial" w:eastAsia="Times New Roman" w:hAnsi="Arial" w:cs="Arial"/>
          <w:sz w:val="20"/>
          <w:szCs w:val="20"/>
        </w:rPr>
        <w:t>O Projeto Tanto Mar irá empregar medidas ecoeficientes focando as ações para a diminuição dos impactos ambientais nas regiões escolhidas neste trabalho (Búzios e Prado). O aumento das informações a respeito da poluição que acomete os recifes de coral irá estimular a educação e conscientização ambiental da comunidade nativa e da população visitante. Elas irão atuar diretamente por meios de ações no ecossistema coralíneo, no ambiente escolar e divulgação em massa das atividades do projeto.</w:t>
      </w:r>
    </w:p>
    <w:p w14:paraId="0CED47DC" w14:textId="77777777" w:rsidR="00FC5C22" w:rsidRPr="00763382" w:rsidRDefault="00FC5C22" w:rsidP="00FC5C22">
      <w:pPr>
        <w:spacing w:line="360" w:lineRule="auto"/>
        <w:ind w:firstLine="708"/>
        <w:jc w:val="both"/>
        <w:rPr>
          <w:rFonts w:ascii="Arial" w:eastAsia="Times New Roman" w:hAnsi="Arial" w:cs="Arial"/>
          <w:sz w:val="20"/>
          <w:szCs w:val="20"/>
        </w:rPr>
      </w:pPr>
      <w:r w:rsidRPr="00763382">
        <w:rPr>
          <w:rFonts w:ascii="Arial" w:eastAsia="Times New Roman" w:hAnsi="Arial" w:cs="Arial"/>
          <w:sz w:val="20"/>
          <w:szCs w:val="20"/>
        </w:rPr>
        <w:t>Na região de Armação dos Búzios (RJ), encontram-se corais de baixa profundidade (rasos) próximo à lugares onde são realizados o desembarque dos turistas que chegam à cidade de cruzeiros marítimos. Com isso, além dos impactos como aquecimento da água do mar, poluição por excesso de nutrientes e vazamento de óleo combustível dos barcos, este ambiente pode sofrer também com o aumento do número de resíduos que são jogados na praia nos períodos em que o turismo está em alta. Os corais e outros organismos marinhos ficam expostos a esses problemas e sofrem com esta perturbação. Por isso, há a necessidade de conscientização da comunidade para o uso sustentável do ambiente marinho.</w:t>
      </w:r>
    </w:p>
    <w:p w14:paraId="05EA8935" w14:textId="77777777" w:rsidR="00FC5C22" w:rsidRPr="00763382" w:rsidRDefault="00FC5C22" w:rsidP="00FC5C22">
      <w:pPr>
        <w:spacing w:line="360" w:lineRule="auto"/>
        <w:ind w:firstLine="708"/>
        <w:jc w:val="both"/>
        <w:rPr>
          <w:rFonts w:ascii="Arial" w:eastAsia="Times New Roman" w:hAnsi="Arial" w:cs="Arial"/>
          <w:sz w:val="20"/>
          <w:szCs w:val="20"/>
        </w:rPr>
      </w:pPr>
      <w:r w:rsidRPr="00763382">
        <w:rPr>
          <w:rFonts w:ascii="Arial" w:eastAsia="Times New Roman" w:hAnsi="Arial" w:cs="Arial"/>
          <w:sz w:val="20"/>
          <w:szCs w:val="20"/>
        </w:rPr>
        <w:t xml:space="preserve">Com isso, o projeto visa criar estratégias ecoeficientes para retirada de resíduos da praia, conservação e proteção do ecossistema marinho. Inicialmente, serão instalados </w:t>
      </w:r>
      <w:r w:rsidRPr="00763382">
        <w:rPr>
          <w:rFonts w:ascii="Arial" w:eastAsia="Times New Roman" w:hAnsi="Arial" w:cs="Arial"/>
          <w:i/>
          <w:sz w:val="20"/>
          <w:szCs w:val="20"/>
        </w:rPr>
        <w:t>banners</w:t>
      </w:r>
      <w:r w:rsidRPr="00763382">
        <w:rPr>
          <w:rFonts w:ascii="Arial" w:eastAsia="Times New Roman" w:hAnsi="Arial" w:cs="Arial"/>
          <w:sz w:val="20"/>
          <w:szCs w:val="20"/>
        </w:rPr>
        <w:t>/ posters próximos à praia, explicando  as ameaças antrópicas aos Recifes de Coral.</w:t>
      </w:r>
    </w:p>
    <w:p w14:paraId="119E7845" w14:textId="77777777" w:rsidR="00FC5C22" w:rsidRPr="00763382" w:rsidRDefault="00FC5C22" w:rsidP="00FC5C22">
      <w:pPr>
        <w:spacing w:line="360" w:lineRule="auto"/>
        <w:ind w:firstLine="720"/>
        <w:jc w:val="both"/>
        <w:rPr>
          <w:rFonts w:ascii="Arial" w:eastAsia="Times New Roman" w:hAnsi="Arial" w:cs="Arial"/>
          <w:sz w:val="20"/>
          <w:szCs w:val="20"/>
        </w:rPr>
      </w:pPr>
      <w:r w:rsidRPr="00763382">
        <w:rPr>
          <w:rFonts w:ascii="Arial" w:eastAsia="Times New Roman" w:hAnsi="Arial" w:cs="Arial"/>
          <w:sz w:val="20"/>
          <w:szCs w:val="20"/>
        </w:rPr>
        <w:t xml:space="preserve">Além das medidas de informação à população, serão realizadas campanhas e ações de limpezas das praias envolvendo os educadores e a comunidade local, como forma de influenciar positivamente todos os usuários das praias, tanto na região de Búzios, como de Prado. Nesta ação, serão recolhidos os resíduos encontrados nas praias e como forma de demonstrar a solução do problema, estes resíduos poderão ser submetidos a oficinas de reciclagem. </w:t>
      </w:r>
    </w:p>
    <w:p w14:paraId="0778A385" w14:textId="77777777" w:rsidR="00FC5C22" w:rsidRPr="00763382" w:rsidRDefault="00FC5C22" w:rsidP="00FC5C22">
      <w:pPr>
        <w:spacing w:line="360" w:lineRule="auto"/>
        <w:ind w:firstLine="720"/>
        <w:jc w:val="both"/>
        <w:rPr>
          <w:rFonts w:ascii="Arial" w:eastAsia="Times New Roman" w:hAnsi="Arial" w:cs="Arial"/>
          <w:sz w:val="20"/>
          <w:szCs w:val="20"/>
        </w:rPr>
      </w:pPr>
      <w:r w:rsidRPr="00763382">
        <w:rPr>
          <w:rFonts w:ascii="Arial" w:eastAsia="Times New Roman" w:hAnsi="Arial" w:cs="Arial"/>
          <w:sz w:val="20"/>
          <w:szCs w:val="20"/>
        </w:rPr>
        <w:t>A comunidade local através de oficinas de reciclagem poderão aprender a gerar produtos de valor para a comunidade como, por exemplo, lixeira sustentável, bolsas plásticas a partir de resíduos e assim obter uma renda familiar. Os resíduos encontrados nas praias e os produtos gerados a partir destes resíduos, serão expostos no AquaRio, com a intenção de mostrar que podemos minimizar os impactos ecológicos através de ações ecoeficientes.</w:t>
      </w:r>
    </w:p>
    <w:p w14:paraId="3A25DE7D"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sz w:val="20"/>
          <w:szCs w:val="20"/>
        </w:rPr>
        <w:tab/>
        <w:t xml:space="preserve">A oficina de reciclagem também será realizada na Bahia e no RJ, e irá integrar a comunidade indígena (BA), educadores e os pesquisadores, com exposições em eventos locais como forma de disseminar o conhecimento e conscientizar a população. Assim, despertaremos a sensibilidade da população na importância da não poluição das praias e da reciclagem dos resíduos. </w:t>
      </w:r>
    </w:p>
    <w:p w14:paraId="59D52B97" w14:textId="77777777" w:rsidR="00FC5C22" w:rsidRPr="00763382" w:rsidRDefault="00FC5C22" w:rsidP="00FC5C22">
      <w:pPr>
        <w:spacing w:line="360" w:lineRule="auto"/>
        <w:jc w:val="both"/>
        <w:rPr>
          <w:rFonts w:ascii="Arial" w:eastAsia="Times New Roman" w:hAnsi="Arial" w:cs="Arial"/>
          <w:sz w:val="20"/>
          <w:szCs w:val="20"/>
        </w:rPr>
      </w:pPr>
      <w:r w:rsidRPr="00763382">
        <w:rPr>
          <w:rFonts w:ascii="Arial" w:eastAsia="Times New Roman" w:hAnsi="Arial" w:cs="Arial"/>
          <w:sz w:val="20"/>
          <w:szCs w:val="20"/>
        </w:rPr>
        <w:tab/>
        <w:t>Portanto, o projeto Tanto mar propõe medidas ecoeficientes para a estratégia de minimização do lixo e maximização da utilização sustentável dos recursos naturais, através da promoção da educação da população nativa e turística para um uso mais racional do ambiente, evitando que estressores causem impactos no ecossistema marinho</w:t>
      </w:r>
    </w:p>
    <w:p w14:paraId="61F612F3" w14:textId="77777777" w:rsidR="00FC5C22" w:rsidRPr="00763382" w:rsidRDefault="00FC5C22" w:rsidP="00FC5C22">
      <w:pPr>
        <w:spacing w:line="360" w:lineRule="auto"/>
        <w:jc w:val="both"/>
        <w:rPr>
          <w:rFonts w:ascii="Arial" w:eastAsia="Times New Roman" w:hAnsi="Arial" w:cs="Arial"/>
          <w:sz w:val="20"/>
          <w:szCs w:val="20"/>
        </w:rPr>
      </w:pPr>
    </w:p>
    <w:p w14:paraId="3841DEFA" w14:textId="77777777" w:rsidR="00FC5C22" w:rsidRPr="00763382" w:rsidRDefault="00FC5C22" w:rsidP="00FC5C22">
      <w:pPr>
        <w:spacing w:line="360" w:lineRule="auto"/>
        <w:jc w:val="both"/>
        <w:rPr>
          <w:rFonts w:ascii="Arial" w:eastAsia="Times New Roman" w:hAnsi="Arial" w:cs="Arial"/>
          <w:sz w:val="20"/>
          <w:szCs w:val="20"/>
        </w:rPr>
      </w:pPr>
    </w:p>
    <w:p w14:paraId="5213E979" w14:textId="77777777" w:rsidR="00FC5C22" w:rsidRPr="00763382" w:rsidRDefault="00FC5C22" w:rsidP="00FC5C22">
      <w:pPr>
        <w:spacing w:line="360" w:lineRule="auto"/>
        <w:jc w:val="both"/>
        <w:rPr>
          <w:rFonts w:ascii="Arial" w:eastAsia="Times New Roman" w:hAnsi="Arial" w:cs="Arial"/>
          <w:sz w:val="20"/>
          <w:szCs w:val="20"/>
          <w:lang w:val="en-US"/>
        </w:rPr>
      </w:pPr>
      <w:r w:rsidRPr="00FC6FF3">
        <w:rPr>
          <w:rFonts w:ascii="Arial" w:hAnsi="Arial" w:cs="Arial"/>
          <w:sz w:val="20"/>
          <w:szCs w:val="20"/>
          <w:lang w:val="en-US"/>
        </w:rPr>
        <w:br w:type="page"/>
      </w:r>
      <w:r w:rsidRPr="00763382">
        <w:rPr>
          <w:rFonts w:ascii="Arial" w:eastAsia="Times New Roman" w:hAnsi="Arial" w:cs="Arial"/>
          <w:b/>
          <w:sz w:val="20"/>
          <w:szCs w:val="20"/>
          <w:lang w:val="en-US"/>
        </w:rPr>
        <w:lastRenderedPageBreak/>
        <w:t>APÊNDICE III – REFERÊNCIAS BIBLIOGRÁFICA</w:t>
      </w:r>
    </w:p>
    <w:p w14:paraId="60F099D3" w14:textId="77777777" w:rsidR="00FC5C22" w:rsidRPr="00763382" w:rsidRDefault="00FC5C22" w:rsidP="00FC5C22">
      <w:pPr>
        <w:pStyle w:val="Ttulo1"/>
        <w:spacing w:before="0" w:after="0"/>
        <w:rPr>
          <w:rFonts w:eastAsia="Times New Roman"/>
          <w:b w:val="0"/>
          <w:color w:val="222222"/>
          <w:sz w:val="20"/>
          <w:szCs w:val="20"/>
          <w:lang w:val="en-US"/>
        </w:rPr>
      </w:pPr>
      <w:r w:rsidRPr="003D5F3B">
        <w:rPr>
          <w:rFonts w:eastAsia="Times New Roman"/>
          <w:b w:val="0"/>
          <w:color w:val="222222"/>
          <w:sz w:val="20"/>
          <w:szCs w:val="20"/>
          <w:lang w:val="en-US"/>
        </w:rPr>
        <w:t xml:space="preserve">Albright, R.; Takeshita, Y., Koweel, D.A.; Ninokawa, A.; Wolfe, K.; Rivlin, T.; Nebuchina, Y.; Young, J.; Caldeira, K. Carbon dioxide addition to coral reef waters suppresses net community calcification. </w:t>
      </w:r>
      <w:r w:rsidRPr="003D5F3B">
        <w:rPr>
          <w:rFonts w:eastAsia="Times New Roman"/>
          <w:b w:val="0"/>
          <w:i/>
          <w:color w:val="222222"/>
          <w:sz w:val="20"/>
          <w:szCs w:val="20"/>
          <w:lang w:val="en-US"/>
        </w:rPr>
        <w:t>Nature</w:t>
      </w:r>
      <w:r w:rsidRPr="00763382">
        <w:rPr>
          <w:rFonts w:eastAsia="Times New Roman"/>
          <w:b w:val="0"/>
          <w:i/>
          <w:color w:val="222222"/>
          <w:sz w:val="20"/>
          <w:szCs w:val="20"/>
          <w:lang w:val="en-US"/>
        </w:rPr>
        <w:t>,</w:t>
      </w:r>
      <w:r w:rsidRPr="003D5F3B">
        <w:rPr>
          <w:rFonts w:eastAsia="Times New Roman"/>
          <w:b w:val="0"/>
          <w:color w:val="222222"/>
          <w:sz w:val="20"/>
          <w:szCs w:val="20"/>
          <w:lang w:val="en-US"/>
        </w:rPr>
        <w:t> v</w:t>
      </w:r>
      <w:r w:rsidRPr="00763382">
        <w:rPr>
          <w:rFonts w:eastAsia="Times New Roman"/>
          <w:b w:val="0"/>
          <w:color w:val="222222"/>
          <w:sz w:val="20"/>
          <w:szCs w:val="20"/>
          <w:lang w:val="en-US"/>
        </w:rPr>
        <w:t>.</w:t>
      </w:r>
      <w:r w:rsidRPr="003D5F3B">
        <w:rPr>
          <w:rFonts w:eastAsia="Times New Roman"/>
          <w:b w:val="0"/>
          <w:color w:val="222222"/>
          <w:sz w:val="20"/>
          <w:szCs w:val="20"/>
          <w:lang w:val="en-US"/>
        </w:rPr>
        <w:t> 516–519</w:t>
      </w:r>
      <w:r w:rsidRPr="00763382">
        <w:rPr>
          <w:rFonts w:eastAsia="Times New Roman"/>
          <w:b w:val="0"/>
          <w:color w:val="222222"/>
          <w:sz w:val="20"/>
          <w:szCs w:val="20"/>
          <w:lang w:val="en-US"/>
        </w:rPr>
        <w:t xml:space="preserve">, </w:t>
      </w:r>
      <w:r w:rsidRPr="003D5F3B">
        <w:rPr>
          <w:rFonts w:eastAsia="Times New Roman"/>
          <w:b w:val="0"/>
          <w:color w:val="222222"/>
          <w:sz w:val="20"/>
          <w:szCs w:val="20"/>
          <w:lang w:val="en-US"/>
        </w:rPr>
        <w:t>2018</w:t>
      </w:r>
      <w:r w:rsidRPr="00763382">
        <w:rPr>
          <w:rFonts w:eastAsia="Times New Roman"/>
          <w:b w:val="0"/>
          <w:color w:val="222222"/>
          <w:sz w:val="20"/>
          <w:szCs w:val="20"/>
          <w:lang w:val="en-US"/>
        </w:rPr>
        <w:t>.</w:t>
      </w:r>
    </w:p>
    <w:p w14:paraId="094A2FD0" w14:textId="77777777" w:rsidR="00FC5C22" w:rsidRPr="002E6AB4" w:rsidRDefault="00FC5C22" w:rsidP="00FC5C22">
      <w:pPr>
        <w:jc w:val="both"/>
        <w:rPr>
          <w:rFonts w:ascii="Arial" w:eastAsia="Times New Roman" w:hAnsi="Arial" w:cs="Arial"/>
          <w:sz w:val="20"/>
          <w:szCs w:val="20"/>
          <w:shd w:val="clear" w:color="auto" w:fill="FFFFFF"/>
          <w:lang w:val="en-US"/>
        </w:rPr>
      </w:pPr>
      <w:r w:rsidRPr="003D5F3B">
        <w:rPr>
          <w:rFonts w:ascii="Arial" w:eastAsia="Times New Roman" w:hAnsi="Arial" w:cs="Arial"/>
          <w:sz w:val="20"/>
          <w:szCs w:val="20"/>
          <w:shd w:val="clear" w:color="auto" w:fill="FFFFFF"/>
          <w:lang w:val="en-US"/>
        </w:rPr>
        <w:t xml:space="preserve">Christin Säwström, Glenn A Hyndes, Bradley D Eyre, Megan J Huggett, Matthew W Fraser, Paul S Lavery, Paul G Thomson, Flavia Tarquinio, Peter D Steinberg, Bonnie Laverock. </w:t>
      </w:r>
      <w:hyperlink r:id="rId17" w:history="1">
        <w:r w:rsidRPr="003D5F3B">
          <w:rPr>
            <w:rFonts w:ascii="Arial" w:eastAsia="Times New Roman" w:hAnsi="Arial" w:cs="Arial"/>
            <w:sz w:val="20"/>
            <w:szCs w:val="20"/>
            <w:lang w:val="en-US"/>
          </w:rPr>
          <w:t>Coastal connectivity and spatial subsidy from a microbial perspective</w:t>
        </w:r>
      </w:hyperlink>
      <w:r w:rsidRPr="00763382">
        <w:rPr>
          <w:rFonts w:ascii="Arial" w:eastAsia="Times New Roman" w:hAnsi="Arial" w:cs="Arial"/>
          <w:sz w:val="20"/>
          <w:szCs w:val="20"/>
          <w:lang w:val="en-US"/>
        </w:rPr>
        <w:t xml:space="preserve">. </w:t>
      </w:r>
      <w:r w:rsidRPr="003D5F3B">
        <w:rPr>
          <w:rFonts w:ascii="Arial" w:eastAsia="Times New Roman" w:hAnsi="Arial" w:cs="Arial"/>
          <w:i/>
          <w:sz w:val="20"/>
          <w:szCs w:val="20"/>
          <w:shd w:val="clear" w:color="auto" w:fill="FFFFFF"/>
          <w:lang w:val="en-US"/>
        </w:rPr>
        <w:t xml:space="preserve">Ecology and evolution, </w:t>
      </w:r>
      <w:r w:rsidRPr="003D5F3B">
        <w:rPr>
          <w:rFonts w:ascii="Arial" w:eastAsia="Times New Roman" w:hAnsi="Arial" w:cs="Arial"/>
          <w:sz w:val="20"/>
          <w:szCs w:val="20"/>
          <w:shd w:val="clear" w:color="auto" w:fill="FFFFFF"/>
          <w:lang w:val="en-US"/>
        </w:rPr>
        <w:t>v. 6, 6662-6671, 2016.</w:t>
      </w:r>
    </w:p>
    <w:p w14:paraId="7E18F136" w14:textId="77777777" w:rsidR="00FC5C22" w:rsidRPr="003D5F3B" w:rsidRDefault="00FC5C22" w:rsidP="00FC5C22">
      <w:pPr>
        <w:rPr>
          <w:rFonts w:ascii="Arial" w:eastAsia="Times New Roman" w:hAnsi="Arial" w:cs="Arial"/>
          <w:sz w:val="20"/>
          <w:szCs w:val="20"/>
          <w:lang w:val="en-US"/>
        </w:rPr>
      </w:pPr>
      <w:r w:rsidRPr="003D5F3B">
        <w:rPr>
          <w:rFonts w:ascii="Arial" w:eastAsia="Times New Roman" w:hAnsi="Arial" w:cs="Arial"/>
          <w:bCs/>
          <w:sz w:val="20"/>
          <w:szCs w:val="20"/>
          <w:lang w:val="en-US"/>
        </w:rPr>
        <w:t>Clarifying the role of coastal and marine systems in climate mitigation</w:t>
      </w:r>
      <w:r w:rsidRPr="00763382">
        <w:rPr>
          <w:rFonts w:ascii="Arial" w:eastAsia="Times New Roman" w:hAnsi="Arial" w:cs="Arial"/>
          <w:bCs/>
          <w:sz w:val="20"/>
          <w:szCs w:val="20"/>
          <w:lang w:val="en-US"/>
        </w:rPr>
        <w:t xml:space="preserve"> </w:t>
      </w:r>
      <w:hyperlink r:id="rId18" w:history="1">
        <w:r w:rsidRPr="003D5F3B">
          <w:rPr>
            <w:rFonts w:ascii="Arial" w:hAnsi="Arial" w:cs="Arial"/>
            <w:sz w:val="20"/>
            <w:szCs w:val="20"/>
            <w:lang w:val="en-US"/>
          </w:rPr>
          <w:t>Jennifer Howard</w:t>
        </w:r>
      </w:hyperlink>
      <w:r w:rsidRPr="003D5F3B">
        <w:rPr>
          <w:rFonts w:ascii="Arial" w:hAnsi="Arial" w:cs="Arial"/>
          <w:sz w:val="20"/>
          <w:szCs w:val="20"/>
          <w:lang w:val="en-US"/>
        </w:rPr>
        <w:t xml:space="preserve"> ; </w:t>
      </w:r>
      <w:hyperlink r:id="rId19" w:history="1">
        <w:r w:rsidRPr="003D5F3B">
          <w:rPr>
            <w:rFonts w:ascii="Arial" w:hAnsi="Arial" w:cs="Arial"/>
            <w:sz w:val="20"/>
            <w:szCs w:val="20"/>
            <w:lang w:val="en-US"/>
          </w:rPr>
          <w:t>Ariana Sutton-Grier</w:t>
        </w:r>
      </w:hyperlink>
      <w:r w:rsidRPr="003D5F3B">
        <w:rPr>
          <w:rFonts w:ascii="Arial" w:hAnsi="Arial" w:cs="Arial"/>
          <w:sz w:val="20"/>
          <w:szCs w:val="20"/>
          <w:lang w:val="en-US"/>
        </w:rPr>
        <w:t xml:space="preserve">; </w:t>
      </w:r>
      <w:hyperlink r:id="rId20" w:history="1">
        <w:r w:rsidRPr="003D5F3B">
          <w:rPr>
            <w:rFonts w:ascii="Arial" w:hAnsi="Arial" w:cs="Arial"/>
            <w:sz w:val="20"/>
            <w:szCs w:val="20"/>
            <w:lang w:val="en-US"/>
          </w:rPr>
          <w:t>Dorothée Herr</w:t>
        </w:r>
      </w:hyperlink>
      <w:r w:rsidRPr="003D5F3B">
        <w:rPr>
          <w:rFonts w:ascii="Arial" w:hAnsi="Arial" w:cs="Arial"/>
          <w:sz w:val="20"/>
          <w:szCs w:val="20"/>
          <w:lang w:val="en-US"/>
        </w:rPr>
        <w:t xml:space="preserve">; </w:t>
      </w:r>
      <w:hyperlink r:id="rId21" w:history="1">
        <w:r w:rsidRPr="003D5F3B">
          <w:rPr>
            <w:rFonts w:ascii="Arial" w:hAnsi="Arial" w:cs="Arial"/>
            <w:sz w:val="20"/>
            <w:szCs w:val="20"/>
            <w:lang w:val="en-US"/>
          </w:rPr>
          <w:t>Joan Kleypas</w:t>
        </w:r>
      </w:hyperlink>
      <w:r w:rsidRPr="003D5F3B">
        <w:rPr>
          <w:rFonts w:ascii="Arial" w:hAnsi="Arial" w:cs="Arial"/>
          <w:sz w:val="20"/>
          <w:szCs w:val="20"/>
          <w:lang w:val="en-US"/>
        </w:rPr>
        <w:t xml:space="preserve">; </w:t>
      </w:r>
      <w:hyperlink r:id="rId22" w:history="1">
        <w:r w:rsidRPr="003D5F3B">
          <w:rPr>
            <w:rFonts w:ascii="Arial" w:hAnsi="Arial" w:cs="Arial"/>
            <w:sz w:val="20"/>
            <w:szCs w:val="20"/>
            <w:lang w:val="en-US"/>
          </w:rPr>
          <w:t>Emily Landis</w:t>
        </w:r>
      </w:hyperlink>
      <w:r w:rsidRPr="003D5F3B">
        <w:rPr>
          <w:rFonts w:ascii="Arial" w:hAnsi="Arial" w:cs="Arial"/>
          <w:sz w:val="20"/>
          <w:szCs w:val="20"/>
          <w:lang w:val="en-US"/>
        </w:rPr>
        <w:t xml:space="preserve">; </w:t>
      </w:r>
      <w:hyperlink r:id="rId23" w:history="1">
        <w:r w:rsidRPr="003D5F3B">
          <w:rPr>
            <w:rFonts w:ascii="Arial" w:hAnsi="Arial" w:cs="Arial"/>
            <w:sz w:val="20"/>
            <w:szCs w:val="20"/>
            <w:lang w:val="en-US"/>
          </w:rPr>
          <w:t>Elizabeth Mcleod</w:t>
        </w:r>
      </w:hyperlink>
      <w:r w:rsidRPr="003D5F3B">
        <w:rPr>
          <w:rFonts w:ascii="Arial" w:hAnsi="Arial" w:cs="Arial"/>
          <w:sz w:val="20"/>
          <w:szCs w:val="20"/>
          <w:lang w:val="en-US"/>
        </w:rPr>
        <w:t>, Emily Pidgeon,  </w:t>
      </w:r>
      <w:hyperlink r:id="rId24" w:history="1">
        <w:r w:rsidRPr="003D5F3B">
          <w:rPr>
            <w:rFonts w:ascii="Arial" w:hAnsi="Arial" w:cs="Arial"/>
            <w:sz w:val="20"/>
            <w:szCs w:val="20"/>
            <w:lang w:val="en-US"/>
          </w:rPr>
          <w:t>Stefanie Simpson</w:t>
        </w:r>
      </w:hyperlink>
      <w:r w:rsidRPr="003D5F3B">
        <w:rPr>
          <w:rFonts w:ascii="Arial" w:hAnsi="Arial" w:cs="Arial"/>
          <w:sz w:val="20"/>
          <w:szCs w:val="20"/>
          <w:lang w:val="en-US"/>
        </w:rPr>
        <w:t xml:space="preserve"> </w:t>
      </w:r>
      <w:r w:rsidRPr="003D5F3B">
        <w:rPr>
          <w:rFonts w:ascii="Arial" w:hAnsi="Arial" w:cs="Arial"/>
          <w:i/>
          <w:iCs/>
          <w:sz w:val="20"/>
          <w:szCs w:val="20"/>
          <w:lang w:val="en-US"/>
        </w:rPr>
        <w:t>Front Ecol Environ</w:t>
      </w:r>
      <w:r w:rsidRPr="003D5F3B">
        <w:rPr>
          <w:rStyle w:val="apple-converted-space"/>
          <w:rFonts w:ascii="Arial" w:eastAsia="Times New Roman" w:hAnsi="Arial" w:cs="Arial"/>
          <w:sz w:val="20"/>
          <w:szCs w:val="20"/>
          <w:shd w:val="clear" w:color="auto" w:fill="FFFFFF"/>
          <w:lang w:val="en-US"/>
        </w:rPr>
        <w:t>  </w:t>
      </w:r>
      <w:r w:rsidRPr="003D5F3B">
        <w:rPr>
          <w:rStyle w:val="vol"/>
          <w:rFonts w:ascii="Arial" w:eastAsia="Times New Roman" w:hAnsi="Arial" w:cs="Arial"/>
          <w:sz w:val="20"/>
          <w:szCs w:val="20"/>
          <w:lang w:val="en-US"/>
        </w:rPr>
        <w:t>15</w:t>
      </w:r>
      <w:r w:rsidRPr="003D5F3B">
        <w:rPr>
          <w:rFonts w:ascii="Arial" w:hAnsi="Arial" w:cs="Arial"/>
          <w:sz w:val="20"/>
          <w:szCs w:val="20"/>
          <w:shd w:val="clear" w:color="auto" w:fill="FFFFFF"/>
          <w:lang w:val="en-US"/>
        </w:rPr>
        <w:t>(1):42–50,</w:t>
      </w:r>
      <w:r w:rsidRPr="00763382">
        <w:rPr>
          <w:rFonts w:ascii="Arial" w:hAnsi="Arial" w:cs="Arial"/>
          <w:sz w:val="20"/>
          <w:szCs w:val="20"/>
          <w:shd w:val="clear" w:color="auto" w:fill="FFFFFF"/>
          <w:lang w:val="en-US"/>
        </w:rPr>
        <w:t xml:space="preserve"> </w:t>
      </w:r>
      <w:r w:rsidRPr="00763382">
        <w:rPr>
          <w:rStyle w:val="pubyear"/>
          <w:rFonts w:ascii="Arial" w:eastAsia="Times New Roman" w:hAnsi="Arial" w:cs="Arial"/>
          <w:sz w:val="20"/>
          <w:szCs w:val="20"/>
          <w:lang w:val="en-US"/>
        </w:rPr>
        <w:t>2017</w:t>
      </w:r>
      <w:r w:rsidRPr="00763382">
        <w:rPr>
          <w:rFonts w:ascii="Arial" w:hAnsi="Arial" w:cs="Arial"/>
          <w:sz w:val="20"/>
          <w:szCs w:val="20"/>
          <w:shd w:val="clear" w:color="auto" w:fill="FFFFFF"/>
          <w:lang w:val="en-US"/>
        </w:rPr>
        <w:t xml:space="preserve">. </w:t>
      </w:r>
      <w:r w:rsidRPr="003D5F3B">
        <w:rPr>
          <w:rFonts w:ascii="Arial" w:eastAsia="Times New Roman" w:hAnsi="Arial" w:cs="Arial"/>
          <w:sz w:val="20"/>
          <w:szCs w:val="20"/>
          <w:shd w:val="clear" w:color="auto" w:fill="FFFFFF"/>
          <w:lang w:val="en-US"/>
        </w:rPr>
        <w:t>doi:</w:t>
      </w:r>
      <w:r w:rsidRPr="003D5F3B">
        <w:rPr>
          <w:rStyle w:val="apple-converted-space"/>
          <w:rFonts w:ascii="Arial" w:eastAsia="Times New Roman" w:hAnsi="Arial" w:cs="Arial"/>
          <w:sz w:val="20"/>
          <w:szCs w:val="20"/>
          <w:shd w:val="clear" w:color="auto" w:fill="FFFFFF"/>
          <w:lang w:val="en-US"/>
        </w:rPr>
        <w:t> </w:t>
      </w:r>
      <w:r w:rsidRPr="00763382">
        <w:rPr>
          <w:rFonts w:ascii="Arial" w:eastAsia="Times New Roman" w:hAnsi="Arial" w:cs="Arial"/>
          <w:sz w:val="20"/>
          <w:szCs w:val="20"/>
          <w:lang w:val="en-US"/>
        </w:rPr>
        <w:t>10.1002/fee.1451</w:t>
      </w:r>
    </w:p>
    <w:p w14:paraId="1DEA9CBB" w14:textId="77777777" w:rsidR="00FC5C22" w:rsidRPr="002E6AB4" w:rsidRDefault="00FC5C22" w:rsidP="00FC5C22">
      <w:pPr>
        <w:jc w:val="both"/>
        <w:rPr>
          <w:rFonts w:ascii="Arial" w:eastAsia="Times New Roman" w:hAnsi="Arial" w:cs="Arial"/>
          <w:i/>
          <w:sz w:val="20"/>
          <w:szCs w:val="20"/>
          <w:lang w:val="en-US"/>
        </w:rPr>
      </w:pPr>
      <w:r w:rsidRPr="00763382">
        <w:rPr>
          <w:rFonts w:ascii="Arial" w:eastAsia="Times New Roman" w:hAnsi="Arial" w:cs="Arial"/>
          <w:sz w:val="20"/>
          <w:szCs w:val="20"/>
          <w:lang w:val="en-US"/>
        </w:rPr>
        <w:t xml:space="preserve">Cropp, R., Gabric, A., </w:t>
      </w:r>
      <w:r>
        <w:rPr>
          <w:rFonts w:ascii="Arial" w:eastAsia="Times New Roman" w:hAnsi="Arial" w:cs="Arial"/>
          <w:sz w:val="20"/>
          <w:szCs w:val="20"/>
          <w:lang w:val="en-US"/>
        </w:rPr>
        <w:t xml:space="preserve">van Tran, D. </w:t>
      </w:r>
      <w:r w:rsidRPr="00763382">
        <w:rPr>
          <w:rFonts w:ascii="Arial" w:eastAsia="Times New Roman" w:hAnsi="Arial" w:cs="Arial"/>
          <w:sz w:val="20"/>
          <w:szCs w:val="20"/>
          <w:lang w:val="en-US"/>
        </w:rPr>
        <w:t>Coral reef aerosol emissions in response to irradiance stress in the Great Barrier Reef, Australia.</w:t>
      </w:r>
      <w:r w:rsidRPr="003D5F3B">
        <w:rPr>
          <w:rFonts w:ascii="Arial" w:eastAsia="Times New Roman" w:hAnsi="Arial" w:cs="Arial"/>
          <w:i/>
          <w:sz w:val="20"/>
          <w:szCs w:val="20"/>
          <w:lang w:val="en-US"/>
        </w:rPr>
        <w:t>Ambio</w:t>
      </w:r>
      <w:r>
        <w:rPr>
          <w:rFonts w:ascii="Arial" w:eastAsia="Times New Roman" w:hAnsi="Arial" w:cs="Arial"/>
          <w:i/>
          <w:sz w:val="20"/>
          <w:szCs w:val="20"/>
          <w:lang w:val="en-US"/>
        </w:rPr>
        <w:t xml:space="preserve"> </w:t>
      </w:r>
      <w:r w:rsidRPr="00763382">
        <w:rPr>
          <w:rFonts w:ascii="Arial" w:eastAsia="Times New Roman" w:hAnsi="Arial" w:cs="Arial"/>
          <w:sz w:val="20"/>
          <w:szCs w:val="20"/>
          <w:lang w:val="en-US"/>
        </w:rPr>
        <w:t xml:space="preserve">2018. </w:t>
      </w:r>
      <w:hyperlink r:id="rId25" w:history="1">
        <w:r w:rsidRPr="003D5F3B">
          <w:rPr>
            <w:rStyle w:val="Hiperlink"/>
            <w:rFonts w:ascii="Arial" w:hAnsi="Arial" w:cs="Arial"/>
            <w:color w:val="auto"/>
            <w:sz w:val="20"/>
            <w:szCs w:val="20"/>
            <w:u w:val="none"/>
            <w:lang w:val="en-US"/>
          </w:rPr>
          <w:t>https://doi.org/10.1007/s13280-018-1018-y</w:t>
        </w:r>
      </w:hyperlink>
    </w:p>
    <w:p w14:paraId="4C8B6C01" w14:textId="77777777" w:rsidR="00FC5C22" w:rsidRPr="00763382" w:rsidRDefault="00FC5C22" w:rsidP="00FC5C22">
      <w:pPr>
        <w:jc w:val="both"/>
        <w:rPr>
          <w:rFonts w:ascii="Arial" w:eastAsia="Times New Roman" w:hAnsi="Arial" w:cs="Arial"/>
          <w:sz w:val="20"/>
          <w:szCs w:val="20"/>
          <w:lang w:val="en-US"/>
        </w:rPr>
      </w:pPr>
      <w:r w:rsidRPr="00763382">
        <w:rPr>
          <w:rFonts w:ascii="Arial" w:eastAsia="Times New Roman" w:hAnsi="Arial" w:cs="Arial"/>
          <w:sz w:val="20"/>
          <w:szCs w:val="20"/>
          <w:lang w:val="en-US"/>
        </w:rPr>
        <w:t xml:space="preserve">Doney SC, Ruckelshaus M, Duffy JM, Barry JP, Chan F, English CA, </w:t>
      </w:r>
      <w:r w:rsidRPr="00763382">
        <w:rPr>
          <w:rFonts w:ascii="Arial" w:eastAsia="Times New Roman" w:hAnsi="Arial" w:cs="Arial"/>
          <w:i/>
          <w:sz w:val="20"/>
          <w:szCs w:val="20"/>
          <w:lang w:val="en-US"/>
        </w:rPr>
        <w:t>et al</w:t>
      </w:r>
      <w:r w:rsidRPr="00763382">
        <w:rPr>
          <w:rFonts w:ascii="Arial" w:eastAsia="Times New Roman" w:hAnsi="Arial" w:cs="Arial"/>
          <w:sz w:val="20"/>
          <w:szCs w:val="20"/>
          <w:lang w:val="en-US"/>
        </w:rPr>
        <w:t xml:space="preserve">. Climate change impacts on marine ecosystems. </w:t>
      </w:r>
      <w:r w:rsidRPr="003D5F3B">
        <w:rPr>
          <w:rFonts w:ascii="Arial" w:eastAsia="Times New Roman" w:hAnsi="Arial" w:cs="Arial"/>
          <w:i/>
          <w:sz w:val="20"/>
          <w:szCs w:val="20"/>
          <w:lang w:val="en-US"/>
        </w:rPr>
        <w:t>Annu Rev Mar</w:t>
      </w:r>
      <w:r w:rsidRPr="00763382">
        <w:rPr>
          <w:rFonts w:ascii="Arial" w:eastAsia="Times New Roman" w:hAnsi="Arial" w:cs="Arial"/>
          <w:sz w:val="20"/>
          <w:szCs w:val="20"/>
          <w:lang w:val="en-US"/>
        </w:rPr>
        <w:t xml:space="preserve">, v.4:11–37, 2012. </w:t>
      </w:r>
    </w:p>
    <w:p w14:paraId="1BBB3370" w14:textId="77777777" w:rsidR="00FC5C22" w:rsidRPr="00763382" w:rsidRDefault="00FC5C22" w:rsidP="00FC5C22">
      <w:pPr>
        <w:jc w:val="both"/>
        <w:rPr>
          <w:rFonts w:ascii="Arial" w:hAnsi="Arial" w:cs="Arial"/>
          <w:sz w:val="20"/>
          <w:szCs w:val="20"/>
          <w:lang w:val="en-US"/>
        </w:rPr>
      </w:pPr>
      <w:r w:rsidRPr="003D5F3B">
        <w:rPr>
          <w:rFonts w:ascii="Arial" w:hAnsi="Arial" w:cs="Arial"/>
          <w:sz w:val="20"/>
          <w:szCs w:val="20"/>
          <w:lang w:val="en-US"/>
        </w:rPr>
        <w:t>G</w:t>
      </w:r>
      <w:r w:rsidRPr="00763382">
        <w:rPr>
          <w:rFonts w:ascii="Arial" w:hAnsi="Arial" w:cs="Arial"/>
          <w:sz w:val="20"/>
          <w:szCs w:val="20"/>
          <w:lang w:val="en-US"/>
        </w:rPr>
        <w:t>lynn</w:t>
      </w:r>
      <w:r w:rsidRPr="003D5F3B">
        <w:rPr>
          <w:rFonts w:ascii="Arial" w:hAnsi="Arial" w:cs="Arial"/>
          <w:sz w:val="20"/>
          <w:szCs w:val="20"/>
          <w:lang w:val="en-US"/>
        </w:rPr>
        <w:t xml:space="preserve">, P.W. Coral reef bleaching: ecological perspective. </w:t>
      </w:r>
      <w:r w:rsidRPr="003D5F3B">
        <w:rPr>
          <w:rFonts w:ascii="Arial" w:hAnsi="Arial" w:cs="Arial"/>
          <w:i/>
          <w:sz w:val="20"/>
          <w:szCs w:val="20"/>
          <w:lang w:val="en-US"/>
        </w:rPr>
        <w:t>Coral Reefs</w:t>
      </w:r>
      <w:r w:rsidRPr="003D5F3B">
        <w:rPr>
          <w:rFonts w:ascii="Arial" w:hAnsi="Arial" w:cs="Arial"/>
          <w:sz w:val="20"/>
          <w:szCs w:val="20"/>
          <w:lang w:val="en-US"/>
        </w:rPr>
        <w:t>, 129(1), 1-17, 1993.</w:t>
      </w:r>
    </w:p>
    <w:p w14:paraId="77B117B1" w14:textId="77777777" w:rsidR="00FC5C22" w:rsidRPr="00763382" w:rsidRDefault="00FC5C22" w:rsidP="00FC5C22">
      <w:pPr>
        <w:jc w:val="both"/>
        <w:rPr>
          <w:rFonts w:ascii="Arial" w:hAnsi="Arial" w:cs="Arial"/>
          <w:sz w:val="20"/>
          <w:szCs w:val="20"/>
          <w:lang w:val="en-US"/>
        </w:rPr>
      </w:pPr>
      <w:r w:rsidRPr="003D5F3B">
        <w:rPr>
          <w:rFonts w:ascii="Arial" w:hAnsi="Arial" w:cs="Arial"/>
          <w:sz w:val="20"/>
          <w:szCs w:val="20"/>
          <w:lang w:val="en-US"/>
        </w:rPr>
        <w:t>M</w:t>
      </w:r>
      <w:r w:rsidRPr="00763382">
        <w:rPr>
          <w:rFonts w:ascii="Arial" w:hAnsi="Arial" w:cs="Arial"/>
          <w:sz w:val="20"/>
          <w:szCs w:val="20"/>
          <w:lang w:val="en-US"/>
        </w:rPr>
        <w:t>aida</w:t>
      </w:r>
      <w:r w:rsidRPr="003D5F3B">
        <w:rPr>
          <w:rFonts w:ascii="Arial" w:hAnsi="Arial" w:cs="Arial"/>
          <w:sz w:val="20"/>
          <w:szCs w:val="20"/>
          <w:lang w:val="en-US"/>
        </w:rPr>
        <w:t>, M. &amp; P</w:t>
      </w:r>
      <w:r w:rsidRPr="00763382">
        <w:rPr>
          <w:rFonts w:ascii="Arial" w:hAnsi="Arial" w:cs="Arial"/>
          <w:sz w:val="20"/>
          <w:szCs w:val="20"/>
          <w:lang w:val="en-US"/>
        </w:rPr>
        <w:t>adoni</w:t>
      </w:r>
      <w:r w:rsidRPr="003D5F3B">
        <w:rPr>
          <w:rFonts w:ascii="Arial" w:hAnsi="Arial" w:cs="Arial"/>
          <w:sz w:val="20"/>
          <w:szCs w:val="20"/>
          <w:lang w:val="en-US"/>
        </w:rPr>
        <w:t xml:space="preserve">, F.B. Coral reefs of Brazil: an overview.  </w:t>
      </w:r>
      <w:r w:rsidRPr="003D5F3B">
        <w:rPr>
          <w:rFonts w:ascii="Arial" w:hAnsi="Arial" w:cs="Arial"/>
          <w:i/>
          <w:sz w:val="20"/>
          <w:szCs w:val="20"/>
          <w:lang w:val="en-US"/>
        </w:rPr>
        <w:t>Proceedings of the 8th International Reef Symposium</w:t>
      </w:r>
      <w:r w:rsidRPr="00763382">
        <w:rPr>
          <w:rFonts w:ascii="Arial" w:hAnsi="Arial" w:cs="Arial"/>
          <w:sz w:val="20"/>
          <w:szCs w:val="20"/>
          <w:lang w:val="en-US"/>
        </w:rPr>
        <w:t>, v.1</w:t>
      </w:r>
      <w:r w:rsidRPr="003D5F3B">
        <w:rPr>
          <w:rFonts w:ascii="Arial" w:hAnsi="Arial" w:cs="Arial"/>
          <w:sz w:val="20"/>
          <w:szCs w:val="20"/>
          <w:lang w:val="en-US"/>
        </w:rPr>
        <w:t xml:space="preserve">, 263-274, 1997. </w:t>
      </w:r>
    </w:p>
    <w:p w14:paraId="5FE6D07E" w14:textId="77777777" w:rsidR="00FC5C22" w:rsidRPr="002E6AB4" w:rsidRDefault="00FC5C22" w:rsidP="00FC5C22">
      <w:pPr>
        <w:jc w:val="both"/>
        <w:rPr>
          <w:rFonts w:ascii="Arial" w:eastAsia="Times New Roman" w:hAnsi="Arial" w:cs="Arial"/>
          <w:sz w:val="20"/>
          <w:szCs w:val="20"/>
          <w:lang w:val="en-US"/>
        </w:rPr>
      </w:pPr>
      <w:r w:rsidRPr="003D5F3B">
        <w:rPr>
          <w:rFonts w:ascii="Arial" w:eastAsia="Times New Roman" w:hAnsi="Arial" w:cs="Arial"/>
          <w:sz w:val="20"/>
          <w:szCs w:val="20"/>
          <w:shd w:val="clear" w:color="auto" w:fill="FFFFFF"/>
          <w:lang w:val="en-US"/>
        </w:rPr>
        <w:t xml:space="preserve">Guannel G, Arkema K, Ruggiero P, Verutes G. The Power of Three: Coral Reefs, Seagrasses and Mangroves Protect Coastal Regions and Increase Their Resilience. </w:t>
      </w:r>
      <w:r w:rsidRPr="003D5F3B">
        <w:rPr>
          <w:rFonts w:ascii="Arial" w:eastAsia="Times New Roman" w:hAnsi="Arial" w:cs="Arial"/>
          <w:i/>
          <w:sz w:val="20"/>
          <w:szCs w:val="20"/>
          <w:shd w:val="clear" w:color="auto" w:fill="FFFFFF"/>
          <w:lang w:val="en-US"/>
        </w:rPr>
        <w:t>PLoS ONE</w:t>
      </w:r>
      <w:r w:rsidRPr="003D5F3B">
        <w:rPr>
          <w:rFonts w:ascii="Arial" w:eastAsia="Times New Roman" w:hAnsi="Arial" w:cs="Arial"/>
          <w:sz w:val="20"/>
          <w:szCs w:val="20"/>
          <w:shd w:val="clear" w:color="auto" w:fill="FFFFFF"/>
          <w:lang w:val="en-US"/>
        </w:rPr>
        <w:t>, v.11 (7). 2016 https://doi.org/10.1371/journal.pone.0158094</w:t>
      </w:r>
    </w:p>
    <w:p w14:paraId="34D960E5" w14:textId="77777777" w:rsidR="00FC5C22" w:rsidRPr="00763382" w:rsidRDefault="00FC5C22" w:rsidP="00FC5C22">
      <w:pPr>
        <w:tabs>
          <w:tab w:val="left" w:pos="284"/>
        </w:tabs>
        <w:jc w:val="both"/>
        <w:rPr>
          <w:rFonts w:ascii="Arial" w:eastAsia="Times New Roman" w:hAnsi="Arial" w:cs="Arial"/>
          <w:sz w:val="20"/>
          <w:szCs w:val="20"/>
          <w:lang w:val="en-US"/>
        </w:rPr>
      </w:pPr>
      <w:r w:rsidRPr="00763382">
        <w:rPr>
          <w:rFonts w:ascii="Arial" w:eastAsia="Times New Roman" w:hAnsi="Arial" w:cs="Arial"/>
          <w:sz w:val="20"/>
          <w:szCs w:val="20"/>
          <w:lang w:val="en-US"/>
        </w:rPr>
        <w:t>NOAA. The State of Coral Reef Ecosystems of the United States and Pacific Freely Associated States: 2010</w:t>
      </w:r>
    </w:p>
    <w:p w14:paraId="1266F2FB" w14:textId="77777777" w:rsidR="00FC5C22" w:rsidRPr="00763382" w:rsidRDefault="00FC5C22" w:rsidP="00FC5C22">
      <w:pPr>
        <w:pStyle w:val="PargrafodaLista"/>
        <w:spacing w:after="0" w:line="240" w:lineRule="auto"/>
        <w:ind w:left="0"/>
        <w:jc w:val="both"/>
        <w:rPr>
          <w:rFonts w:ascii="Arial" w:eastAsia="Times New Roman" w:hAnsi="Arial" w:cs="Arial"/>
          <w:color w:val="auto"/>
          <w:sz w:val="20"/>
          <w:szCs w:val="20"/>
        </w:rPr>
      </w:pPr>
      <w:r w:rsidRPr="00763382">
        <w:rPr>
          <w:rFonts w:ascii="Arial" w:eastAsia="Times New Roman" w:hAnsi="Arial" w:cs="Arial"/>
          <w:color w:val="auto"/>
          <w:sz w:val="20"/>
          <w:szCs w:val="20"/>
        </w:rPr>
        <w:t xml:space="preserve">Hughes TP, </w:t>
      </w:r>
      <w:r w:rsidRPr="003D5F3B">
        <w:rPr>
          <w:rStyle w:val="Hiperlink"/>
          <w:rFonts w:ascii="Arial" w:hAnsi="Arial" w:cs="Arial"/>
          <w:color w:val="auto"/>
          <w:sz w:val="20"/>
          <w:szCs w:val="20"/>
          <w:u w:val="none"/>
        </w:rPr>
        <w:t>Kerry J</w:t>
      </w:r>
      <w:r w:rsidRPr="003D5F3B">
        <w:rPr>
          <w:rFonts w:ascii="Arial" w:hAnsi="Arial" w:cs="Arial"/>
          <w:color w:val="auto"/>
          <w:sz w:val="20"/>
          <w:szCs w:val="20"/>
        </w:rPr>
        <w:t>T, Álvarez-Noriega M, Álvarez-Romero JG, Anderson KD, Baird AH</w:t>
      </w:r>
      <w:r w:rsidRPr="00763382">
        <w:rPr>
          <w:rFonts w:ascii="Arial" w:eastAsia="Times New Roman" w:hAnsi="Arial" w:cs="Arial"/>
          <w:color w:val="auto"/>
          <w:sz w:val="20"/>
          <w:szCs w:val="20"/>
        </w:rPr>
        <w:t xml:space="preserve">. Global warming and recurrent mass bleaching of corals. </w:t>
      </w:r>
      <w:r w:rsidRPr="003D5F3B">
        <w:rPr>
          <w:rFonts w:ascii="Arial" w:eastAsia="Times New Roman" w:hAnsi="Arial" w:cs="Arial"/>
          <w:i/>
          <w:color w:val="auto"/>
          <w:sz w:val="20"/>
          <w:szCs w:val="20"/>
        </w:rPr>
        <w:t>Nature</w:t>
      </w:r>
      <w:r w:rsidRPr="003D5F3B">
        <w:rPr>
          <w:rFonts w:ascii="Arial" w:eastAsia="Times New Roman" w:hAnsi="Arial" w:cs="Arial"/>
          <w:color w:val="auto"/>
          <w:sz w:val="20"/>
          <w:szCs w:val="20"/>
        </w:rPr>
        <w:t>, v.</w:t>
      </w:r>
      <w:r w:rsidRPr="00763382">
        <w:rPr>
          <w:rFonts w:ascii="Arial" w:eastAsia="Times New Roman" w:hAnsi="Arial" w:cs="Arial"/>
          <w:color w:val="auto"/>
          <w:sz w:val="20"/>
          <w:szCs w:val="20"/>
        </w:rPr>
        <w:t xml:space="preserve">543, 373–7, 2017. </w:t>
      </w:r>
    </w:p>
    <w:p w14:paraId="12844D18" w14:textId="77777777" w:rsidR="00FC5C22" w:rsidRPr="00763382" w:rsidRDefault="00FC5C22" w:rsidP="00FC5C22">
      <w:pPr>
        <w:pStyle w:val="PargrafodaLista"/>
        <w:spacing w:after="0" w:line="240" w:lineRule="auto"/>
        <w:ind w:left="0"/>
        <w:jc w:val="both"/>
        <w:rPr>
          <w:rFonts w:ascii="Arial" w:hAnsi="Arial" w:cs="Arial"/>
          <w:color w:val="auto"/>
          <w:sz w:val="20"/>
          <w:szCs w:val="20"/>
        </w:rPr>
      </w:pPr>
      <w:r w:rsidRPr="00763382">
        <w:rPr>
          <w:rFonts w:ascii="Arial" w:hAnsi="Arial" w:cs="Arial"/>
          <w:color w:val="auto"/>
          <w:sz w:val="20"/>
          <w:szCs w:val="20"/>
          <w:shd w:val="clear" w:color="auto" w:fill="FFFFFF"/>
        </w:rPr>
        <w:t xml:space="preserve">Hughes TP,  </w:t>
      </w:r>
      <w:r w:rsidRPr="003D5F3B">
        <w:rPr>
          <w:rFonts w:ascii="Arial" w:hAnsi="Arial" w:cs="Arial"/>
          <w:color w:val="auto"/>
          <w:sz w:val="20"/>
          <w:szCs w:val="20"/>
        </w:rPr>
        <w:t>Anderson KD, Connolly SR, Heron SF, Kerry JT, Lough JM</w:t>
      </w:r>
      <w:r w:rsidRPr="00763382">
        <w:rPr>
          <w:rFonts w:ascii="Arial" w:hAnsi="Arial" w:cs="Arial"/>
          <w:color w:val="auto"/>
          <w:sz w:val="20"/>
          <w:szCs w:val="20"/>
          <w:shd w:val="clear" w:color="auto" w:fill="FFFFFF"/>
        </w:rPr>
        <w:t xml:space="preserve">. Spatial and temporal patterns of mass bleaching of corals in the Anthropocene. </w:t>
      </w:r>
      <w:r w:rsidRPr="003D5F3B">
        <w:rPr>
          <w:rFonts w:ascii="Arial" w:hAnsi="Arial" w:cs="Arial"/>
          <w:i/>
          <w:color w:val="auto"/>
          <w:sz w:val="20"/>
          <w:szCs w:val="20"/>
          <w:shd w:val="clear" w:color="auto" w:fill="FFFFFF"/>
        </w:rPr>
        <w:t>Science</w:t>
      </w:r>
      <w:r w:rsidRPr="00763382">
        <w:rPr>
          <w:rFonts w:ascii="Arial" w:hAnsi="Arial" w:cs="Arial"/>
          <w:color w:val="auto"/>
          <w:sz w:val="20"/>
          <w:szCs w:val="20"/>
          <w:shd w:val="clear" w:color="auto" w:fill="FFFFFF"/>
        </w:rPr>
        <w:t>, v.359, 80–3, 2018.</w:t>
      </w:r>
    </w:p>
    <w:p w14:paraId="788E5740" w14:textId="77777777" w:rsidR="00FC5C22" w:rsidRPr="002E6AB4" w:rsidRDefault="00FC5C22" w:rsidP="00FC5C22">
      <w:pPr>
        <w:jc w:val="both"/>
        <w:rPr>
          <w:rFonts w:ascii="Arial" w:eastAsia="Times New Roman" w:hAnsi="Arial" w:cs="Arial"/>
          <w:sz w:val="20"/>
          <w:szCs w:val="20"/>
          <w:lang w:val="en-US"/>
        </w:rPr>
      </w:pPr>
      <w:r w:rsidRPr="00763382">
        <w:rPr>
          <w:rFonts w:ascii="Arial" w:eastAsia="Times New Roman" w:hAnsi="Arial" w:cs="Arial"/>
          <w:sz w:val="20"/>
          <w:szCs w:val="20"/>
          <w:lang w:val="en-US"/>
        </w:rPr>
        <w:t xml:space="preserve">Hyndes, G. A., Nagelkerken, I., McLeod, R., Connolly, R., Lavery, P. S., &amp; Vanderklift, M. A. Mechanisms and ecological role of carbon transfer within coastal seascapes. </w:t>
      </w:r>
      <w:r w:rsidRPr="003D5F3B">
        <w:rPr>
          <w:rFonts w:ascii="Arial" w:eastAsia="Times New Roman" w:hAnsi="Arial" w:cs="Arial"/>
          <w:i/>
          <w:sz w:val="20"/>
          <w:szCs w:val="20"/>
          <w:lang w:val="en-US"/>
        </w:rPr>
        <w:t>Biological Reviews</w:t>
      </w:r>
      <w:r w:rsidRPr="00763382">
        <w:rPr>
          <w:rFonts w:ascii="Arial" w:eastAsia="Times New Roman" w:hAnsi="Arial" w:cs="Arial"/>
          <w:sz w:val="20"/>
          <w:szCs w:val="20"/>
          <w:lang w:val="en-US"/>
        </w:rPr>
        <w:t>, 89, 232–254, 2014.</w:t>
      </w:r>
    </w:p>
    <w:p w14:paraId="07B621AC" w14:textId="77777777" w:rsidR="00FC5C22" w:rsidRPr="003D5F3B" w:rsidRDefault="00FC5C22" w:rsidP="00FC5C22">
      <w:pPr>
        <w:widowControl w:val="0"/>
        <w:pBdr>
          <w:top w:val="nil"/>
          <w:left w:val="nil"/>
          <w:bottom w:val="nil"/>
          <w:right w:val="nil"/>
          <w:between w:val="nil"/>
        </w:pBdr>
        <w:tabs>
          <w:tab w:val="left" w:pos="426"/>
        </w:tabs>
        <w:jc w:val="both"/>
        <w:rPr>
          <w:rFonts w:ascii="Arial" w:eastAsia="Times New Roman" w:hAnsi="Arial" w:cs="Arial"/>
          <w:color w:val="000000"/>
          <w:sz w:val="20"/>
          <w:szCs w:val="20"/>
          <w:lang w:val="en-US"/>
        </w:rPr>
      </w:pPr>
      <w:r w:rsidRPr="00763382">
        <w:rPr>
          <w:rFonts w:ascii="Arial" w:eastAsia="Times New Roman" w:hAnsi="Arial" w:cs="Arial"/>
          <w:color w:val="000000"/>
          <w:sz w:val="20"/>
          <w:szCs w:val="20"/>
          <w:lang w:val="en-US"/>
        </w:rPr>
        <w:t xml:space="preserve">Pandolfi, J. M. Deep and complex ways to survive bleaching. </w:t>
      </w:r>
      <w:r w:rsidRPr="003D5F3B">
        <w:rPr>
          <w:rFonts w:ascii="Arial" w:eastAsia="Times New Roman" w:hAnsi="Arial" w:cs="Arial"/>
          <w:i/>
          <w:color w:val="000000"/>
          <w:sz w:val="20"/>
          <w:szCs w:val="20"/>
          <w:lang w:val="en-US"/>
        </w:rPr>
        <w:t>Nature:</w:t>
      </w:r>
      <w:r w:rsidRPr="003D5F3B">
        <w:rPr>
          <w:rFonts w:ascii="Arial" w:eastAsia="Times New Roman" w:hAnsi="Arial" w:cs="Arial"/>
          <w:color w:val="000000"/>
          <w:sz w:val="20"/>
          <w:szCs w:val="20"/>
          <w:lang w:val="en-US"/>
        </w:rPr>
        <w:t xml:space="preserve"> 1–2, 2015.</w:t>
      </w:r>
    </w:p>
    <w:p w14:paraId="71367ADB" w14:textId="77777777" w:rsidR="00FC5C22" w:rsidRPr="002E6AB4" w:rsidRDefault="00FC5C22" w:rsidP="00FC5C22">
      <w:pPr>
        <w:widowControl w:val="0"/>
        <w:pBdr>
          <w:top w:val="nil"/>
          <w:left w:val="nil"/>
          <w:bottom w:val="nil"/>
          <w:right w:val="nil"/>
          <w:between w:val="nil"/>
        </w:pBdr>
        <w:tabs>
          <w:tab w:val="left" w:pos="426"/>
        </w:tabs>
        <w:jc w:val="both"/>
        <w:rPr>
          <w:rFonts w:ascii="Arial" w:eastAsia="Times New Roman" w:hAnsi="Arial" w:cs="Arial"/>
          <w:sz w:val="20"/>
          <w:szCs w:val="20"/>
          <w:lang w:val="en-US"/>
        </w:rPr>
      </w:pPr>
      <w:hyperlink r:id="rId26">
        <w:r w:rsidRPr="00763382">
          <w:rPr>
            <w:rFonts w:ascii="Arial" w:eastAsia="Times New Roman" w:hAnsi="Arial" w:cs="Arial"/>
            <w:color w:val="000000"/>
            <w:sz w:val="20"/>
            <w:szCs w:val="20"/>
            <w:lang w:val="en-US"/>
          </w:rPr>
          <w:t>Peixoto, R. S.</w:t>
        </w:r>
      </w:hyperlink>
      <w:r w:rsidRPr="00763382">
        <w:rPr>
          <w:rFonts w:ascii="Arial" w:eastAsia="Times New Roman" w:hAnsi="Arial" w:cs="Arial"/>
          <w:color w:val="000000"/>
          <w:sz w:val="20"/>
          <w:szCs w:val="20"/>
          <w:highlight w:val="white"/>
          <w:lang w:val="en-US"/>
        </w:rPr>
        <w:t xml:space="preserve">; Rosado, P.; </w:t>
      </w:r>
      <w:hyperlink r:id="rId27">
        <w:r w:rsidRPr="00763382">
          <w:rPr>
            <w:rFonts w:ascii="Arial" w:eastAsia="Times New Roman" w:hAnsi="Arial" w:cs="Arial"/>
            <w:color w:val="000000"/>
            <w:sz w:val="20"/>
            <w:szCs w:val="20"/>
            <w:highlight w:val="white"/>
            <w:lang w:val="en-US"/>
          </w:rPr>
          <w:t>Leite, D</w:t>
        </w:r>
      </w:hyperlink>
      <w:r w:rsidRPr="00763382">
        <w:rPr>
          <w:rFonts w:ascii="Arial" w:eastAsia="Times New Roman" w:hAnsi="Arial" w:cs="Arial"/>
          <w:color w:val="000000"/>
          <w:sz w:val="20"/>
          <w:szCs w:val="20"/>
          <w:lang w:val="en-US"/>
        </w:rPr>
        <w:t>.C.A</w:t>
      </w:r>
      <w:r w:rsidRPr="00763382">
        <w:rPr>
          <w:rFonts w:ascii="Arial" w:eastAsia="Times New Roman" w:hAnsi="Arial" w:cs="Arial"/>
          <w:color w:val="000000"/>
          <w:sz w:val="20"/>
          <w:szCs w:val="20"/>
          <w:highlight w:val="white"/>
          <w:lang w:val="en-US"/>
        </w:rPr>
        <w:t xml:space="preserve">., </w:t>
      </w:r>
      <w:hyperlink r:id="rId28">
        <w:r w:rsidRPr="00763382">
          <w:rPr>
            <w:rFonts w:ascii="Arial" w:eastAsia="Times New Roman" w:hAnsi="Arial" w:cs="Arial"/>
            <w:color w:val="000000"/>
            <w:sz w:val="20"/>
            <w:szCs w:val="20"/>
            <w:highlight w:val="white"/>
            <w:lang w:val="en-US"/>
          </w:rPr>
          <w:t>Rosado, A. S.</w:t>
        </w:r>
      </w:hyperlink>
      <w:r w:rsidRPr="00763382">
        <w:rPr>
          <w:rFonts w:ascii="Arial" w:eastAsia="Times New Roman" w:hAnsi="Arial" w:cs="Arial"/>
          <w:color w:val="000000"/>
          <w:sz w:val="20"/>
          <w:szCs w:val="20"/>
          <w:highlight w:val="white"/>
          <w:lang w:val="en-US"/>
        </w:rPr>
        <w:t xml:space="preserve">; Bourne, D. Beneficial Microorganisms for Corals (BMC): Proposed Mechanisms for Coral Health and Resilience. </w:t>
      </w:r>
      <w:r w:rsidRPr="003D5F3B">
        <w:rPr>
          <w:rFonts w:ascii="Arial" w:eastAsia="Times New Roman" w:hAnsi="Arial" w:cs="Arial"/>
          <w:i/>
          <w:color w:val="000000"/>
          <w:sz w:val="20"/>
          <w:szCs w:val="20"/>
          <w:highlight w:val="white"/>
          <w:lang w:val="en-US"/>
        </w:rPr>
        <w:t>Frontiers in Microbiology</w:t>
      </w:r>
      <w:r w:rsidRPr="003D5F3B">
        <w:rPr>
          <w:rFonts w:ascii="Arial" w:eastAsia="Times New Roman" w:hAnsi="Arial" w:cs="Arial"/>
          <w:color w:val="000000"/>
          <w:sz w:val="20"/>
          <w:szCs w:val="20"/>
          <w:highlight w:val="white"/>
          <w:lang w:val="en-US"/>
        </w:rPr>
        <w:t>, v. 8: 341, 2017.</w:t>
      </w:r>
    </w:p>
    <w:p w14:paraId="52140650" w14:textId="77777777" w:rsidR="00FC5C22" w:rsidRPr="002E6AB4" w:rsidRDefault="00FC5C22" w:rsidP="00FC5C22">
      <w:pPr>
        <w:jc w:val="both"/>
        <w:rPr>
          <w:rFonts w:ascii="Arial" w:eastAsia="Times New Roman" w:hAnsi="Arial" w:cs="Arial"/>
          <w:sz w:val="20"/>
          <w:szCs w:val="20"/>
          <w:lang w:val="en-US"/>
        </w:rPr>
      </w:pPr>
      <w:r w:rsidRPr="00763382">
        <w:rPr>
          <w:rFonts w:ascii="Arial" w:eastAsia="Times New Roman" w:hAnsi="Arial" w:cs="Arial"/>
          <w:sz w:val="20"/>
          <w:szCs w:val="20"/>
          <w:lang w:val="en-US"/>
        </w:rPr>
        <w:t xml:space="preserve">Polis, G. A., Anderson, W. B., &amp; Holt, R. D. Toward an integration of landscape and food web ecology: The dynamics of spatially subsidized food webs. </w:t>
      </w:r>
      <w:r w:rsidRPr="003D5F3B">
        <w:rPr>
          <w:rFonts w:ascii="Arial" w:eastAsia="Times New Roman" w:hAnsi="Arial" w:cs="Arial"/>
          <w:i/>
          <w:sz w:val="20"/>
          <w:szCs w:val="20"/>
          <w:lang w:val="en-US"/>
        </w:rPr>
        <w:t>Annual Review of Ecology, Evolution, and Systematics</w:t>
      </w:r>
      <w:r w:rsidRPr="00763382">
        <w:rPr>
          <w:rFonts w:ascii="Arial" w:eastAsia="Times New Roman" w:hAnsi="Arial" w:cs="Arial"/>
          <w:sz w:val="20"/>
          <w:szCs w:val="20"/>
          <w:lang w:val="en-US"/>
        </w:rPr>
        <w:t>, 28, 289–316, 1997.</w:t>
      </w:r>
    </w:p>
    <w:p w14:paraId="6543147C" w14:textId="77777777" w:rsidR="00FC5C22" w:rsidRPr="00763382" w:rsidRDefault="00FC5C22" w:rsidP="00FC5C22">
      <w:pPr>
        <w:jc w:val="both"/>
        <w:rPr>
          <w:rFonts w:ascii="Arial" w:eastAsia="Times New Roman" w:hAnsi="Arial" w:cs="Arial"/>
          <w:sz w:val="20"/>
          <w:szCs w:val="20"/>
          <w:lang w:val="en-US"/>
        </w:rPr>
      </w:pPr>
      <w:r w:rsidRPr="003D5F3B">
        <w:rPr>
          <w:rFonts w:ascii="Arial" w:eastAsia="Times New Roman" w:hAnsi="Arial" w:cs="Arial"/>
          <w:bCs/>
          <w:sz w:val="20"/>
          <w:szCs w:val="20"/>
          <w:bdr w:val="none" w:sz="0" w:space="0" w:color="auto" w:frame="1"/>
          <w:lang w:val="en-US"/>
        </w:rPr>
        <w:t>Swart, P. K.</w:t>
      </w:r>
      <w:r w:rsidRPr="003D5F3B">
        <w:rPr>
          <w:rFonts w:ascii="Arial" w:eastAsia="Times New Roman" w:hAnsi="Arial" w:cs="Arial"/>
          <w:bCs/>
          <w:sz w:val="20"/>
          <w:szCs w:val="20"/>
          <w:shd w:val="clear" w:color="auto" w:fill="FFFFFF"/>
          <w:lang w:val="en-US"/>
        </w:rPr>
        <w:t xml:space="preserve"> Coral Reefs: Canaries of the Sea, Rainforests of the Oceans. </w:t>
      </w:r>
      <w:r w:rsidRPr="003D5F3B">
        <w:rPr>
          <w:rFonts w:ascii="Arial" w:eastAsia="Times New Roman" w:hAnsi="Arial" w:cs="Arial"/>
          <w:bCs/>
          <w:i/>
          <w:iCs/>
          <w:sz w:val="20"/>
          <w:szCs w:val="20"/>
          <w:bdr w:val="none" w:sz="0" w:space="0" w:color="auto" w:frame="1"/>
          <w:lang w:val="en-US"/>
        </w:rPr>
        <w:t>Nature Education Knowledge</w:t>
      </w:r>
      <w:r w:rsidRPr="003D5F3B">
        <w:rPr>
          <w:rFonts w:ascii="Arial" w:eastAsia="Times New Roman" w:hAnsi="Arial" w:cs="Arial"/>
          <w:bCs/>
          <w:sz w:val="20"/>
          <w:szCs w:val="20"/>
          <w:shd w:val="clear" w:color="auto" w:fill="FFFFFF"/>
          <w:lang w:val="en-US"/>
        </w:rPr>
        <w:t> </w:t>
      </w:r>
      <w:r w:rsidRPr="003D5F3B">
        <w:rPr>
          <w:rFonts w:ascii="Arial" w:eastAsia="Times New Roman" w:hAnsi="Arial" w:cs="Arial"/>
          <w:bCs/>
          <w:sz w:val="20"/>
          <w:szCs w:val="20"/>
          <w:bdr w:val="none" w:sz="0" w:space="0" w:color="auto" w:frame="1"/>
          <w:lang w:val="en-US"/>
        </w:rPr>
        <w:t xml:space="preserve">4 (3): </w:t>
      </w:r>
      <w:r w:rsidRPr="003D5F3B">
        <w:rPr>
          <w:rFonts w:ascii="Arial" w:eastAsia="Times New Roman" w:hAnsi="Arial" w:cs="Arial"/>
          <w:bCs/>
          <w:sz w:val="20"/>
          <w:szCs w:val="20"/>
          <w:shd w:val="clear" w:color="auto" w:fill="FFFFFF"/>
          <w:lang w:val="en-US"/>
        </w:rPr>
        <w:t>5, 2013.</w:t>
      </w:r>
    </w:p>
    <w:p w14:paraId="5975C8B0" w14:textId="77777777" w:rsidR="00FC5C22" w:rsidRPr="00763382" w:rsidRDefault="00FC5C22" w:rsidP="00FC5C22">
      <w:pPr>
        <w:pStyle w:val="PargrafodaLista"/>
        <w:spacing w:after="0" w:line="240" w:lineRule="auto"/>
        <w:ind w:left="0"/>
        <w:jc w:val="both"/>
        <w:rPr>
          <w:rFonts w:ascii="Arial" w:hAnsi="Arial" w:cs="Arial"/>
          <w:color w:val="auto"/>
          <w:sz w:val="20"/>
          <w:szCs w:val="20"/>
        </w:rPr>
      </w:pPr>
    </w:p>
    <w:p w14:paraId="16A0FA81" w14:textId="77777777" w:rsidR="00FC5C22" w:rsidRPr="003D5F3B" w:rsidRDefault="00FC5C22" w:rsidP="00FC5C22">
      <w:pPr>
        <w:jc w:val="both"/>
        <w:rPr>
          <w:rFonts w:ascii="Arial" w:eastAsia="Times New Roman" w:hAnsi="Arial" w:cs="Arial"/>
          <w:color w:val="8B8B8B"/>
          <w:sz w:val="20"/>
          <w:szCs w:val="20"/>
          <w:lang w:val="en-US"/>
        </w:rPr>
      </w:pPr>
    </w:p>
    <w:p w14:paraId="30A73F90" w14:textId="4E321C45" w:rsidR="00C37752" w:rsidRPr="003D5F3B" w:rsidRDefault="00C37752" w:rsidP="00FC5C22">
      <w:pPr>
        <w:spacing w:line="360" w:lineRule="auto"/>
        <w:jc w:val="both"/>
        <w:rPr>
          <w:rFonts w:ascii="Arial" w:eastAsia="Times New Roman" w:hAnsi="Arial" w:cs="Arial"/>
          <w:color w:val="8B8B8B"/>
          <w:sz w:val="20"/>
          <w:szCs w:val="20"/>
          <w:lang w:val="en-US"/>
        </w:rPr>
      </w:pPr>
      <w:bookmarkStart w:id="24" w:name="_GoBack"/>
      <w:bookmarkEnd w:id="24"/>
    </w:p>
    <w:sectPr w:rsidR="00C37752" w:rsidRPr="003D5F3B" w:rsidSect="00BD4EF8">
      <w:headerReference w:type="even" r:id="rId29"/>
      <w:headerReference w:type="default" r:id="rId30"/>
      <w:footerReference w:type="default" r:id="rId31"/>
      <w:headerReference w:type="first" r:id="rId32"/>
      <w:footerReference w:type="first" r:id="rId33"/>
      <w:pgSz w:w="11901" w:h="16834"/>
      <w:pgMar w:top="1701" w:right="1134" w:bottom="1418" w:left="1701" w:header="709" w:footer="794"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hdmvi" w:date="2018-05-30T02:13:00Z" w:initials="h">
    <w:p w14:paraId="21AAE74D" w14:textId="77777777" w:rsidR="00FC0344" w:rsidRDefault="00FC0344" w:rsidP="00243FDC">
      <w:pPr>
        <w:pStyle w:val="Textodecomentrio"/>
      </w:pPr>
      <w:r>
        <w:rPr>
          <w:rStyle w:val="Refdecomentrio"/>
        </w:rPr>
        <w:annotationRef/>
      </w:r>
      <w:r>
        <w:t>Ref</w:t>
      </w:r>
    </w:p>
    <w:p w14:paraId="34784586" w14:textId="77777777" w:rsidR="00FC0344" w:rsidRDefault="00FC0344" w:rsidP="00243FDC">
      <w:pPr>
        <w:pStyle w:val="Textodecomentrio"/>
      </w:pPr>
    </w:p>
  </w:comment>
  <w:comment w:id="3" w:author="hdmvi" w:date="2018-06-12T19:01:00Z" w:initials="h">
    <w:p w14:paraId="050FE346" w14:textId="77777777" w:rsidR="00FC0344" w:rsidRDefault="00FC0344" w:rsidP="00243FDC">
      <w:pPr>
        <w:pStyle w:val="Textodecomentrio"/>
      </w:pPr>
      <w:r>
        <w:rPr>
          <w:rStyle w:val="Refdecomentrio"/>
        </w:rPr>
        <w:annotationRef/>
      </w:r>
      <w:r>
        <w:t>idem</w:t>
      </w:r>
    </w:p>
  </w:comment>
  <w:comment w:id="4" w:author="Raquel Peixoto" w:date="2018-06-09T14:03:00Z" w:initials="RP">
    <w:p w14:paraId="4D8EB3BE" w14:textId="77777777" w:rsidR="00FC0344" w:rsidRDefault="00FC0344" w:rsidP="00243FDC">
      <w:pPr>
        <w:pStyle w:val="Textodecomentrio"/>
      </w:pPr>
      <w:r>
        <w:rPr>
          <w:rStyle w:val="Refdecomentrio"/>
        </w:rPr>
        <w:annotationRef/>
      </w:r>
      <w:r>
        <w:t>que tabela é essa?</w:t>
      </w:r>
    </w:p>
    <w:p w14:paraId="76926C84" w14:textId="77777777" w:rsidR="00FC0344" w:rsidRDefault="00FC0344" w:rsidP="00243FDC">
      <w:pPr>
        <w:pStyle w:val="Textodecomentrio"/>
      </w:pPr>
      <w:r>
        <w:t>É aqui?</w:t>
      </w:r>
    </w:p>
    <w:p w14:paraId="6A5A04C1" w14:textId="77777777" w:rsidR="00FC0344" w:rsidRDefault="00FC0344" w:rsidP="00243FDC">
      <w:pPr>
        <w:pStyle w:val="Textodecomentrio"/>
      </w:pPr>
    </w:p>
  </w:comment>
  <w:comment w:id="5" w:author="Caren Vilela" w:date="2018-06-13T03:00:00Z" w:initials="CV">
    <w:p w14:paraId="71D0884C" w14:textId="37AF17B9" w:rsidR="00FC0344" w:rsidRDefault="00FC0344">
      <w:pPr>
        <w:pStyle w:val="Textodecomentrio"/>
      </w:pPr>
      <w:r>
        <w:rPr>
          <w:rStyle w:val="Refdecomentrio"/>
        </w:rPr>
        <w:annotationRef/>
      </w:r>
      <w:r>
        <w:t>Não gostei</w:t>
      </w:r>
    </w:p>
  </w:comment>
  <w:comment w:id="10" w:author="Gustavo Duarte" w:date="2018-06-06T00:33:00Z" w:initials="">
    <w:p w14:paraId="38B6F64A" w14:textId="77777777" w:rsidR="00FC5C22" w:rsidRDefault="00FC5C22" w:rsidP="00FC5C22">
      <w:pPr>
        <w:widowControl w:val="0"/>
        <w:pBdr>
          <w:top w:val="nil"/>
          <w:left w:val="nil"/>
          <w:bottom w:val="nil"/>
          <w:right w:val="nil"/>
          <w:between w:val="nil"/>
        </w:pBdr>
        <w:rPr>
          <w:color w:val="000000"/>
          <w:sz w:val="22"/>
          <w:szCs w:val="22"/>
        </w:rPr>
      </w:pPr>
      <w:r>
        <w:rPr>
          <w:color w:val="000000"/>
          <w:sz w:val="22"/>
          <w:szCs w:val="22"/>
        </w:rPr>
        <w:t>Esta seção tem que seguir a mesma itemização dos objetivos específicos e metas.</w:t>
      </w:r>
    </w:p>
  </w:comment>
  <w:comment w:id="11" w:author="Denise Araujo" w:date="2018-06-05T01:52:00Z" w:initials="">
    <w:p w14:paraId="5E133D0A" w14:textId="77777777" w:rsidR="00FC5C22" w:rsidRDefault="00FC5C22" w:rsidP="00FC5C22">
      <w:pPr>
        <w:widowControl w:val="0"/>
        <w:pBdr>
          <w:top w:val="nil"/>
          <w:left w:val="nil"/>
          <w:bottom w:val="nil"/>
          <w:right w:val="nil"/>
          <w:between w:val="nil"/>
        </w:pBdr>
        <w:rPr>
          <w:color w:val="000000"/>
          <w:sz w:val="22"/>
          <w:szCs w:val="22"/>
        </w:rPr>
      </w:pPr>
      <w:r>
        <w:rPr>
          <w:color w:val="000000"/>
          <w:sz w:val="22"/>
          <w:szCs w:val="22"/>
        </w:rPr>
        <w:t>Colocar a metodologia do Cainho.</w:t>
      </w:r>
    </w:p>
  </w:comment>
  <w:comment w:id="12" w:author="hdmvi" w:date="2018-06-12T23:35:00Z" w:initials="h">
    <w:p w14:paraId="23197F67" w14:textId="77777777" w:rsidR="00FC5C22" w:rsidRPr="00A40EDA" w:rsidRDefault="00FC5C22" w:rsidP="00FC5C22">
      <w:pPr>
        <w:pStyle w:val="Textodecomentrio"/>
      </w:pPr>
      <w:r>
        <w:rPr>
          <w:rStyle w:val="Refdecomentrio"/>
        </w:rPr>
        <w:annotationRef/>
      </w:r>
      <w:r>
        <w:t>O que a meta 1 ta fazendo aqui</w:t>
      </w:r>
      <w:r w:rsidRPr="00A40EDA">
        <w:t>?</w:t>
      </w:r>
    </w:p>
  </w:comment>
  <w:comment w:id="13" w:author="hdmvi" w:date="2018-06-13T00:37:00Z" w:initials="h">
    <w:p w14:paraId="243952EF" w14:textId="77777777" w:rsidR="00FC5C22" w:rsidRDefault="00FC5C22" w:rsidP="00FC5C22">
      <w:pPr>
        <w:pStyle w:val="Textodecomentrio"/>
      </w:pPr>
      <w:r>
        <w:rPr>
          <w:rStyle w:val="Refdecomentrio"/>
        </w:rPr>
        <w:annotationRef/>
      </w:r>
      <w:r>
        <w:t>Nao entendi</w:t>
      </w:r>
    </w:p>
  </w:comment>
  <w:comment w:id="14" w:author="Denise Araujo" w:date="2018-06-06T08:18:00Z" w:initials="">
    <w:p w14:paraId="462F5D5C" w14:textId="77777777" w:rsidR="00FC5C22" w:rsidRDefault="00FC5C22" w:rsidP="00FC5C22">
      <w:pPr>
        <w:widowControl w:val="0"/>
        <w:pBdr>
          <w:top w:val="nil"/>
          <w:left w:val="nil"/>
          <w:bottom w:val="nil"/>
          <w:right w:val="nil"/>
          <w:between w:val="nil"/>
        </w:pBdr>
        <w:rPr>
          <w:color w:val="000000"/>
          <w:sz w:val="22"/>
          <w:szCs w:val="22"/>
        </w:rPr>
      </w:pPr>
      <w:r>
        <w:rPr>
          <w:color w:val="000000"/>
          <w:sz w:val="22"/>
          <w:szCs w:val="22"/>
        </w:rPr>
        <w:t>Raquel, o que vc acha?</w:t>
      </w:r>
    </w:p>
  </w:comment>
  <w:comment w:id="16" w:author="Raquel Peixoto" w:date="2018-06-12T17:08:00Z" w:initials="RP">
    <w:p w14:paraId="221D77A7" w14:textId="77777777" w:rsidR="00FC5C22" w:rsidRDefault="00FC5C22" w:rsidP="00FC5C22">
      <w:pPr>
        <w:pStyle w:val="Textodecomentrio"/>
      </w:pPr>
      <w:r>
        <w:rPr>
          <w:rStyle w:val="Refdecomentrio"/>
        </w:rPr>
        <w:annotationRef/>
      </w:r>
      <w:r>
        <w:t>Temos carta de apoio confirmando?</w:t>
      </w:r>
    </w:p>
  </w:comment>
  <w:comment w:id="17" w:author="hdmvi" w:date="2018-06-12T01:03:00Z" w:initials="h">
    <w:p w14:paraId="5F84045A" w14:textId="77777777" w:rsidR="00FC5C22" w:rsidRDefault="00FC5C22" w:rsidP="00FC5C22">
      <w:pPr>
        <w:pStyle w:val="Textodecomentrio"/>
      </w:pPr>
      <w:r>
        <w:rPr>
          <w:rStyle w:val="Refdecomentrio"/>
        </w:rPr>
        <w:annotationRef/>
      </w:r>
      <w:r>
        <w:t>Eles enviaram afinal?</w:t>
      </w:r>
    </w:p>
  </w:comment>
  <w:comment w:id="18" w:author="hdmvi" w:date="2018-06-13T01:22:00Z" w:initials="h">
    <w:p w14:paraId="66A7E3DC" w14:textId="77777777" w:rsidR="00FC5C22" w:rsidRPr="000115EB" w:rsidRDefault="00FC5C22" w:rsidP="00FC5C22">
      <w:pPr>
        <w:pStyle w:val="Textodecomentrio"/>
      </w:pPr>
      <w:r>
        <w:rPr>
          <w:rStyle w:val="Refdecomentrio"/>
        </w:rPr>
        <w:annotationRef/>
      </w:r>
      <w:r>
        <w:t>Ja esta com as unidades corrigidas</w:t>
      </w:r>
      <w:r w:rsidRPr="000115EB">
        <w:t>?</w:t>
      </w:r>
    </w:p>
  </w:comment>
  <w:comment w:id="19" w:author="hdmvi" w:date="2018-06-13T02:11:00Z" w:initials="h">
    <w:p w14:paraId="51DD4FBA" w14:textId="77777777" w:rsidR="00FC5C22" w:rsidRDefault="00FC5C22" w:rsidP="00FC5C22">
      <w:pPr>
        <w:pStyle w:val="Textodecomentrio"/>
      </w:pPr>
      <w:r>
        <w:rPr>
          <w:rStyle w:val="Refdecomentrio"/>
        </w:rPr>
        <w:annotationRef/>
      </w:r>
      <w:r>
        <w:t>Essa ação ta confusa e não está condizente com o nome e com o que está na tabela de objetivos. Tem que ajeitar</w:t>
      </w:r>
    </w:p>
  </w:comment>
  <w:comment w:id="20" w:author="Raquel Peixoto" w:date="2018-06-12T18:00:00Z" w:initials="RP">
    <w:p w14:paraId="3248867C" w14:textId="77777777" w:rsidR="00FC5C22" w:rsidRDefault="00FC5C22" w:rsidP="00FC5C22">
      <w:pPr>
        <w:pStyle w:val="Textodecomentrio"/>
      </w:pPr>
      <w:r>
        <w:rPr>
          <w:rStyle w:val="Refdecomentrio"/>
        </w:rPr>
        <w:annotationRef/>
      </w:r>
      <w:r>
        <w:t>???</w:t>
      </w:r>
    </w:p>
  </w:comment>
  <w:comment w:id="21" w:author="Denise Araujo" w:date="2018-06-10T16:41:00Z" w:initials="DA">
    <w:p w14:paraId="235C1CD0" w14:textId="77777777" w:rsidR="00FC5C22" w:rsidRDefault="00FC5C22" w:rsidP="00FC5C22">
      <w:pPr>
        <w:pStyle w:val="Textodecomentrio"/>
      </w:pPr>
      <w:r>
        <w:rPr>
          <w:rStyle w:val="Refdecomentrio"/>
        </w:rPr>
        <w:annotationRef/>
      </w:r>
      <w:r>
        <w:t>Não sei se neste período tenho que colocardata. Procurei no relatório e não tem nada informando somente”</w:t>
      </w:r>
      <w:r w:rsidRPr="00653E9C">
        <w:rPr>
          <w:sz w:val="22"/>
          <w:szCs w:val="22"/>
        </w:rPr>
        <w:t xml:space="preserve"> </w:t>
      </w:r>
      <w:r w:rsidRPr="00653E9C">
        <w:rPr>
          <w:i/>
          <w:sz w:val="22"/>
          <w:szCs w:val="22"/>
        </w:rPr>
        <w:t>Por fim, o período de verificação refere-se ao momento do projeto em que esses indicadores serão avaliados</w:t>
      </w:r>
      <w:r>
        <w:rPr>
          <w:sz w:val="22"/>
          <w:szCs w:val="22"/>
        </w:rPr>
        <w:t>.”</w:t>
      </w:r>
    </w:p>
  </w:comment>
  <w:comment w:id="22" w:author="Denise Araujo" w:date="2018-06-04T15:35:00Z" w:initials="">
    <w:p w14:paraId="1FCA2245" w14:textId="77777777" w:rsidR="00FC5C22" w:rsidRDefault="00FC5C22" w:rsidP="00FC5C22">
      <w:pPr>
        <w:widowControl w:val="0"/>
        <w:pBdr>
          <w:top w:val="nil"/>
          <w:left w:val="nil"/>
          <w:bottom w:val="nil"/>
          <w:right w:val="nil"/>
          <w:between w:val="nil"/>
        </w:pBdr>
        <w:rPr>
          <w:color w:val="000000"/>
          <w:sz w:val="22"/>
          <w:szCs w:val="22"/>
        </w:rPr>
      </w:pPr>
      <w:r>
        <w:rPr>
          <w:color w:val="000000"/>
          <w:sz w:val="22"/>
          <w:szCs w:val="22"/>
        </w:rPr>
        <w:t>Justificar como cada politica publica sera atendida</w:t>
      </w:r>
    </w:p>
  </w:comment>
  <w:comment w:id="23" w:author="Denise Araujo" w:date="2018-06-04T15:37:00Z" w:initials="">
    <w:p w14:paraId="28916837" w14:textId="77777777" w:rsidR="00FC5C22" w:rsidRDefault="00FC5C22" w:rsidP="00FC5C22">
      <w:pPr>
        <w:widowControl w:val="0"/>
        <w:pBdr>
          <w:top w:val="nil"/>
          <w:left w:val="nil"/>
          <w:bottom w:val="nil"/>
          <w:right w:val="nil"/>
          <w:between w:val="nil"/>
        </w:pBdr>
        <w:rPr>
          <w:color w:val="000000"/>
          <w:sz w:val="22"/>
          <w:szCs w:val="22"/>
        </w:rPr>
      </w:pPr>
      <w:r>
        <w:rPr>
          <w:color w:val="000000"/>
          <w:sz w:val="22"/>
          <w:szCs w:val="22"/>
        </w:rPr>
        <w:t>Mandar uma carta para cada parceiro</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4784586" w15:done="0"/>
  <w15:commentEx w15:paraId="050FE346" w15:done="0"/>
  <w15:commentEx w15:paraId="6A5A04C1" w15:done="0"/>
  <w15:commentEx w15:paraId="71D0884C" w15:done="0"/>
  <w15:commentEx w15:paraId="38B6F64A" w15:done="0"/>
  <w15:commentEx w15:paraId="5E133D0A" w15:done="0"/>
  <w15:commentEx w15:paraId="23197F67" w15:done="0"/>
  <w15:commentEx w15:paraId="243952EF" w15:done="0"/>
  <w15:commentEx w15:paraId="462F5D5C" w15:done="0"/>
  <w15:commentEx w15:paraId="221D77A7" w15:done="0"/>
  <w15:commentEx w15:paraId="5F84045A" w15:done="0"/>
  <w15:commentEx w15:paraId="66A7E3DC" w15:done="0"/>
  <w15:commentEx w15:paraId="51DD4FBA" w15:done="0"/>
  <w15:commentEx w15:paraId="3248867C" w15:done="0"/>
  <w15:commentEx w15:paraId="235C1CD0" w15:done="0"/>
  <w15:commentEx w15:paraId="1FCA2245" w15:done="0"/>
  <w15:commentEx w15:paraId="28916837"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61E5E1" w14:textId="77777777" w:rsidR="00104EE1" w:rsidRDefault="00104EE1">
      <w:r>
        <w:separator/>
      </w:r>
    </w:p>
  </w:endnote>
  <w:endnote w:type="continuationSeparator" w:id="0">
    <w:p w14:paraId="4A659448" w14:textId="77777777" w:rsidR="00104EE1" w:rsidRDefault="00104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Noto Sans Symbols">
    <w:altName w:val="Times New Roman"/>
    <w:charset w:val="00"/>
    <w:family w:val="auto"/>
    <w:pitch w:val="default"/>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00002FF" w:usb1="4000ACFF" w:usb2="00000001" w:usb3="00000000" w:csb0="0000019F" w:csb1="00000000"/>
  </w:font>
  <w:font w:name="Trebuchet MS">
    <w:panose1 w:val="020B0603020202020204"/>
    <w:charset w:val="00"/>
    <w:family w:val="auto"/>
    <w:pitch w:val="variable"/>
    <w:sig w:usb0="00000287" w:usb1="00000000" w:usb2="00000000" w:usb3="00000000" w:csb0="0000009F" w:csb1="00000000"/>
  </w:font>
  <w:font w:name="PetrobrasSans-Light">
    <w:altName w:val="Times New Roman"/>
    <w:charset w:val="00"/>
    <w:family w:val="auto"/>
    <w:pitch w:val="default"/>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A1CB81" w14:textId="77777777" w:rsidR="00FC5C22" w:rsidRDefault="00FC5C22">
    <w:pPr>
      <w:pBdr>
        <w:top w:val="nil"/>
        <w:left w:val="nil"/>
        <w:bottom w:val="nil"/>
        <w:right w:val="nil"/>
        <w:between w:val="nil"/>
      </w:pBdr>
      <w:rPr>
        <w:color w:val="000000"/>
      </w:rPr>
    </w:pPr>
    <w:r>
      <w:rPr>
        <w:noProof/>
      </w:rPr>
      <w:drawing>
        <wp:anchor distT="0" distB="0" distL="114300" distR="114300" simplePos="0" relativeHeight="251666432" behindDoc="0" locked="0" layoutInCell="1" hidden="0" allowOverlap="1" wp14:anchorId="7CB2F54A" wp14:editId="78792425">
          <wp:simplePos x="0" y="0"/>
          <wp:positionH relativeFrom="margin">
            <wp:posOffset>6</wp:posOffset>
          </wp:positionH>
          <wp:positionV relativeFrom="paragraph">
            <wp:posOffset>0</wp:posOffset>
          </wp:positionV>
          <wp:extent cx="1213485" cy="359410"/>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213485" cy="359410"/>
                  </a:xfrm>
                  <a:prstGeom prst="rect">
                    <a:avLst/>
                  </a:prstGeom>
                  <a:ln/>
                </pic:spPr>
              </pic:pic>
            </a:graphicData>
          </a:graphic>
        </wp:anchor>
      </w:drawing>
    </w:r>
  </w:p>
  <w:p w14:paraId="3708CFF5" w14:textId="77777777" w:rsidR="00FC5C22" w:rsidRDefault="00FC5C22">
    <w:pPr>
      <w:pBdr>
        <w:top w:val="nil"/>
        <w:left w:val="nil"/>
        <w:bottom w:val="nil"/>
        <w:right w:val="nil"/>
        <w:between w:val="nil"/>
      </w:pBdr>
      <w:spacing w:before="80"/>
      <w:rPr>
        <w:rFonts w:ascii="Calibri" w:eastAsia="Calibri" w:hAnsi="Calibri" w:cs="Calibri"/>
        <w:color w:val="000000"/>
        <w:sz w:val="22"/>
        <w:szCs w:val="22"/>
      </w:rP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E61D0" w14:textId="77777777" w:rsidR="00FC5C22" w:rsidRDefault="00FC5C22">
    <w:pPr>
      <w:pBdr>
        <w:top w:val="nil"/>
        <w:left w:val="nil"/>
        <w:bottom w:val="nil"/>
        <w:right w:val="nil"/>
        <w:between w:val="nil"/>
      </w:pBdr>
      <w:rPr>
        <w:color w:val="000000"/>
      </w:rPr>
    </w:pPr>
  </w:p>
  <w:p w14:paraId="524B38F6" w14:textId="77777777" w:rsidR="00FC5C22" w:rsidRDefault="00FC5C22">
    <w:pPr>
      <w:pBdr>
        <w:top w:val="nil"/>
        <w:left w:val="nil"/>
        <w:bottom w:val="nil"/>
        <w:right w:val="nil"/>
        <w:between w:val="nil"/>
      </w:pBdr>
      <w:rPr>
        <w:color w:val="000000"/>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D8E390" w14:textId="77777777" w:rsidR="00FC0344" w:rsidRDefault="00FC0344">
    <w:pPr>
      <w:pBdr>
        <w:top w:val="nil"/>
        <w:left w:val="nil"/>
        <w:bottom w:val="nil"/>
        <w:right w:val="nil"/>
        <w:between w:val="nil"/>
      </w:pBdr>
      <w:rPr>
        <w:color w:val="000000"/>
      </w:rPr>
    </w:pPr>
    <w:r>
      <w:rPr>
        <w:noProof/>
      </w:rPr>
      <w:drawing>
        <wp:anchor distT="0" distB="0" distL="114300" distR="114300" simplePos="0" relativeHeight="251662336" behindDoc="0" locked="0" layoutInCell="1" hidden="0" allowOverlap="1" wp14:anchorId="2D7E439E" wp14:editId="5FF4BE3E">
          <wp:simplePos x="0" y="0"/>
          <wp:positionH relativeFrom="margin">
            <wp:posOffset>6</wp:posOffset>
          </wp:positionH>
          <wp:positionV relativeFrom="paragraph">
            <wp:posOffset>0</wp:posOffset>
          </wp:positionV>
          <wp:extent cx="1213485" cy="359410"/>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213485" cy="359410"/>
                  </a:xfrm>
                  <a:prstGeom prst="rect">
                    <a:avLst/>
                  </a:prstGeom>
                  <a:ln/>
                </pic:spPr>
              </pic:pic>
            </a:graphicData>
          </a:graphic>
        </wp:anchor>
      </w:drawing>
    </w:r>
  </w:p>
  <w:p w14:paraId="2D9EE23B" w14:textId="77777777" w:rsidR="00FC0344" w:rsidRDefault="00FC0344">
    <w:pPr>
      <w:pBdr>
        <w:top w:val="nil"/>
        <w:left w:val="nil"/>
        <w:bottom w:val="nil"/>
        <w:right w:val="nil"/>
        <w:between w:val="nil"/>
      </w:pBdr>
      <w:spacing w:before="80"/>
      <w:rPr>
        <w:rFonts w:ascii="Calibri" w:eastAsia="Calibri" w:hAnsi="Calibri" w:cs="Calibri"/>
        <w:color w:val="000000"/>
        <w:sz w:val="22"/>
        <w:szCs w:val="22"/>
      </w:rPr>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AC8CC2" w14:textId="77777777" w:rsidR="00FC0344" w:rsidRDefault="00FC0344">
    <w:pPr>
      <w:pBdr>
        <w:top w:val="nil"/>
        <w:left w:val="nil"/>
        <w:bottom w:val="nil"/>
        <w:right w:val="nil"/>
        <w:between w:val="nil"/>
      </w:pBdr>
      <w:rPr>
        <w:color w:val="000000"/>
      </w:rPr>
    </w:pPr>
  </w:p>
  <w:p w14:paraId="1BA0D308" w14:textId="77777777" w:rsidR="00FC0344" w:rsidRDefault="00FC0344">
    <w:pPr>
      <w:pBdr>
        <w:top w:val="nil"/>
        <w:left w:val="nil"/>
        <w:bottom w:val="nil"/>
        <w:right w:val="nil"/>
        <w:between w:val="nil"/>
      </w:pBdr>
      <w:rPr>
        <w:color w:val="000000"/>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3FB2C4" w14:textId="77777777" w:rsidR="00104EE1" w:rsidRDefault="00104EE1">
      <w:r>
        <w:separator/>
      </w:r>
    </w:p>
  </w:footnote>
  <w:footnote w:type="continuationSeparator" w:id="0">
    <w:p w14:paraId="00CCAB41" w14:textId="77777777" w:rsidR="00104EE1" w:rsidRDefault="00104EE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65BFE4" w14:textId="77777777" w:rsidR="00FC5C22" w:rsidRDefault="00FC5C22">
    <w:pPr>
      <w:widowControl w:val="0"/>
      <w:pBdr>
        <w:top w:val="nil"/>
        <w:left w:val="nil"/>
        <w:bottom w:val="nil"/>
        <w:right w:val="nil"/>
        <w:between w:val="nil"/>
      </w:pBdr>
      <w:spacing w:line="276" w:lineRule="auto"/>
      <w:rPr>
        <w:color w:val="000000"/>
      </w:rPr>
    </w:pPr>
  </w:p>
  <w:tbl>
    <w:tblPr>
      <w:tblStyle w:val="1"/>
      <w:tblW w:w="9724" w:type="dxa"/>
      <w:tblInd w:w="0" w:type="dxa"/>
      <w:tblLayout w:type="fixed"/>
      <w:tblLook w:val="0000" w:firstRow="0" w:lastRow="0" w:firstColumn="0" w:lastColumn="0" w:noHBand="0" w:noVBand="0"/>
    </w:tblPr>
    <w:tblGrid>
      <w:gridCol w:w="4344"/>
      <w:gridCol w:w="1252"/>
      <w:gridCol w:w="4128"/>
    </w:tblGrid>
    <w:tr w:rsidR="00FC5C22" w14:paraId="5143984D" w14:textId="77777777">
      <w:trPr>
        <w:trHeight w:val="140"/>
      </w:trPr>
      <w:tc>
        <w:tcPr>
          <w:tcW w:w="0" w:type="auto"/>
          <w:tcBorders>
            <w:top w:val="nil"/>
            <w:left w:val="nil"/>
            <w:bottom w:val="single" w:sz="4" w:space="0" w:color="4F81BD"/>
            <w:right w:val="nil"/>
          </w:tcBorders>
        </w:tcPr>
        <w:p w14:paraId="597F31CB" w14:textId="77777777" w:rsidR="00FC5C22" w:rsidRDefault="00FC5C22">
          <w:pPr>
            <w:pBdr>
              <w:top w:val="nil"/>
              <w:left w:val="nil"/>
              <w:bottom w:val="nil"/>
              <w:right w:val="nil"/>
              <w:between w:val="nil"/>
            </w:pBdr>
            <w:spacing w:line="276" w:lineRule="auto"/>
            <w:rPr>
              <w:rFonts w:ascii="Cambria" w:eastAsia="Cambria" w:hAnsi="Cambria" w:cs="Cambria"/>
              <w:color w:val="4F81BD"/>
            </w:rPr>
          </w:pPr>
        </w:p>
      </w:tc>
      <w:tc>
        <w:tcPr>
          <w:tcW w:w="0" w:type="auto"/>
          <w:vMerge w:val="restart"/>
          <w:vAlign w:val="center"/>
        </w:tcPr>
        <w:p w14:paraId="7FA619C6" w14:textId="77777777" w:rsidR="00FC5C22" w:rsidRDefault="00FC5C22">
          <w:pPr>
            <w:pBdr>
              <w:top w:val="nil"/>
              <w:left w:val="nil"/>
              <w:bottom w:val="nil"/>
              <w:right w:val="nil"/>
              <w:between w:val="nil"/>
            </w:pBdr>
            <w:rPr>
              <w:rFonts w:ascii="Cambria" w:eastAsia="Cambria" w:hAnsi="Cambria" w:cs="Cambria"/>
              <w:color w:val="4F81BD"/>
              <w:sz w:val="22"/>
              <w:szCs w:val="22"/>
            </w:rPr>
          </w:pPr>
          <w:r>
            <w:rPr>
              <w:rFonts w:ascii="Cambria" w:eastAsia="Cambria" w:hAnsi="Cambria" w:cs="Cambria"/>
              <w:color w:val="4F81BD"/>
              <w:sz w:val="22"/>
              <w:szCs w:val="22"/>
            </w:rPr>
            <w:t>[Type text]</w:t>
          </w:r>
        </w:p>
      </w:tc>
      <w:tc>
        <w:tcPr>
          <w:tcW w:w="0" w:type="auto"/>
          <w:tcBorders>
            <w:top w:val="nil"/>
            <w:left w:val="nil"/>
            <w:bottom w:val="single" w:sz="4" w:space="0" w:color="4F81BD"/>
            <w:right w:val="nil"/>
          </w:tcBorders>
        </w:tcPr>
        <w:p w14:paraId="2237C9C0" w14:textId="77777777" w:rsidR="00FC5C22" w:rsidRDefault="00FC5C22">
          <w:pPr>
            <w:pBdr>
              <w:top w:val="nil"/>
              <w:left w:val="nil"/>
              <w:bottom w:val="nil"/>
              <w:right w:val="nil"/>
              <w:between w:val="nil"/>
            </w:pBdr>
            <w:spacing w:line="276" w:lineRule="auto"/>
            <w:rPr>
              <w:rFonts w:ascii="Cambria" w:eastAsia="Cambria" w:hAnsi="Cambria" w:cs="Cambria"/>
              <w:color w:val="4F81BD"/>
            </w:rPr>
          </w:pPr>
        </w:p>
      </w:tc>
    </w:tr>
    <w:tr w:rsidR="00FC5C22" w14:paraId="771C7675" w14:textId="77777777">
      <w:trPr>
        <w:trHeight w:val="140"/>
      </w:trPr>
      <w:tc>
        <w:tcPr>
          <w:tcW w:w="0" w:type="auto"/>
          <w:tcBorders>
            <w:top w:val="single" w:sz="4" w:space="0" w:color="4F81BD"/>
            <w:left w:val="nil"/>
            <w:bottom w:val="nil"/>
            <w:right w:val="nil"/>
          </w:tcBorders>
        </w:tcPr>
        <w:p w14:paraId="29369BBD" w14:textId="77777777" w:rsidR="00FC5C22" w:rsidRDefault="00FC5C22">
          <w:pPr>
            <w:pBdr>
              <w:top w:val="nil"/>
              <w:left w:val="nil"/>
              <w:bottom w:val="nil"/>
              <w:right w:val="nil"/>
              <w:between w:val="nil"/>
            </w:pBdr>
            <w:spacing w:line="276" w:lineRule="auto"/>
            <w:rPr>
              <w:rFonts w:ascii="Cambria" w:eastAsia="Cambria" w:hAnsi="Cambria" w:cs="Cambria"/>
              <w:color w:val="4F81BD"/>
            </w:rPr>
          </w:pPr>
        </w:p>
      </w:tc>
      <w:tc>
        <w:tcPr>
          <w:tcW w:w="0" w:type="auto"/>
          <w:vMerge/>
          <w:vAlign w:val="center"/>
        </w:tcPr>
        <w:p w14:paraId="2F016C5D" w14:textId="77777777" w:rsidR="00FC5C22" w:rsidRDefault="00FC5C22">
          <w:pPr>
            <w:widowControl w:val="0"/>
            <w:pBdr>
              <w:top w:val="nil"/>
              <w:left w:val="nil"/>
              <w:bottom w:val="nil"/>
              <w:right w:val="nil"/>
              <w:between w:val="nil"/>
            </w:pBdr>
            <w:spacing w:line="276" w:lineRule="auto"/>
            <w:rPr>
              <w:rFonts w:ascii="Cambria" w:eastAsia="Cambria" w:hAnsi="Cambria" w:cs="Cambria"/>
              <w:color w:val="4F81BD"/>
            </w:rPr>
          </w:pPr>
        </w:p>
      </w:tc>
      <w:tc>
        <w:tcPr>
          <w:tcW w:w="0" w:type="auto"/>
          <w:tcBorders>
            <w:top w:val="single" w:sz="4" w:space="0" w:color="4F81BD"/>
            <w:left w:val="nil"/>
            <w:bottom w:val="nil"/>
            <w:right w:val="nil"/>
          </w:tcBorders>
        </w:tcPr>
        <w:p w14:paraId="64A7094B" w14:textId="77777777" w:rsidR="00FC5C22" w:rsidRDefault="00FC5C22">
          <w:pPr>
            <w:pBdr>
              <w:top w:val="nil"/>
              <w:left w:val="nil"/>
              <w:bottom w:val="nil"/>
              <w:right w:val="nil"/>
              <w:between w:val="nil"/>
            </w:pBdr>
            <w:spacing w:line="276" w:lineRule="auto"/>
            <w:rPr>
              <w:rFonts w:ascii="Cambria" w:eastAsia="Cambria" w:hAnsi="Cambria" w:cs="Cambria"/>
              <w:color w:val="4F81BD"/>
            </w:rPr>
          </w:pPr>
        </w:p>
      </w:tc>
    </w:tr>
  </w:tbl>
  <w:p w14:paraId="19F95C25" w14:textId="77777777" w:rsidR="00FC5C22" w:rsidRDefault="00FC5C22">
    <w:pPr>
      <w:pBdr>
        <w:top w:val="nil"/>
        <w:left w:val="nil"/>
        <w:bottom w:val="nil"/>
        <w:right w:val="nil"/>
        <w:between w:val="nil"/>
      </w:pBdr>
      <w:rPr>
        <w:color w:val="000000"/>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C23F25" w14:textId="77777777" w:rsidR="00FC5C22" w:rsidRDefault="00FC5C22">
    <w:pPr>
      <w:pBdr>
        <w:top w:val="nil"/>
        <w:left w:val="nil"/>
        <w:bottom w:val="nil"/>
        <w:right w:val="nil"/>
        <w:between w:val="nil"/>
      </w:pBdr>
      <w:spacing w:before="120"/>
      <w:jc w:val="right"/>
      <w:rPr>
        <w:rFonts w:ascii="PetrobrasSans-Light" w:eastAsia="PetrobrasSans-Light" w:hAnsi="PetrobrasSans-Light" w:cs="PetrobrasSans-Light"/>
        <w:color w:val="7F7570"/>
        <w:sz w:val="20"/>
        <w:szCs w:val="20"/>
      </w:rPr>
    </w:pPr>
    <w:r>
      <w:rPr>
        <w:rFonts w:ascii="PetrobrasSans-Light" w:eastAsia="PetrobrasSans-Light" w:hAnsi="PetrobrasSans-Light" w:cs="PetrobrasSans-Light"/>
        <w:color w:val="7F7570"/>
        <w:sz w:val="20"/>
        <w:szCs w:val="20"/>
      </w:rPr>
      <w:t xml:space="preserve">|   </w:t>
    </w:r>
    <w:r>
      <w:rPr>
        <w:rFonts w:ascii="PetrobrasSans-Light" w:eastAsia="PetrobrasSans-Light" w:hAnsi="PetrobrasSans-Light" w:cs="PetrobrasSans-Light"/>
        <w:color w:val="7F7570"/>
        <w:sz w:val="20"/>
        <w:szCs w:val="20"/>
      </w:rPr>
      <w:fldChar w:fldCharType="begin"/>
    </w:r>
    <w:r>
      <w:rPr>
        <w:rFonts w:ascii="PetrobrasSans-Light" w:eastAsia="PetrobrasSans-Light" w:hAnsi="PetrobrasSans-Light" w:cs="PetrobrasSans-Light"/>
        <w:color w:val="7F7570"/>
        <w:sz w:val="20"/>
        <w:szCs w:val="20"/>
      </w:rPr>
      <w:instrText>PAGE</w:instrText>
    </w:r>
    <w:r>
      <w:rPr>
        <w:rFonts w:ascii="PetrobrasSans-Light" w:eastAsia="PetrobrasSans-Light" w:hAnsi="PetrobrasSans-Light" w:cs="PetrobrasSans-Light"/>
        <w:color w:val="7F7570"/>
        <w:sz w:val="20"/>
        <w:szCs w:val="20"/>
      </w:rPr>
      <w:fldChar w:fldCharType="separate"/>
    </w:r>
    <w:r>
      <w:rPr>
        <w:rFonts w:ascii="PetrobrasSans-Light" w:eastAsia="PetrobrasSans-Light" w:hAnsi="PetrobrasSans-Light" w:cs="PetrobrasSans-Light"/>
        <w:noProof/>
        <w:color w:val="7F7570"/>
        <w:sz w:val="20"/>
        <w:szCs w:val="20"/>
      </w:rPr>
      <w:t>53</w:t>
    </w:r>
    <w:r>
      <w:rPr>
        <w:rFonts w:ascii="PetrobrasSans-Light" w:eastAsia="PetrobrasSans-Light" w:hAnsi="PetrobrasSans-Light" w:cs="PetrobrasSans-Light"/>
        <w:color w:val="7F7570"/>
        <w:sz w:val="20"/>
        <w:szCs w:val="20"/>
      </w:rPr>
      <w:fldChar w:fldCharType="end"/>
    </w:r>
  </w:p>
  <w:p w14:paraId="5EFD4C53" w14:textId="77777777" w:rsidR="00FC5C22" w:rsidRDefault="00FC5C22">
    <w:r>
      <w:rPr>
        <w:noProof/>
      </w:rPr>
      <mc:AlternateContent>
        <mc:Choice Requires="wps">
          <w:drawing>
            <wp:anchor distT="0" distB="0" distL="114300" distR="114300" simplePos="0" relativeHeight="251664384" behindDoc="0" locked="0" layoutInCell="1" hidden="0" allowOverlap="1" wp14:anchorId="4A229C85" wp14:editId="2CDB8611">
              <wp:simplePos x="0" y="0"/>
              <wp:positionH relativeFrom="margin">
                <wp:posOffset>25401</wp:posOffset>
              </wp:positionH>
              <wp:positionV relativeFrom="paragraph">
                <wp:posOffset>0</wp:posOffset>
              </wp:positionV>
              <wp:extent cx="5879465" cy="119380"/>
              <wp:effectExtent l="0" t="0" r="0" b="0"/>
              <wp:wrapNone/>
              <wp:docPr id="3" name="Retângulo 3"/>
              <wp:cNvGraphicFramePr/>
              <a:graphic xmlns:a="http://schemas.openxmlformats.org/drawingml/2006/main">
                <a:graphicData uri="http://schemas.microsoft.com/office/word/2010/wordprocessingShape">
                  <wps:wsp>
                    <wps:cNvSpPr/>
                    <wps:spPr>
                      <a:xfrm>
                        <a:off x="2430080" y="3744123"/>
                        <a:ext cx="5831840" cy="71755"/>
                      </a:xfrm>
                      <a:prstGeom prst="rect">
                        <a:avLst/>
                      </a:prstGeom>
                      <a:solidFill>
                        <a:srgbClr val="1F497D"/>
                      </a:solidFill>
                      <a:ln>
                        <a:noFill/>
                      </a:ln>
                    </wps:spPr>
                    <wps:txbx>
                      <w:txbxContent>
                        <w:p w14:paraId="6D57D3D4" w14:textId="77777777" w:rsidR="00FC5C22" w:rsidRDefault="00FC5C22">
                          <w:pPr>
                            <w:textDirection w:val="btLr"/>
                          </w:pPr>
                        </w:p>
                      </w:txbxContent>
                    </wps:txbx>
                    <wps:bodyPr spcFirstLastPara="1" wrap="square" lIns="91425" tIns="91425" rIns="91425" bIns="91425" anchor="ctr" anchorCtr="0"/>
                  </wps:wsp>
                </a:graphicData>
              </a:graphic>
            </wp:anchor>
          </w:drawing>
        </mc:Choice>
        <mc:Fallback>
          <w:pict>
            <v:rect w14:anchorId="4A229C85" id="Retângulo 3" o:spid="_x0000_s1026" style="position:absolute;margin-left:2pt;margin-top:0;width:462.95pt;height:9.4pt;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" fillcolor="#1f497d" stroked="f">
              <v:textbox inset="91425emu,91425emu,91425emu,91425emu">
                <w:txbxContent>
                  <w:p w14:paraId="6D57D3D4" w14:textId="77777777" w:rsidR="00FC5C22" w:rsidRDefault="00FC5C22">
                    <w:pPr>
                      <w:textDirection w:val="btLr"/>
                    </w:pPr>
                  </w:p>
                </w:txbxContent>
              </v:textbox>
              <w10:wrap anchorx="margin"/>
            </v:rect>
          </w:pict>
        </mc:Fallback>
      </mc:AlternateConten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6EE812" w14:textId="77777777" w:rsidR="00FC5C22" w:rsidRDefault="00FC5C22">
    <w:pPr>
      <w:pBdr>
        <w:top w:val="nil"/>
        <w:left w:val="nil"/>
        <w:bottom w:val="nil"/>
        <w:right w:val="nil"/>
        <w:between w:val="nil"/>
      </w:pBdr>
      <w:spacing w:before="120"/>
      <w:rPr>
        <w:rFonts w:ascii="PetrobrasSans-Light" w:eastAsia="PetrobrasSans-Light" w:hAnsi="PetrobrasSans-Light" w:cs="PetrobrasSans-Light"/>
        <w:color w:val="7F7570"/>
        <w:sz w:val="20"/>
        <w:szCs w:val="20"/>
      </w:rPr>
    </w:pPr>
    <w:r>
      <w:rPr>
        <w:color w:val="000000"/>
      </w:rPr>
      <w:tab/>
    </w:r>
  </w:p>
  <w:p w14:paraId="22C9EBD5" w14:textId="77777777" w:rsidR="00FC5C22" w:rsidRDefault="00FC5C22">
    <w:pPr>
      <w:pBdr>
        <w:top w:val="nil"/>
        <w:left w:val="nil"/>
        <w:bottom w:val="nil"/>
        <w:right w:val="nil"/>
        <w:between w:val="nil"/>
      </w:pBdr>
      <w:spacing w:before="120"/>
      <w:jc w:val="right"/>
      <w:rPr>
        <w:rFonts w:ascii="PetrobrasSans-Light" w:eastAsia="PetrobrasSans-Light" w:hAnsi="PetrobrasSans-Light" w:cs="PetrobrasSans-Light"/>
        <w:color w:val="7F7570"/>
        <w:sz w:val="20"/>
        <w:szCs w:val="20"/>
      </w:rPr>
    </w:pPr>
    <w:r>
      <w:rPr>
        <w:noProof/>
      </w:rPr>
      <mc:AlternateContent>
        <mc:Choice Requires="wps">
          <w:drawing>
            <wp:anchor distT="0" distB="0" distL="114300" distR="114300" simplePos="0" relativeHeight="251665408" behindDoc="0" locked="0" layoutInCell="1" hidden="0" allowOverlap="1" wp14:anchorId="5A6CA0D7" wp14:editId="14634C9F">
              <wp:simplePos x="0" y="0"/>
              <wp:positionH relativeFrom="margin">
                <wp:posOffset>-63499</wp:posOffset>
              </wp:positionH>
              <wp:positionV relativeFrom="paragraph">
                <wp:posOffset>25400</wp:posOffset>
              </wp:positionV>
              <wp:extent cx="5879465" cy="119380"/>
              <wp:effectExtent l="0" t="0" r="0" b="0"/>
              <wp:wrapNone/>
              <wp:docPr id="4" name="Retângulo 4"/>
              <wp:cNvGraphicFramePr/>
              <a:graphic xmlns:a="http://schemas.openxmlformats.org/drawingml/2006/main">
                <a:graphicData uri="http://schemas.microsoft.com/office/word/2010/wordprocessingShape">
                  <wps:wsp>
                    <wps:cNvSpPr/>
                    <wps:spPr>
                      <a:xfrm>
                        <a:off x="2430080" y="3744123"/>
                        <a:ext cx="5831840" cy="71755"/>
                      </a:xfrm>
                      <a:prstGeom prst="rect">
                        <a:avLst/>
                      </a:prstGeom>
                      <a:solidFill>
                        <a:srgbClr val="1F497D"/>
                      </a:solidFill>
                      <a:ln>
                        <a:noFill/>
                      </a:ln>
                    </wps:spPr>
                    <wps:txbx>
                      <w:txbxContent>
                        <w:p w14:paraId="3BBD2467" w14:textId="77777777" w:rsidR="00FC5C22" w:rsidRDefault="00FC5C22">
                          <w:pPr>
                            <w:textDirection w:val="btLr"/>
                          </w:pPr>
                        </w:p>
                      </w:txbxContent>
                    </wps:txbx>
                    <wps:bodyPr spcFirstLastPara="1" wrap="square" lIns="91425" tIns="91425" rIns="91425" bIns="91425" anchor="ctr" anchorCtr="0"/>
                  </wps:wsp>
                </a:graphicData>
              </a:graphic>
            </wp:anchor>
          </w:drawing>
        </mc:Choice>
        <mc:Fallback>
          <w:pict>
            <v:rect w14:anchorId="5A6CA0D7" id="Retângulo 4" o:spid="_x0000_s1027" style="position:absolute;left:0;text-align:left;margin-left:-5pt;margin-top:2pt;width:462.95pt;height:9.4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" fillcolor="#1f497d" stroked="f">
              <v:textbox inset="91425emu,91425emu,91425emu,91425emu">
                <w:txbxContent>
                  <w:p w14:paraId="3BBD2467" w14:textId="77777777" w:rsidR="00FC5C22" w:rsidRDefault="00FC5C22">
                    <w:pPr>
                      <w:textDirection w:val="btLr"/>
                    </w:pPr>
                  </w:p>
                </w:txbxContent>
              </v:textbox>
              <w10:wrap anchorx="margin"/>
            </v:rect>
          </w:pict>
        </mc:Fallback>
      </mc:AlternateConten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937F0" w14:textId="77777777" w:rsidR="00FC0344" w:rsidRDefault="00FC0344">
    <w:pPr>
      <w:widowControl w:val="0"/>
      <w:pBdr>
        <w:top w:val="nil"/>
        <w:left w:val="nil"/>
        <w:bottom w:val="nil"/>
        <w:right w:val="nil"/>
        <w:between w:val="nil"/>
      </w:pBdr>
      <w:spacing w:line="276" w:lineRule="auto"/>
      <w:rPr>
        <w:color w:val="000000"/>
      </w:rPr>
    </w:pPr>
  </w:p>
  <w:tbl>
    <w:tblPr>
      <w:tblStyle w:val="1"/>
      <w:tblW w:w="9724" w:type="dxa"/>
      <w:tblInd w:w="0" w:type="dxa"/>
      <w:tblLayout w:type="fixed"/>
      <w:tblLook w:val="0000" w:firstRow="0" w:lastRow="0" w:firstColumn="0" w:lastColumn="0" w:noHBand="0" w:noVBand="0"/>
    </w:tblPr>
    <w:tblGrid>
      <w:gridCol w:w="4344"/>
      <w:gridCol w:w="1252"/>
      <w:gridCol w:w="4128"/>
    </w:tblGrid>
    <w:tr w:rsidR="00FC0344" w14:paraId="49E840C0" w14:textId="77777777">
      <w:trPr>
        <w:trHeight w:val="140"/>
      </w:trPr>
      <w:tc>
        <w:tcPr>
          <w:tcW w:w="0" w:type="auto"/>
          <w:tcBorders>
            <w:top w:val="nil"/>
            <w:left w:val="nil"/>
            <w:bottom w:val="single" w:sz="4" w:space="0" w:color="4F81BD"/>
            <w:right w:val="nil"/>
          </w:tcBorders>
        </w:tcPr>
        <w:p w14:paraId="1603CC67" w14:textId="77777777" w:rsidR="00FC0344" w:rsidRDefault="00FC0344">
          <w:pPr>
            <w:pBdr>
              <w:top w:val="nil"/>
              <w:left w:val="nil"/>
              <w:bottom w:val="nil"/>
              <w:right w:val="nil"/>
              <w:between w:val="nil"/>
            </w:pBdr>
            <w:spacing w:line="276" w:lineRule="auto"/>
            <w:rPr>
              <w:rFonts w:ascii="Cambria" w:eastAsia="Cambria" w:hAnsi="Cambria" w:cs="Cambria"/>
              <w:color w:val="4F81BD"/>
            </w:rPr>
          </w:pPr>
        </w:p>
      </w:tc>
      <w:tc>
        <w:tcPr>
          <w:tcW w:w="0" w:type="auto"/>
          <w:vMerge w:val="restart"/>
          <w:vAlign w:val="center"/>
        </w:tcPr>
        <w:p w14:paraId="2AC55992" w14:textId="77777777" w:rsidR="00FC0344" w:rsidRDefault="00FC0344">
          <w:pPr>
            <w:pBdr>
              <w:top w:val="nil"/>
              <w:left w:val="nil"/>
              <w:bottom w:val="nil"/>
              <w:right w:val="nil"/>
              <w:between w:val="nil"/>
            </w:pBdr>
            <w:rPr>
              <w:rFonts w:ascii="Cambria" w:eastAsia="Cambria" w:hAnsi="Cambria" w:cs="Cambria"/>
              <w:color w:val="4F81BD"/>
              <w:sz w:val="22"/>
              <w:szCs w:val="22"/>
            </w:rPr>
          </w:pPr>
          <w:r>
            <w:rPr>
              <w:rFonts w:ascii="Cambria" w:eastAsia="Cambria" w:hAnsi="Cambria" w:cs="Cambria"/>
              <w:color w:val="4F81BD"/>
              <w:sz w:val="22"/>
              <w:szCs w:val="22"/>
            </w:rPr>
            <w:t>[Type text]</w:t>
          </w:r>
        </w:p>
      </w:tc>
      <w:tc>
        <w:tcPr>
          <w:tcW w:w="0" w:type="auto"/>
          <w:tcBorders>
            <w:top w:val="nil"/>
            <w:left w:val="nil"/>
            <w:bottom w:val="single" w:sz="4" w:space="0" w:color="4F81BD"/>
            <w:right w:val="nil"/>
          </w:tcBorders>
        </w:tcPr>
        <w:p w14:paraId="7009FAD2" w14:textId="77777777" w:rsidR="00FC0344" w:rsidRDefault="00FC0344">
          <w:pPr>
            <w:pBdr>
              <w:top w:val="nil"/>
              <w:left w:val="nil"/>
              <w:bottom w:val="nil"/>
              <w:right w:val="nil"/>
              <w:between w:val="nil"/>
            </w:pBdr>
            <w:spacing w:line="276" w:lineRule="auto"/>
            <w:rPr>
              <w:rFonts w:ascii="Cambria" w:eastAsia="Cambria" w:hAnsi="Cambria" w:cs="Cambria"/>
              <w:color w:val="4F81BD"/>
            </w:rPr>
          </w:pPr>
        </w:p>
      </w:tc>
    </w:tr>
    <w:tr w:rsidR="00FC0344" w14:paraId="7150C3CC" w14:textId="77777777">
      <w:trPr>
        <w:trHeight w:val="140"/>
      </w:trPr>
      <w:tc>
        <w:tcPr>
          <w:tcW w:w="0" w:type="auto"/>
          <w:tcBorders>
            <w:top w:val="single" w:sz="4" w:space="0" w:color="4F81BD"/>
            <w:left w:val="nil"/>
            <w:bottom w:val="nil"/>
            <w:right w:val="nil"/>
          </w:tcBorders>
        </w:tcPr>
        <w:p w14:paraId="6E08E655" w14:textId="77777777" w:rsidR="00FC0344" w:rsidRDefault="00FC0344">
          <w:pPr>
            <w:pBdr>
              <w:top w:val="nil"/>
              <w:left w:val="nil"/>
              <w:bottom w:val="nil"/>
              <w:right w:val="nil"/>
              <w:between w:val="nil"/>
            </w:pBdr>
            <w:spacing w:line="276" w:lineRule="auto"/>
            <w:rPr>
              <w:rFonts w:ascii="Cambria" w:eastAsia="Cambria" w:hAnsi="Cambria" w:cs="Cambria"/>
              <w:color w:val="4F81BD"/>
            </w:rPr>
          </w:pPr>
        </w:p>
      </w:tc>
      <w:tc>
        <w:tcPr>
          <w:tcW w:w="0" w:type="auto"/>
          <w:vMerge/>
          <w:vAlign w:val="center"/>
        </w:tcPr>
        <w:p w14:paraId="667929E3" w14:textId="77777777" w:rsidR="00FC0344" w:rsidRDefault="00FC0344">
          <w:pPr>
            <w:widowControl w:val="0"/>
            <w:pBdr>
              <w:top w:val="nil"/>
              <w:left w:val="nil"/>
              <w:bottom w:val="nil"/>
              <w:right w:val="nil"/>
              <w:between w:val="nil"/>
            </w:pBdr>
            <w:spacing w:line="276" w:lineRule="auto"/>
            <w:rPr>
              <w:rFonts w:ascii="Cambria" w:eastAsia="Cambria" w:hAnsi="Cambria" w:cs="Cambria"/>
              <w:color w:val="4F81BD"/>
            </w:rPr>
          </w:pPr>
        </w:p>
      </w:tc>
      <w:tc>
        <w:tcPr>
          <w:tcW w:w="0" w:type="auto"/>
          <w:tcBorders>
            <w:top w:val="single" w:sz="4" w:space="0" w:color="4F81BD"/>
            <w:left w:val="nil"/>
            <w:bottom w:val="nil"/>
            <w:right w:val="nil"/>
          </w:tcBorders>
        </w:tcPr>
        <w:p w14:paraId="5148CF97" w14:textId="77777777" w:rsidR="00FC0344" w:rsidRDefault="00FC0344">
          <w:pPr>
            <w:pBdr>
              <w:top w:val="nil"/>
              <w:left w:val="nil"/>
              <w:bottom w:val="nil"/>
              <w:right w:val="nil"/>
              <w:between w:val="nil"/>
            </w:pBdr>
            <w:spacing w:line="276" w:lineRule="auto"/>
            <w:rPr>
              <w:rFonts w:ascii="Cambria" w:eastAsia="Cambria" w:hAnsi="Cambria" w:cs="Cambria"/>
              <w:color w:val="4F81BD"/>
            </w:rPr>
          </w:pPr>
        </w:p>
      </w:tc>
    </w:tr>
  </w:tbl>
  <w:p w14:paraId="4274512F" w14:textId="77777777" w:rsidR="00FC0344" w:rsidRDefault="00FC0344">
    <w:pPr>
      <w:pBdr>
        <w:top w:val="nil"/>
        <w:left w:val="nil"/>
        <w:bottom w:val="nil"/>
        <w:right w:val="nil"/>
        <w:between w:val="nil"/>
      </w:pBdr>
      <w:rPr>
        <w:color w:val="000000"/>
      </w:rP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1CFBC3" w14:textId="77777777" w:rsidR="00FC0344" w:rsidRDefault="00FC0344">
    <w:pPr>
      <w:pBdr>
        <w:top w:val="nil"/>
        <w:left w:val="nil"/>
        <w:bottom w:val="nil"/>
        <w:right w:val="nil"/>
        <w:between w:val="nil"/>
      </w:pBdr>
      <w:spacing w:before="120"/>
      <w:jc w:val="right"/>
      <w:rPr>
        <w:rFonts w:ascii="PetrobrasSans-Light" w:eastAsia="PetrobrasSans-Light" w:hAnsi="PetrobrasSans-Light" w:cs="PetrobrasSans-Light"/>
        <w:color w:val="7F7570"/>
        <w:sz w:val="20"/>
        <w:szCs w:val="20"/>
      </w:rPr>
    </w:pPr>
    <w:r>
      <w:rPr>
        <w:rFonts w:ascii="PetrobrasSans-Light" w:eastAsia="PetrobrasSans-Light" w:hAnsi="PetrobrasSans-Light" w:cs="PetrobrasSans-Light"/>
        <w:color w:val="7F7570"/>
        <w:sz w:val="20"/>
        <w:szCs w:val="20"/>
      </w:rPr>
      <w:t xml:space="preserve">|   </w:t>
    </w:r>
    <w:r>
      <w:rPr>
        <w:rFonts w:ascii="PetrobrasSans-Light" w:eastAsia="PetrobrasSans-Light" w:hAnsi="PetrobrasSans-Light" w:cs="PetrobrasSans-Light"/>
        <w:color w:val="7F7570"/>
        <w:sz w:val="20"/>
        <w:szCs w:val="20"/>
      </w:rPr>
      <w:fldChar w:fldCharType="begin"/>
    </w:r>
    <w:r>
      <w:rPr>
        <w:rFonts w:ascii="PetrobrasSans-Light" w:eastAsia="PetrobrasSans-Light" w:hAnsi="PetrobrasSans-Light" w:cs="PetrobrasSans-Light"/>
        <w:color w:val="7F7570"/>
        <w:sz w:val="20"/>
        <w:szCs w:val="20"/>
      </w:rPr>
      <w:instrText>PAGE</w:instrText>
    </w:r>
    <w:r>
      <w:rPr>
        <w:rFonts w:ascii="PetrobrasSans-Light" w:eastAsia="PetrobrasSans-Light" w:hAnsi="PetrobrasSans-Light" w:cs="PetrobrasSans-Light"/>
        <w:color w:val="7F7570"/>
        <w:sz w:val="20"/>
        <w:szCs w:val="20"/>
      </w:rPr>
      <w:fldChar w:fldCharType="separate"/>
    </w:r>
    <w:r w:rsidR="00FC5C22">
      <w:rPr>
        <w:rFonts w:ascii="PetrobrasSans-Light" w:eastAsia="PetrobrasSans-Light" w:hAnsi="PetrobrasSans-Light" w:cs="PetrobrasSans-Light"/>
        <w:noProof/>
        <w:color w:val="7F7570"/>
        <w:sz w:val="20"/>
        <w:szCs w:val="20"/>
      </w:rPr>
      <w:t>54</w:t>
    </w:r>
    <w:r>
      <w:rPr>
        <w:rFonts w:ascii="PetrobrasSans-Light" w:eastAsia="PetrobrasSans-Light" w:hAnsi="PetrobrasSans-Light" w:cs="PetrobrasSans-Light"/>
        <w:color w:val="7F7570"/>
        <w:sz w:val="20"/>
        <w:szCs w:val="20"/>
      </w:rPr>
      <w:fldChar w:fldCharType="end"/>
    </w:r>
  </w:p>
  <w:p w14:paraId="69F352C3" w14:textId="77777777" w:rsidR="00FC0344" w:rsidRDefault="00FC0344">
    <w:r>
      <w:rPr>
        <w:noProof/>
      </w:rPr>
      <mc:AlternateContent>
        <mc:Choice Requires="wps">
          <w:drawing>
            <wp:anchor distT="0" distB="0" distL="114300" distR="114300" simplePos="0" relativeHeight="251654144" behindDoc="0" locked="0" layoutInCell="1" hidden="0" allowOverlap="1" wp14:anchorId="3B343A2E" wp14:editId="5DA8BD97">
              <wp:simplePos x="0" y="0"/>
              <wp:positionH relativeFrom="margin">
                <wp:posOffset>25401</wp:posOffset>
              </wp:positionH>
              <wp:positionV relativeFrom="paragraph">
                <wp:posOffset>0</wp:posOffset>
              </wp:positionV>
              <wp:extent cx="5879465" cy="119380"/>
              <wp:effectExtent l="0" t="0" r="0" b="0"/>
              <wp:wrapNone/>
              <wp:docPr id="2" name="Retângulo 2"/>
              <wp:cNvGraphicFramePr/>
              <a:graphic xmlns:a="http://schemas.openxmlformats.org/drawingml/2006/main">
                <a:graphicData uri="http://schemas.microsoft.com/office/word/2010/wordprocessingShape">
                  <wps:wsp>
                    <wps:cNvSpPr/>
                    <wps:spPr>
                      <a:xfrm>
                        <a:off x="2430080" y="3744123"/>
                        <a:ext cx="5831840" cy="71755"/>
                      </a:xfrm>
                      <a:prstGeom prst="rect">
                        <a:avLst/>
                      </a:prstGeom>
                      <a:solidFill>
                        <a:srgbClr val="1F497D"/>
                      </a:solidFill>
                      <a:ln>
                        <a:noFill/>
                      </a:ln>
                    </wps:spPr>
                    <wps:txbx>
                      <w:txbxContent>
                        <w:p w14:paraId="0B927437" w14:textId="77777777" w:rsidR="00FC0344" w:rsidRDefault="00FC0344">
                          <w:pPr>
                            <w:textDirection w:val="btLr"/>
                          </w:pPr>
                        </w:p>
                      </w:txbxContent>
                    </wps:txbx>
                    <wps:bodyPr spcFirstLastPara="1" wrap="square" lIns="91425" tIns="91425" rIns="91425" bIns="91425" anchor="ctr" anchorCtr="0"/>
                  </wps:wsp>
                </a:graphicData>
              </a:graphic>
            </wp:anchor>
          </w:drawing>
        </mc:Choice>
        <mc:Fallback>
          <w:pict>
            <v:rect w14:anchorId="3B343A2E" id="Retângulo 2" o:spid="_x0000_s1028" style="position:absolute;margin-left:2pt;margin-top:0;width:462.95pt;height:9.4pt;z-index:2516541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" fillcolor="#1f497d" stroked="f">
              <v:textbox inset="91425emu,91425emu,91425emu,91425emu">
                <w:txbxContent>
                  <w:p w14:paraId="0B927437" w14:textId="77777777" w:rsidR="00FC0344" w:rsidRDefault="00FC0344">
                    <w:pPr>
                      <w:textDirection w:val="btLr"/>
                    </w:pPr>
                  </w:p>
                </w:txbxContent>
              </v:textbox>
              <w10:wrap anchorx="margin"/>
            </v:rect>
          </w:pict>
        </mc:Fallback>
      </mc:AlternateContent>
    </w: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2321C2" w14:textId="77777777" w:rsidR="00FC0344" w:rsidRDefault="00FC0344">
    <w:pPr>
      <w:pBdr>
        <w:top w:val="nil"/>
        <w:left w:val="nil"/>
        <w:bottom w:val="nil"/>
        <w:right w:val="nil"/>
        <w:between w:val="nil"/>
      </w:pBdr>
      <w:spacing w:before="120"/>
      <w:rPr>
        <w:rFonts w:ascii="PetrobrasSans-Light" w:eastAsia="PetrobrasSans-Light" w:hAnsi="PetrobrasSans-Light" w:cs="PetrobrasSans-Light"/>
        <w:color w:val="7F7570"/>
        <w:sz w:val="20"/>
        <w:szCs w:val="20"/>
      </w:rPr>
    </w:pPr>
    <w:r>
      <w:rPr>
        <w:color w:val="000000"/>
      </w:rPr>
      <w:tab/>
    </w:r>
  </w:p>
  <w:p w14:paraId="0FD2F575" w14:textId="77777777" w:rsidR="00FC0344" w:rsidRDefault="00FC0344">
    <w:pPr>
      <w:pBdr>
        <w:top w:val="nil"/>
        <w:left w:val="nil"/>
        <w:bottom w:val="nil"/>
        <w:right w:val="nil"/>
        <w:between w:val="nil"/>
      </w:pBdr>
      <w:spacing w:before="120"/>
      <w:jc w:val="right"/>
      <w:rPr>
        <w:rFonts w:ascii="PetrobrasSans-Light" w:eastAsia="PetrobrasSans-Light" w:hAnsi="PetrobrasSans-Light" w:cs="PetrobrasSans-Light"/>
        <w:color w:val="7F7570"/>
        <w:sz w:val="20"/>
        <w:szCs w:val="20"/>
      </w:rPr>
    </w:pPr>
    <w:r>
      <w:rPr>
        <w:noProof/>
      </w:rPr>
      <mc:AlternateContent>
        <mc:Choice Requires="wps">
          <w:drawing>
            <wp:anchor distT="0" distB="0" distL="114300" distR="114300" simplePos="0" relativeHeight="251659264" behindDoc="0" locked="0" layoutInCell="1" hidden="0" allowOverlap="1" wp14:anchorId="4B33330E" wp14:editId="063A7476">
              <wp:simplePos x="0" y="0"/>
              <wp:positionH relativeFrom="margin">
                <wp:posOffset>-63499</wp:posOffset>
              </wp:positionH>
              <wp:positionV relativeFrom="paragraph">
                <wp:posOffset>25400</wp:posOffset>
              </wp:positionV>
              <wp:extent cx="5879465" cy="119380"/>
              <wp:effectExtent l="0" t="0" r="0" b="0"/>
              <wp:wrapNone/>
              <wp:docPr id="1" name="Retângulo 1"/>
              <wp:cNvGraphicFramePr/>
              <a:graphic xmlns:a="http://schemas.openxmlformats.org/drawingml/2006/main">
                <a:graphicData uri="http://schemas.microsoft.com/office/word/2010/wordprocessingShape">
                  <wps:wsp>
                    <wps:cNvSpPr/>
                    <wps:spPr>
                      <a:xfrm>
                        <a:off x="2430080" y="3744123"/>
                        <a:ext cx="5831840" cy="71755"/>
                      </a:xfrm>
                      <a:prstGeom prst="rect">
                        <a:avLst/>
                      </a:prstGeom>
                      <a:solidFill>
                        <a:srgbClr val="1F497D"/>
                      </a:solidFill>
                      <a:ln>
                        <a:noFill/>
                      </a:ln>
                    </wps:spPr>
                    <wps:txbx>
                      <w:txbxContent>
                        <w:p w14:paraId="4E26E66D" w14:textId="77777777" w:rsidR="00FC0344" w:rsidRDefault="00FC0344">
                          <w:pPr>
                            <w:textDirection w:val="btLr"/>
                          </w:pPr>
                        </w:p>
                      </w:txbxContent>
                    </wps:txbx>
                    <wps:bodyPr spcFirstLastPara="1" wrap="square" lIns="91425" tIns="91425" rIns="91425" bIns="91425" anchor="ctr" anchorCtr="0"/>
                  </wps:wsp>
                </a:graphicData>
              </a:graphic>
            </wp:anchor>
          </w:drawing>
        </mc:Choice>
        <mc:Fallback>
          <w:pict>
            <v:rect w14:anchorId="4B33330E" id="Retângulo 1" o:spid="_x0000_s1029" style="position:absolute;left:0;text-align:left;margin-left:-5pt;margin-top:2pt;width:462.95pt;height:9.4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" fillcolor="#1f497d" stroked="f">
              <v:textbox inset="91425emu,91425emu,91425emu,91425emu">
                <w:txbxContent>
                  <w:p w14:paraId="4E26E66D" w14:textId="77777777" w:rsidR="00FC0344" w:rsidRDefault="00FC0344">
                    <w:pPr>
                      <w:textDirection w:val="btLr"/>
                    </w:pPr>
                  </w:p>
                </w:txbxContent>
              </v:textbox>
              <w10:wrap anchorx="margin"/>
            </v:rect>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7710D"/>
    <w:multiLevelType w:val="multilevel"/>
    <w:tmpl w:val="8A8E03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EF206F0"/>
    <w:multiLevelType w:val="multilevel"/>
    <w:tmpl w:val="9FE0CBD6"/>
    <w:lvl w:ilvl="0">
      <w:start w:val="1"/>
      <w:numFmt w:val="decimal"/>
      <w:lvlText w:val="%1."/>
      <w:lvlJc w:val="left"/>
      <w:pPr>
        <w:ind w:left="0" w:firstLine="0"/>
      </w:pPr>
      <w:rPr>
        <w:b/>
        <w:vertAlign w:val="baseline"/>
      </w:rPr>
    </w:lvl>
    <w:lvl w:ilvl="1">
      <w:start w:val="1"/>
      <w:numFmt w:val="lowerLetter"/>
      <w:lvlText w:val="%2."/>
      <w:lvlJc w:val="left"/>
      <w:pPr>
        <w:ind w:left="0" w:firstLine="0"/>
      </w:pPr>
      <w:rPr>
        <w:vertAlign w:val="baseline"/>
      </w:rPr>
    </w:lvl>
    <w:lvl w:ilvl="2">
      <w:start w:val="1"/>
      <w:numFmt w:val="lowerRoman"/>
      <w:lvlText w:val="%3."/>
      <w:lvlJc w:val="left"/>
      <w:pPr>
        <w:ind w:left="0" w:firstLine="0"/>
      </w:pPr>
      <w:rPr>
        <w:vertAlign w:val="baseline"/>
      </w:rPr>
    </w:lvl>
    <w:lvl w:ilvl="3">
      <w:start w:val="1"/>
      <w:numFmt w:val="decimal"/>
      <w:lvlText w:val="%4."/>
      <w:lvlJc w:val="left"/>
      <w:pPr>
        <w:ind w:left="0" w:firstLine="0"/>
      </w:pPr>
      <w:rPr>
        <w:vertAlign w:val="baseline"/>
      </w:rPr>
    </w:lvl>
    <w:lvl w:ilvl="4">
      <w:start w:val="1"/>
      <w:numFmt w:val="lowerLetter"/>
      <w:lvlText w:val="%5."/>
      <w:lvlJc w:val="left"/>
      <w:pPr>
        <w:ind w:left="0" w:firstLine="0"/>
      </w:pPr>
      <w:rPr>
        <w:vertAlign w:val="baseline"/>
      </w:rPr>
    </w:lvl>
    <w:lvl w:ilvl="5">
      <w:start w:val="1"/>
      <w:numFmt w:val="lowerRoman"/>
      <w:lvlText w:val="%6."/>
      <w:lvlJc w:val="left"/>
      <w:pPr>
        <w:ind w:left="0" w:firstLine="0"/>
      </w:pPr>
      <w:rPr>
        <w:vertAlign w:val="baseline"/>
      </w:rPr>
    </w:lvl>
    <w:lvl w:ilvl="6">
      <w:start w:val="1"/>
      <w:numFmt w:val="decimal"/>
      <w:lvlText w:val="%7."/>
      <w:lvlJc w:val="left"/>
      <w:pPr>
        <w:ind w:left="0" w:firstLine="0"/>
      </w:pPr>
      <w:rPr>
        <w:vertAlign w:val="baseline"/>
      </w:rPr>
    </w:lvl>
    <w:lvl w:ilvl="7">
      <w:start w:val="1"/>
      <w:numFmt w:val="lowerLetter"/>
      <w:lvlText w:val="%8."/>
      <w:lvlJc w:val="left"/>
      <w:pPr>
        <w:ind w:left="0" w:firstLine="0"/>
      </w:pPr>
      <w:rPr>
        <w:vertAlign w:val="baseline"/>
      </w:rPr>
    </w:lvl>
    <w:lvl w:ilvl="8">
      <w:start w:val="1"/>
      <w:numFmt w:val="lowerRoman"/>
      <w:lvlText w:val="%9."/>
      <w:lvlJc w:val="left"/>
      <w:pPr>
        <w:ind w:left="0" w:firstLine="0"/>
      </w:pPr>
      <w:rPr>
        <w:vertAlign w:val="baseline"/>
      </w:rPr>
    </w:lvl>
  </w:abstractNum>
  <w:abstractNum w:abstractNumId="2">
    <w:nsid w:val="15436D6E"/>
    <w:multiLevelType w:val="multilevel"/>
    <w:tmpl w:val="C0760C3E"/>
    <w:lvl w:ilvl="0">
      <w:start w:val="11"/>
      <w:numFmt w:val="decimal"/>
      <w:lvlText w:val="%1"/>
      <w:lvlJc w:val="left"/>
      <w:pPr>
        <w:ind w:left="460" w:hanging="460"/>
      </w:pPr>
      <w:rPr>
        <w:vertAlign w:val="baseline"/>
      </w:rPr>
    </w:lvl>
    <w:lvl w:ilvl="1">
      <w:start w:val="1"/>
      <w:numFmt w:val="decimal"/>
      <w:lvlText w:val="%1.%2"/>
      <w:lvlJc w:val="left"/>
      <w:pPr>
        <w:ind w:left="460" w:hanging="4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3">
    <w:nsid w:val="19E3469B"/>
    <w:multiLevelType w:val="hybridMultilevel"/>
    <w:tmpl w:val="5B622D34"/>
    <w:lvl w:ilvl="0" w:tplc="24C05236">
      <w:numFmt w:val="bullet"/>
      <w:lvlText w:val=""/>
      <w:lvlJc w:val="left"/>
      <w:pPr>
        <w:ind w:left="785" w:hanging="360"/>
      </w:pPr>
      <w:rPr>
        <w:rFonts w:ascii="Symbol" w:eastAsia="Times New Roman" w:hAnsi="Symbol" w:cs="Arial" w:hint="default"/>
        <w:color w:val="000000"/>
      </w:rPr>
    </w:lvl>
    <w:lvl w:ilvl="1" w:tplc="04160003" w:tentative="1">
      <w:start w:val="1"/>
      <w:numFmt w:val="bullet"/>
      <w:lvlText w:val="o"/>
      <w:lvlJc w:val="left"/>
      <w:pPr>
        <w:ind w:left="1505" w:hanging="360"/>
      </w:pPr>
      <w:rPr>
        <w:rFonts w:ascii="Courier New" w:hAnsi="Courier New" w:cs="Courier New" w:hint="default"/>
      </w:rPr>
    </w:lvl>
    <w:lvl w:ilvl="2" w:tplc="04160005" w:tentative="1">
      <w:start w:val="1"/>
      <w:numFmt w:val="bullet"/>
      <w:lvlText w:val=""/>
      <w:lvlJc w:val="left"/>
      <w:pPr>
        <w:ind w:left="2225" w:hanging="360"/>
      </w:pPr>
      <w:rPr>
        <w:rFonts w:ascii="Wingdings" w:hAnsi="Wingdings" w:hint="default"/>
      </w:rPr>
    </w:lvl>
    <w:lvl w:ilvl="3" w:tplc="04160001" w:tentative="1">
      <w:start w:val="1"/>
      <w:numFmt w:val="bullet"/>
      <w:lvlText w:val=""/>
      <w:lvlJc w:val="left"/>
      <w:pPr>
        <w:ind w:left="2945" w:hanging="360"/>
      </w:pPr>
      <w:rPr>
        <w:rFonts w:ascii="Symbol" w:hAnsi="Symbol" w:hint="default"/>
      </w:rPr>
    </w:lvl>
    <w:lvl w:ilvl="4" w:tplc="04160003" w:tentative="1">
      <w:start w:val="1"/>
      <w:numFmt w:val="bullet"/>
      <w:lvlText w:val="o"/>
      <w:lvlJc w:val="left"/>
      <w:pPr>
        <w:ind w:left="3665" w:hanging="360"/>
      </w:pPr>
      <w:rPr>
        <w:rFonts w:ascii="Courier New" w:hAnsi="Courier New" w:cs="Courier New" w:hint="default"/>
      </w:rPr>
    </w:lvl>
    <w:lvl w:ilvl="5" w:tplc="04160005" w:tentative="1">
      <w:start w:val="1"/>
      <w:numFmt w:val="bullet"/>
      <w:lvlText w:val=""/>
      <w:lvlJc w:val="left"/>
      <w:pPr>
        <w:ind w:left="4385" w:hanging="360"/>
      </w:pPr>
      <w:rPr>
        <w:rFonts w:ascii="Wingdings" w:hAnsi="Wingdings" w:hint="default"/>
      </w:rPr>
    </w:lvl>
    <w:lvl w:ilvl="6" w:tplc="04160001" w:tentative="1">
      <w:start w:val="1"/>
      <w:numFmt w:val="bullet"/>
      <w:lvlText w:val=""/>
      <w:lvlJc w:val="left"/>
      <w:pPr>
        <w:ind w:left="5105" w:hanging="360"/>
      </w:pPr>
      <w:rPr>
        <w:rFonts w:ascii="Symbol" w:hAnsi="Symbol" w:hint="default"/>
      </w:rPr>
    </w:lvl>
    <w:lvl w:ilvl="7" w:tplc="04160003" w:tentative="1">
      <w:start w:val="1"/>
      <w:numFmt w:val="bullet"/>
      <w:lvlText w:val="o"/>
      <w:lvlJc w:val="left"/>
      <w:pPr>
        <w:ind w:left="5825" w:hanging="360"/>
      </w:pPr>
      <w:rPr>
        <w:rFonts w:ascii="Courier New" w:hAnsi="Courier New" w:cs="Courier New" w:hint="default"/>
      </w:rPr>
    </w:lvl>
    <w:lvl w:ilvl="8" w:tplc="04160005" w:tentative="1">
      <w:start w:val="1"/>
      <w:numFmt w:val="bullet"/>
      <w:lvlText w:val=""/>
      <w:lvlJc w:val="left"/>
      <w:pPr>
        <w:ind w:left="6545" w:hanging="360"/>
      </w:pPr>
      <w:rPr>
        <w:rFonts w:ascii="Wingdings" w:hAnsi="Wingdings" w:hint="default"/>
      </w:rPr>
    </w:lvl>
  </w:abstractNum>
  <w:abstractNum w:abstractNumId="4">
    <w:nsid w:val="1C31277D"/>
    <w:multiLevelType w:val="hybridMultilevel"/>
    <w:tmpl w:val="F2AE9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A52DD6"/>
    <w:multiLevelType w:val="multilevel"/>
    <w:tmpl w:val="33F2490E"/>
    <w:lvl w:ilvl="0">
      <w:start w:val="1"/>
      <w:numFmt w:val="decimal"/>
      <w:lvlText w:val="%1."/>
      <w:lvlJc w:val="left"/>
      <w:pPr>
        <w:ind w:left="720" w:hanging="360"/>
      </w:pPr>
      <w:rPr>
        <w:rFonts w:ascii="Cambria" w:eastAsia="Cambria" w:hAnsi="Cambria" w:cs="Cambria"/>
        <w:b/>
        <w:sz w:val="24"/>
        <w:szCs w:val="24"/>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2514" w:hanging="720"/>
      </w:pPr>
      <w:rPr>
        <w:vertAlign w:val="baseline"/>
      </w:rPr>
    </w:lvl>
    <w:lvl w:ilvl="3">
      <w:start w:val="1"/>
      <w:numFmt w:val="decimal"/>
      <w:lvlText w:val="%1.%2.%3.%4"/>
      <w:lvlJc w:val="left"/>
      <w:pPr>
        <w:ind w:left="3591" w:hanging="1080"/>
      </w:pPr>
      <w:rPr>
        <w:vertAlign w:val="baseline"/>
      </w:rPr>
    </w:lvl>
    <w:lvl w:ilvl="4">
      <w:start w:val="1"/>
      <w:numFmt w:val="decimal"/>
      <w:lvlText w:val="%1.%2.%3.%4.%5"/>
      <w:lvlJc w:val="left"/>
      <w:pPr>
        <w:ind w:left="4668" w:hanging="1440"/>
      </w:pPr>
      <w:rPr>
        <w:vertAlign w:val="baseline"/>
      </w:rPr>
    </w:lvl>
    <w:lvl w:ilvl="5">
      <w:start w:val="1"/>
      <w:numFmt w:val="decimal"/>
      <w:lvlText w:val="%1.%2.%3.%4.%5.%6"/>
      <w:lvlJc w:val="left"/>
      <w:pPr>
        <w:ind w:left="5385" w:hanging="1440"/>
      </w:pPr>
      <w:rPr>
        <w:vertAlign w:val="baseline"/>
      </w:rPr>
    </w:lvl>
    <w:lvl w:ilvl="6">
      <w:start w:val="1"/>
      <w:numFmt w:val="decimal"/>
      <w:lvlText w:val="%1.%2.%3.%4.%5.%6.%7"/>
      <w:lvlJc w:val="left"/>
      <w:pPr>
        <w:ind w:left="6462" w:hanging="1800"/>
      </w:pPr>
      <w:rPr>
        <w:vertAlign w:val="baseline"/>
      </w:rPr>
    </w:lvl>
    <w:lvl w:ilvl="7">
      <w:start w:val="1"/>
      <w:numFmt w:val="decimal"/>
      <w:lvlText w:val="%1.%2.%3.%4.%5.%6.%7.%8"/>
      <w:lvlJc w:val="left"/>
      <w:pPr>
        <w:ind w:left="7179" w:hanging="1800"/>
      </w:pPr>
      <w:rPr>
        <w:vertAlign w:val="baseline"/>
      </w:rPr>
    </w:lvl>
    <w:lvl w:ilvl="8">
      <w:start w:val="1"/>
      <w:numFmt w:val="decimal"/>
      <w:lvlText w:val="%1.%2.%3.%4.%5.%6.%7.%8.%9"/>
      <w:lvlJc w:val="left"/>
      <w:pPr>
        <w:ind w:left="8256" w:hanging="2160"/>
      </w:pPr>
      <w:rPr>
        <w:vertAlign w:val="baseline"/>
      </w:rPr>
    </w:lvl>
  </w:abstractNum>
  <w:abstractNum w:abstractNumId="6">
    <w:nsid w:val="33131956"/>
    <w:multiLevelType w:val="multilevel"/>
    <w:tmpl w:val="496ADA0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nsid w:val="4DFC043E"/>
    <w:multiLevelType w:val="hybridMultilevel"/>
    <w:tmpl w:val="78385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EC52102"/>
    <w:multiLevelType w:val="hybridMultilevel"/>
    <w:tmpl w:val="E0DC1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2"/>
  </w:num>
  <w:num w:numId="5">
    <w:abstractNumId w:val="0"/>
  </w:num>
  <w:num w:numId="6">
    <w:abstractNumId w:val="8"/>
  </w:num>
  <w:num w:numId="7">
    <w:abstractNumId w:val="4"/>
  </w:num>
  <w:num w:numId="8">
    <w:abstractNumId w:val="7"/>
  </w:num>
  <w:num w:numId="9">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dmvi">
    <w15:presenceInfo w15:providerId="None" w15:userId="hdmvi"/>
  </w15:person>
  <w15:person w15:author="Raquel Peixoto">
    <w15:presenceInfo w15:providerId="Windows Live" w15:userId="40c47190a7f0e705"/>
  </w15:person>
  <w15:person w15:author="Caren Vilela">
    <w15:presenceInfo w15:providerId="Windows Live" w15:userId="e37869399a268332"/>
  </w15:person>
  <w15:person w15:author="Denise Araujo">
    <w15:presenceInfo w15:providerId="Windows Live" w15:userId="c0288726a9c5df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zYwMzW2MDE2MzE2MDVW0lEKTi0uzszPAykwqgUA2FNo9iwAAAA="/>
  </w:docVars>
  <w:rsids>
    <w:rsidRoot w:val="002A4E5F"/>
    <w:rsid w:val="0001043D"/>
    <w:rsid w:val="00011C0A"/>
    <w:rsid w:val="000475E6"/>
    <w:rsid w:val="00047A7C"/>
    <w:rsid w:val="00050F0B"/>
    <w:rsid w:val="0005323E"/>
    <w:rsid w:val="00057617"/>
    <w:rsid w:val="00070480"/>
    <w:rsid w:val="00070E3E"/>
    <w:rsid w:val="00083C8D"/>
    <w:rsid w:val="00085FD2"/>
    <w:rsid w:val="000937BF"/>
    <w:rsid w:val="000A1176"/>
    <w:rsid w:val="000B1174"/>
    <w:rsid w:val="000C10A7"/>
    <w:rsid w:val="000C25A2"/>
    <w:rsid w:val="000C4D53"/>
    <w:rsid w:val="000C7751"/>
    <w:rsid w:val="000D363E"/>
    <w:rsid w:val="000E0FC2"/>
    <w:rsid w:val="000E26E8"/>
    <w:rsid w:val="000E3969"/>
    <w:rsid w:val="000F5447"/>
    <w:rsid w:val="00104EE1"/>
    <w:rsid w:val="00117124"/>
    <w:rsid w:val="001214BA"/>
    <w:rsid w:val="001237B6"/>
    <w:rsid w:val="00141109"/>
    <w:rsid w:val="00141FCC"/>
    <w:rsid w:val="0015315D"/>
    <w:rsid w:val="00154AAD"/>
    <w:rsid w:val="00160194"/>
    <w:rsid w:val="001677AF"/>
    <w:rsid w:val="00171811"/>
    <w:rsid w:val="00171D61"/>
    <w:rsid w:val="0017430A"/>
    <w:rsid w:val="00182C47"/>
    <w:rsid w:val="00184BE8"/>
    <w:rsid w:val="001936D0"/>
    <w:rsid w:val="001A3CE5"/>
    <w:rsid w:val="001A60C1"/>
    <w:rsid w:val="001D1FE6"/>
    <w:rsid w:val="001D421E"/>
    <w:rsid w:val="001E5D7B"/>
    <w:rsid w:val="00212F5B"/>
    <w:rsid w:val="002131AC"/>
    <w:rsid w:val="00222B3A"/>
    <w:rsid w:val="002269F1"/>
    <w:rsid w:val="002302B0"/>
    <w:rsid w:val="00240CED"/>
    <w:rsid w:val="00243FDC"/>
    <w:rsid w:val="00246FC1"/>
    <w:rsid w:val="00252395"/>
    <w:rsid w:val="00273557"/>
    <w:rsid w:val="00274F1D"/>
    <w:rsid w:val="00292C40"/>
    <w:rsid w:val="002A4E5F"/>
    <w:rsid w:val="002B4D13"/>
    <w:rsid w:val="002E6AB4"/>
    <w:rsid w:val="002F1F99"/>
    <w:rsid w:val="003017DB"/>
    <w:rsid w:val="00307811"/>
    <w:rsid w:val="00316F7A"/>
    <w:rsid w:val="00335DF8"/>
    <w:rsid w:val="00346AA9"/>
    <w:rsid w:val="00346BF0"/>
    <w:rsid w:val="00352125"/>
    <w:rsid w:val="00354A88"/>
    <w:rsid w:val="0036268F"/>
    <w:rsid w:val="00370D9A"/>
    <w:rsid w:val="00371ABA"/>
    <w:rsid w:val="0037283A"/>
    <w:rsid w:val="00381BE5"/>
    <w:rsid w:val="0038273F"/>
    <w:rsid w:val="00386D4A"/>
    <w:rsid w:val="003937A1"/>
    <w:rsid w:val="00395DF9"/>
    <w:rsid w:val="003969CD"/>
    <w:rsid w:val="003B374C"/>
    <w:rsid w:val="003B71AB"/>
    <w:rsid w:val="003C2227"/>
    <w:rsid w:val="003D1417"/>
    <w:rsid w:val="003D183A"/>
    <w:rsid w:val="003D1A51"/>
    <w:rsid w:val="003D200F"/>
    <w:rsid w:val="003D3283"/>
    <w:rsid w:val="003D5F3B"/>
    <w:rsid w:val="003D73F8"/>
    <w:rsid w:val="003E3059"/>
    <w:rsid w:val="003E631B"/>
    <w:rsid w:val="004013D1"/>
    <w:rsid w:val="004114AC"/>
    <w:rsid w:val="00412CFC"/>
    <w:rsid w:val="0041796C"/>
    <w:rsid w:val="00424B04"/>
    <w:rsid w:val="00426AB9"/>
    <w:rsid w:val="004602F9"/>
    <w:rsid w:val="00464B34"/>
    <w:rsid w:val="00465570"/>
    <w:rsid w:val="0048612C"/>
    <w:rsid w:val="00492D75"/>
    <w:rsid w:val="00497D7B"/>
    <w:rsid w:val="004C0617"/>
    <w:rsid w:val="004D284E"/>
    <w:rsid w:val="004D533B"/>
    <w:rsid w:val="004D73DB"/>
    <w:rsid w:val="004E18B6"/>
    <w:rsid w:val="004E6C2E"/>
    <w:rsid w:val="004F3141"/>
    <w:rsid w:val="004F35AA"/>
    <w:rsid w:val="0050320E"/>
    <w:rsid w:val="00503F2E"/>
    <w:rsid w:val="00505C8F"/>
    <w:rsid w:val="00507574"/>
    <w:rsid w:val="005340B7"/>
    <w:rsid w:val="0053675B"/>
    <w:rsid w:val="00547588"/>
    <w:rsid w:val="00563C08"/>
    <w:rsid w:val="00566D43"/>
    <w:rsid w:val="005673C5"/>
    <w:rsid w:val="005822BB"/>
    <w:rsid w:val="0059042A"/>
    <w:rsid w:val="00594073"/>
    <w:rsid w:val="00594473"/>
    <w:rsid w:val="005A7EF9"/>
    <w:rsid w:val="005B3D54"/>
    <w:rsid w:val="005B5764"/>
    <w:rsid w:val="005C0743"/>
    <w:rsid w:val="005C1D22"/>
    <w:rsid w:val="005C341E"/>
    <w:rsid w:val="005F0357"/>
    <w:rsid w:val="005F5007"/>
    <w:rsid w:val="00602A59"/>
    <w:rsid w:val="00614A79"/>
    <w:rsid w:val="00614C2E"/>
    <w:rsid w:val="006257FF"/>
    <w:rsid w:val="006526B4"/>
    <w:rsid w:val="00653E9C"/>
    <w:rsid w:val="00654A7A"/>
    <w:rsid w:val="0066355B"/>
    <w:rsid w:val="00665B0A"/>
    <w:rsid w:val="00670F99"/>
    <w:rsid w:val="006827CE"/>
    <w:rsid w:val="0068481A"/>
    <w:rsid w:val="00686BF1"/>
    <w:rsid w:val="00694DF1"/>
    <w:rsid w:val="006B2C82"/>
    <w:rsid w:val="006B4C4E"/>
    <w:rsid w:val="006C5B74"/>
    <w:rsid w:val="006C5F44"/>
    <w:rsid w:val="006D0CE6"/>
    <w:rsid w:val="006D6B74"/>
    <w:rsid w:val="006E2EBA"/>
    <w:rsid w:val="006F194C"/>
    <w:rsid w:val="007046DD"/>
    <w:rsid w:val="00713C72"/>
    <w:rsid w:val="007223F6"/>
    <w:rsid w:val="0072581B"/>
    <w:rsid w:val="00741BF5"/>
    <w:rsid w:val="00751213"/>
    <w:rsid w:val="0075237B"/>
    <w:rsid w:val="00753C20"/>
    <w:rsid w:val="0075725D"/>
    <w:rsid w:val="007578AA"/>
    <w:rsid w:val="00763382"/>
    <w:rsid w:val="0077001F"/>
    <w:rsid w:val="00795773"/>
    <w:rsid w:val="007A3E8A"/>
    <w:rsid w:val="007B7DF0"/>
    <w:rsid w:val="007C254D"/>
    <w:rsid w:val="007D15C5"/>
    <w:rsid w:val="007D1A97"/>
    <w:rsid w:val="007D2C5D"/>
    <w:rsid w:val="007D6995"/>
    <w:rsid w:val="007E608F"/>
    <w:rsid w:val="007F522F"/>
    <w:rsid w:val="00832868"/>
    <w:rsid w:val="00840EF2"/>
    <w:rsid w:val="008423D6"/>
    <w:rsid w:val="008520C0"/>
    <w:rsid w:val="00853383"/>
    <w:rsid w:val="00867A4B"/>
    <w:rsid w:val="00873D40"/>
    <w:rsid w:val="008761A6"/>
    <w:rsid w:val="00876777"/>
    <w:rsid w:val="008852E2"/>
    <w:rsid w:val="00893AEF"/>
    <w:rsid w:val="008C2B86"/>
    <w:rsid w:val="008C6CB7"/>
    <w:rsid w:val="008E29BD"/>
    <w:rsid w:val="008F75FD"/>
    <w:rsid w:val="00906888"/>
    <w:rsid w:val="00911294"/>
    <w:rsid w:val="00913395"/>
    <w:rsid w:val="009136EF"/>
    <w:rsid w:val="009159FD"/>
    <w:rsid w:val="00915F77"/>
    <w:rsid w:val="00934312"/>
    <w:rsid w:val="00941EA9"/>
    <w:rsid w:val="00952E1E"/>
    <w:rsid w:val="00960A35"/>
    <w:rsid w:val="00973DDC"/>
    <w:rsid w:val="009803B9"/>
    <w:rsid w:val="0098587B"/>
    <w:rsid w:val="00986C84"/>
    <w:rsid w:val="009A5898"/>
    <w:rsid w:val="009C0054"/>
    <w:rsid w:val="009C0BAB"/>
    <w:rsid w:val="009C3CDE"/>
    <w:rsid w:val="009C5AE0"/>
    <w:rsid w:val="009D7EE0"/>
    <w:rsid w:val="009F7F51"/>
    <w:rsid w:val="00A03A06"/>
    <w:rsid w:val="00A060CD"/>
    <w:rsid w:val="00A13802"/>
    <w:rsid w:val="00A21408"/>
    <w:rsid w:val="00A26498"/>
    <w:rsid w:val="00A30A8C"/>
    <w:rsid w:val="00A630A8"/>
    <w:rsid w:val="00A941A5"/>
    <w:rsid w:val="00AA1795"/>
    <w:rsid w:val="00AB23B8"/>
    <w:rsid w:val="00AB4B2A"/>
    <w:rsid w:val="00AC2CF9"/>
    <w:rsid w:val="00AC5D82"/>
    <w:rsid w:val="00B1357F"/>
    <w:rsid w:val="00B15495"/>
    <w:rsid w:val="00B315F6"/>
    <w:rsid w:val="00B36CCF"/>
    <w:rsid w:val="00B4537E"/>
    <w:rsid w:val="00B57AE0"/>
    <w:rsid w:val="00B614AB"/>
    <w:rsid w:val="00B72CAE"/>
    <w:rsid w:val="00B74827"/>
    <w:rsid w:val="00B76581"/>
    <w:rsid w:val="00B773D1"/>
    <w:rsid w:val="00B80898"/>
    <w:rsid w:val="00B924E9"/>
    <w:rsid w:val="00B935DD"/>
    <w:rsid w:val="00BA08BD"/>
    <w:rsid w:val="00BA6ACE"/>
    <w:rsid w:val="00BD4EF8"/>
    <w:rsid w:val="00BE66CB"/>
    <w:rsid w:val="00BF467A"/>
    <w:rsid w:val="00BF4FE1"/>
    <w:rsid w:val="00BF6ACF"/>
    <w:rsid w:val="00C07139"/>
    <w:rsid w:val="00C13935"/>
    <w:rsid w:val="00C224F8"/>
    <w:rsid w:val="00C272D4"/>
    <w:rsid w:val="00C31D24"/>
    <w:rsid w:val="00C37752"/>
    <w:rsid w:val="00C463F3"/>
    <w:rsid w:val="00C50AC2"/>
    <w:rsid w:val="00C50FCD"/>
    <w:rsid w:val="00C54166"/>
    <w:rsid w:val="00C710A7"/>
    <w:rsid w:val="00C71463"/>
    <w:rsid w:val="00C72B93"/>
    <w:rsid w:val="00C9678F"/>
    <w:rsid w:val="00CC55A5"/>
    <w:rsid w:val="00CC64EE"/>
    <w:rsid w:val="00CC68EE"/>
    <w:rsid w:val="00CD06A3"/>
    <w:rsid w:val="00CD09A5"/>
    <w:rsid w:val="00CD4A37"/>
    <w:rsid w:val="00CE4F57"/>
    <w:rsid w:val="00CE78CD"/>
    <w:rsid w:val="00D10EBE"/>
    <w:rsid w:val="00D2013D"/>
    <w:rsid w:val="00D24DE3"/>
    <w:rsid w:val="00D32776"/>
    <w:rsid w:val="00D341DF"/>
    <w:rsid w:val="00D52039"/>
    <w:rsid w:val="00D57AB8"/>
    <w:rsid w:val="00D6785E"/>
    <w:rsid w:val="00D704E8"/>
    <w:rsid w:val="00D7286E"/>
    <w:rsid w:val="00D80F5F"/>
    <w:rsid w:val="00D86499"/>
    <w:rsid w:val="00DA18A2"/>
    <w:rsid w:val="00DB06A0"/>
    <w:rsid w:val="00DC053A"/>
    <w:rsid w:val="00DC7EEB"/>
    <w:rsid w:val="00DE35CE"/>
    <w:rsid w:val="00DF5A0B"/>
    <w:rsid w:val="00DF731D"/>
    <w:rsid w:val="00DF773C"/>
    <w:rsid w:val="00E01C6A"/>
    <w:rsid w:val="00E1004A"/>
    <w:rsid w:val="00E101DA"/>
    <w:rsid w:val="00E13792"/>
    <w:rsid w:val="00E214DD"/>
    <w:rsid w:val="00E22B68"/>
    <w:rsid w:val="00E25ABB"/>
    <w:rsid w:val="00E37D97"/>
    <w:rsid w:val="00E52EF4"/>
    <w:rsid w:val="00E56712"/>
    <w:rsid w:val="00E6021F"/>
    <w:rsid w:val="00E92E0B"/>
    <w:rsid w:val="00EB27AC"/>
    <w:rsid w:val="00EC21B2"/>
    <w:rsid w:val="00EC3164"/>
    <w:rsid w:val="00EC6632"/>
    <w:rsid w:val="00EC79DA"/>
    <w:rsid w:val="00ED07EA"/>
    <w:rsid w:val="00ED1C76"/>
    <w:rsid w:val="00ED6EA1"/>
    <w:rsid w:val="00F609BF"/>
    <w:rsid w:val="00F64008"/>
    <w:rsid w:val="00F654F4"/>
    <w:rsid w:val="00F77B72"/>
    <w:rsid w:val="00FA1888"/>
    <w:rsid w:val="00FA3DED"/>
    <w:rsid w:val="00FC0344"/>
    <w:rsid w:val="00FC5C22"/>
    <w:rsid w:val="00FD5A68"/>
    <w:rsid w:val="00FF03DD"/>
  </w:rsids>
  <m:mathPr>
    <m:mathFont m:val="Cambria Math"/>
    <m:brkBin m:val="before"/>
    <m:brkBinSub m:val="--"/>
    <m:smallFrac m:val="0"/>
    <m:dispDef/>
    <m:lMargin m:val="0"/>
    <m:rMargin m:val="0"/>
    <m:defJc m:val="centerGroup"/>
    <m:wrapIndent m:val="1440"/>
    <m:intLim m:val="subSup"/>
    <m:naryLim m:val="undOvr"/>
  </m:mathPr>
  <w:themeFontLang w:val="pt-BR"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6AE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pt-BR" w:eastAsia="pt-BR" w:bidi="ar-SA"/>
      </w:rPr>
    </w:rPrDefault>
    <w:pPrDefault>
      <w:pPr>
        <w:jc w:val="both"/>
      </w:pPr>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70480"/>
    <w:pPr>
      <w:jc w:val="left"/>
    </w:pPr>
    <w:rPr>
      <w:rFonts w:ascii="Times New Roman" w:hAnsi="Times New Roman" w:cs="Times New Roman"/>
    </w:rPr>
  </w:style>
  <w:style w:type="paragraph" w:styleId="Ttulo1">
    <w:name w:val="heading 1"/>
    <w:basedOn w:val="Normal"/>
    <w:next w:val="Normal"/>
    <w:link w:val="Ttulo1Char"/>
    <w:pPr>
      <w:keepNext/>
      <w:keepLines/>
      <w:spacing w:before="480" w:after="120"/>
      <w:jc w:val="both"/>
      <w:outlineLvl w:val="0"/>
    </w:pPr>
    <w:rPr>
      <w:rFonts w:ascii="Arial" w:hAnsi="Arial" w:cs="Arial"/>
      <w:b/>
      <w:sz w:val="48"/>
      <w:szCs w:val="48"/>
    </w:rPr>
  </w:style>
  <w:style w:type="paragraph" w:styleId="Ttulo2">
    <w:name w:val="heading 2"/>
    <w:basedOn w:val="Normal"/>
    <w:next w:val="Normal"/>
    <w:link w:val="Ttulo2Char"/>
    <w:uiPriority w:val="9"/>
    <w:qFormat/>
    <w:pPr>
      <w:keepNext/>
      <w:keepLines/>
      <w:spacing w:before="360" w:after="80"/>
      <w:jc w:val="both"/>
      <w:outlineLvl w:val="1"/>
    </w:pPr>
    <w:rPr>
      <w:rFonts w:ascii="Arial" w:hAnsi="Arial" w:cs="Arial"/>
      <w:b/>
      <w:sz w:val="36"/>
      <w:szCs w:val="36"/>
    </w:rPr>
  </w:style>
  <w:style w:type="paragraph" w:styleId="Ttulo3">
    <w:name w:val="heading 3"/>
    <w:basedOn w:val="Normal"/>
    <w:next w:val="Normal"/>
    <w:link w:val="Ttulo3Char"/>
    <w:pPr>
      <w:keepNext/>
      <w:keepLines/>
      <w:spacing w:before="280" w:after="80"/>
      <w:jc w:val="both"/>
      <w:outlineLvl w:val="2"/>
    </w:pPr>
    <w:rPr>
      <w:rFonts w:ascii="Arial" w:hAnsi="Arial" w:cs="Arial"/>
      <w:b/>
      <w:sz w:val="28"/>
      <w:szCs w:val="28"/>
    </w:rPr>
  </w:style>
  <w:style w:type="paragraph" w:styleId="Ttulo4">
    <w:name w:val="heading 4"/>
    <w:basedOn w:val="Normal"/>
    <w:next w:val="Normal"/>
    <w:link w:val="Ttulo4Char"/>
    <w:pPr>
      <w:keepNext/>
      <w:keepLines/>
      <w:spacing w:before="240" w:after="40"/>
      <w:jc w:val="both"/>
      <w:outlineLvl w:val="3"/>
    </w:pPr>
    <w:rPr>
      <w:rFonts w:ascii="Arial" w:hAnsi="Arial" w:cs="Arial"/>
      <w:b/>
    </w:rPr>
  </w:style>
  <w:style w:type="paragraph" w:styleId="Ttulo5">
    <w:name w:val="heading 5"/>
    <w:basedOn w:val="Normal"/>
    <w:next w:val="Normal"/>
    <w:link w:val="Ttulo5Char"/>
    <w:pPr>
      <w:keepNext/>
      <w:keepLines/>
      <w:spacing w:before="220" w:after="40"/>
      <w:jc w:val="both"/>
      <w:outlineLvl w:val="4"/>
    </w:pPr>
    <w:rPr>
      <w:rFonts w:ascii="Arial" w:hAnsi="Arial" w:cs="Arial"/>
      <w:b/>
      <w:sz w:val="22"/>
      <w:szCs w:val="22"/>
    </w:rPr>
  </w:style>
  <w:style w:type="paragraph" w:styleId="Ttulo6">
    <w:name w:val="heading 6"/>
    <w:basedOn w:val="Normal"/>
    <w:next w:val="Normal"/>
    <w:link w:val="Ttulo6Char"/>
    <w:pPr>
      <w:keepNext/>
      <w:keepLines/>
      <w:spacing w:before="200" w:after="40"/>
      <w:jc w:val="both"/>
      <w:outlineLvl w:val="5"/>
    </w:pPr>
    <w:rPr>
      <w:rFonts w:ascii="Arial" w:hAnsi="Arial" w:cs="Arial"/>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har"/>
    <w:pPr>
      <w:keepNext/>
      <w:keepLines/>
      <w:spacing w:before="480" w:after="120"/>
      <w:jc w:val="both"/>
    </w:pPr>
    <w:rPr>
      <w:rFonts w:ascii="Arial" w:hAnsi="Arial" w:cs="Arial"/>
      <w:b/>
      <w:sz w:val="72"/>
      <w:szCs w:val="72"/>
    </w:rPr>
  </w:style>
  <w:style w:type="paragraph" w:styleId="Subttulo">
    <w:name w:val="Subtitle"/>
    <w:basedOn w:val="Normal"/>
    <w:next w:val="Normal"/>
    <w:link w:val="SubttuloChar"/>
    <w:pPr>
      <w:keepNext/>
      <w:keepLines/>
      <w:spacing w:before="360" w:after="80"/>
      <w:jc w:val="both"/>
    </w:pPr>
    <w:rPr>
      <w:rFonts w:ascii="Georgia" w:eastAsia="Georgia" w:hAnsi="Georgia" w:cs="Georgia"/>
      <w:i/>
      <w:color w:val="666666"/>
      <w:sz w:val="48"/>
      <w:szCs w:val="48"/>
    </w:rPr>
  </w:style>
  <w:style w:type="table" w:customStyle="1" w:styleId="23">
    <w:name w:val="23"/>
    <w:basedOn w:val="TableNormal1"/>
    <w:tblPr>
      <w:tblStyleRowBandSize w:val="1"/>
      <w:tblStyleColBandSize w:val="1"/>
      <w:tblCellMar>
        <w:top w:w="0" w:type="dxa"/>
        <w:left w:w="108" w:type="dxa"/>
        <w:bottom w:w="0" w:type="dxa"/>
        <w:right w:w="108" w:type="dxa"/>
      </w:tblCellMar>
    </w:tblPr>
  </w:style>
  <w:style w:type="table" w:customStyle="1" w:styleId="22">
    <w:name w:val="22"/>
    <w:basedOn w:val="TableNormal1"/>
    <w:tblPr>
      <w:tblStyleRowBandSize w:val="1"/>
      <w:tblStyleColBandSize w:val="1"/>
      <w:tblCellMar>
        <w:top w:w="0" w:type="dxa"/>
        <w:left w:w="108" w:type="dxa"/>
        <w:bottom w:w="0" w:type="dxa"/>
        <w:right w:w="108" w:type="dxa"/>
      </w:tblCellMar>
    </w:tblPr>
  </w:style>
  <w:style w:type="table" w:customStyle="1" w:styleId="21">
    <w:name w:val="21"/>
    <w:basedOn w:val="TableNormal1"/>
    <w:tblPr>
      <w:tblStyleRowBandSize w:val="1"/>
      <w:tblStyleColBandSize w:val="1"/>
      <w:tblCellMar>
        <w:top w:w="0" w:type="dxa"/>
        <w:left w:w="108" w:type="dxa"/>
        <w:bottom w:w="0" w:type="dxa"/>
        <w:right w:w="108" w:type="dxa"/>
      </w:tblCellMar>
    </w:tblPr>
  </w:style>
  <w:style w:type="table" w:customStyle="1" w:styleId="20">
    <w:name w:val="20"/>
    <w:basedOn w:val="TableNormal1"/>
    <w:tblPr>
      <w:tblStyleRowBandSize w:val="1"/>
      <w:tblStyleColBandSize w:val="1"/>
      <w:tblCellMar>
        <w:top w:w="0" w:type="dxa"/>
        <w:left w:w="108" w:type="dxa"/>
        <w:bottom w:w="0" w:type="dxa"/>
        <w:right w:w="108" w:type="dxa"/>
      </w:tblCellMar>
    </w:tblPr>
  </w:style>
  <w:style w:type="table" w:customStyle="1" w:styleId="19">
    <w:name w:val="19"/>
    <w:basedOn w:val="TableNormal1"/>
    <w:tblPr>
      <w:tblStyleRowBandSize w:val="1"/>
      <w:tblStyleColBandSize w:val="1"/>
      <w:tblCellMar>
        <w:top w:w="0" w:type="dxa"/>
        <w:left w:w="108" w:type="dxa"/>
        <w:bottom w:w="0" w:type="dxa"/>
        <w:right w:w="108" w:type="dxa"/>
      </w:tblCellMar>
    </w:tblPr>
  </w:style>
  <w:style w:type="table" w:customStyle="1" w:styleId="18">
    <w:name w:val="18"/>
    <w:basedOn w:val="TableNormal1"/>
    <w:tblPr>
      <w:tblStyleRowBandSize w:val="1"/>
      <w:tblStyleColBandSize w:val="1"/>
      <w:tblCellMar>
        <w:top w:w="0" w:type="dxa"/>
        <w:left w:w="108" w:type="dxa"/>
        <w:bottom w:w="0" w:type="dxa"/>
        <w:right w:w="108" w:type="dxa"/>
      </w:tblCellMar>
    </w:tblPr>
  </w:style>
  <w:style w:type="table" w:customStyle="1" w:styleId="17">
    <w:name w:val="17"/>
    <w:basedOn w:val="TableNormal1"/>
    <w:tblPr>
      <w:tblStyleRowBandSize w:val="1"/>
      <w:tblStyleColBandSize w:val="1"/>
      <w:tblCellMar>
        <w:top w:w="0" w:type="dxa"/>
        <w:left w:w="108" w:type="dxa"/>
        <w:bottom w:w="0" w:type="dxa"/>
        <w:right w:w="108" w:type="dxa"/>
      </w:tblCellMar>
    </w:tblPr>
  </w:style>
  <w:style w:type="table" w:customStyle="1" w:styleId="16">
    <w:name w:val="16"/>
    <w:basedOn w:val="TableNormal1"/>
    <w:tblPr>
      <w:tblStyleRowBandSize w:val="1"/>
      <w:tblStyleColBandSize w:val="1"/>
      <w:tblCellMar>
        <w:top w:w="0" w:type="dxa"/>
        <w:left w:w="108" w:type="dxa"/>
        <w:bottom w:w="0" w:type="dxa"/>
        <w:right w:w="108" w:type="dxa"/>
      </w:tblCellMar>
    </w:tblPr>
  </w:style>
  <w:style w:type="table" w:customStyle="1" w:styleId="15">
    <w:name w:val="15"/>
    <w:basedOn w:val="TableNormal1"/>
    <w:tblPr>
      <w:tblStyleRowBandSize w:val="1"/>
      <w:tblStyleColBandSize w:val="1"/>
      <w:tblCellMar>
        <w:top w:w="0" w:type="dxa"/>
        <w:left w:w="108" w:type="dxa"/>
        <w:bottom w:w="0" w:type="dxa"/>
        <w:right w:w="108" w:type="dxa"/>
      </w:tblCellMar>
    </w:tblPr>
  </w:style>
  <w:style w:type="table" w:customStyle="1" w:styleId="14">
    <w:name w:val="14"/>
    <w:basedOn w:val="TableNormal1"/>
    <w:tblPr>
      <w:tblStyleRowBandSize w:val="1"/>
      <w:tblStyleColBandSize w:val="1"/>
      <w:tblCellMar>
        <w:top w:w="0" w:type="dxa"/>
        <w:left w:w="108" w:type="dxa"/>
        <w:bottom w:w="0" w:type="dxa"/>
        <w:right w:w="108" w:type="dxa"/>
      </w:tblCellMar>
    </w:tblPr>
  </w:style>
  <w:style w:type="table" w:customStyle="1" w:styleId="13">
    <w:name w:val="13"/>
    <w:basedOn w:val="TableNormal1"/>
    <w:tblPr>
      <w:tblStyleRowBandSize w:val="1"/>
      <w:tblStyleColBandSize w:val="1"/>
      <w:tblCellMar>
        <w:top w:w="0" w:type="dxa"/>
        <w:left w:w="108" w:type="dxa"/>
        <w:bottom w:w="0" w:type="dxa"/>
        <w:right w:w="108" w:type="dxa"/>
      </w:tblCellMar>
    </w:tblPr>
  </w:style>
  <w:style w:type="table" w:customStyle="1" w:styleId="12">
    <w:name w:val="12"/>
    <w:basedOn w:val="TableNormal1"/>
    <w:tblPr>
      <w:tblStyleRowBandSize w:val="1"/>
      <w:tblStyleColBandSize w:val="1"/>
      <w:tblCellMar>
        <w:top w:w="0" w:type="dxa"/>
        <w:left w:w="108" w:type="dxa"/>
        <w:bottom w:w="0" w:type="dxa"/>
        <w:right w:w="108" w:type="dxa"/>
      </w:tblCellMar>
    </w:tblPr>
  </w:style>
  <w:style w:type="table" w:customStyle="1" w:styleId="11">
    <w:name w:val="11"/>
    <w:basedOn w:val="TableNormal1"/>
    <w:tblPr>
      <w:tblStyleRowBandSize w:val="1"/>
      <w:tblStyleColBandSize w:val="1"/>
      <w:tblCellMar>
        <w:top w:w="0" w:type="dxa"/>
        <w:left w:w="108" w:type="dxa"/>
        <w:bottom w:w="0" w:type="dxa"/>
        <w:right w:w="108" w:type="dxa"/>
      </w:tblCellMar>
    </w:tblPr>
  </w:style>
  <w:style w:type="table" w:customStyle="1" w:styleId="10">
    <w:name w:val="10"/>
    <w:basedOn w:val="TableNormal1"/>
    <w:tblPr>
      <w:tblStyleRowBandSize w:val="1"/>
      <w:tblStyleColBandSize w:val="1"/>
      <w:tblCellMar>
        <w:top w:w="0" w:type="dxa"/>
        <w:left w:w="108" w:type="dxa"/>
        <w:bottom w:w="0" w:type="dxa"/>
        <w:right w:w="108" w:type="dxa"/>
      </w:tblCellMar>
    </w:tblPr>
  </w:style>
  <w:style w:type="table" w:customStyle="1" w:styleId="9">
    <w:name w:val="9"/>
    <w:basedOn w:val="TableNormal1"/>
    <w:tblPr>
      <w:tblStyleRowBandSize w:val="1"/>
      <w:tblStyleColBandSize w:val="1"/>
      <w:tblCellMar>
        <w:top w:w="0" w:type="dxa"/>
        <w:left w:w="108" w:type="dxa"/>
        <w:bottom w:w="0" w:type="dxa"/>
        <w:right w:w="108" w:type="dxa"/>
      </w:tblCellMar>
    </w:tblPr>
  </w:style>
  <w:style w:type="table" w:customStyle="1" w:styleId="8">
    <w:name w:val="8"/>
    <w:basedOn w:val="TableNormal1"/>
    <w:tblPr>
      <w:tblStyleRowBandSize w:val="1"/>
      <w:tblStyleColBandSize w:val="1"/>
      <w:tblCellMar>
        <w:top w:w="0" w:type="dxa"/>
        <w:left w:w="108" w:type="dxa"/>
        <w:bottom w:w="0" w:type="dxa"/>
        <w:right w:w="108" w:type="dxa"/>
      </w:tblCellMar>
    </w:tblPr>
  </w:style>
  <w:style w:type="table" w:customStyle="1" w:styleId="7">
    <w:name w:val="7"/>
    <w:basedOn w:val="TableNormal1"/>
    <w:tblPr>
      <w:tblStyleRowBandSize w:val="1"/>
      <w:tblStyleColBandSize w:val="1"/>
      <w:tblCellMar>
        <w:top w:w="0" w:type="dxa"/>
        <w:left w:w="108" w:type="dxa"/>
        <w:bottom w:w="0" w:type="dxa"/>
        <w:right w:w="108" w:type="dxa"/>
      </w:tblCellMar>
    </w:tblPr>
  </w:style>
  <w:style w:type="table" w:customStyle="1" w:styleId="6">
    <w:name w:val="6"/>
    <w:basedOn w:val="TableNormal1"/>
    <w:tblPr>
      <w:tblStyleRowBandSize w:val="1"/>
      <w:tblStyleColBandSize w:val="1"/>
      <w:tblCellMar>
        <w:top w:w="0" w:type="dxa"/>
        <w:left w:w="108" w:type="dxa"/>
        <w:bottom w:w="0" w:type="dxa"/>
        <w:right w:w="108" w:type="dxa"/>
      </w:tblCellMar>
    </w:tblPr>
  </w:style>
  <w:style w:type="table" w:customStyle="1" w:styleId="5">
    <w:name w:val="5"/>
    <w:basedOn w:val="TableNormal1"/>
    <w:tblPr>
      <w:tblStyleRowBandSize w:val="1"/>
      <w:tblStyleColBandSize w:val="1"/>
      <w:tblCellMar>
        <w:top w:w="0" w:type="dxa"/>
        <w:left w:w="108" w:type="dxa"/>
        <w:bottom w:w="0" w:type="dxa"/>
        <w:right w:w="108" w:type="dxa"/>
      </w:tblCellMar>
    </w:tblPr>
  </w:style>
  <w:style w:type="table" w:customStyle="1" w:styleId="4">
    <w:name w:val="4"/>
    <w:basedOn w:val="TableNormal1"/>
    <w:tblPr>
      <w:tblStyleRowBandSize w:val="1"/>
      <w:tblStyleColBandSize w:val="1"/>
      <w:tblCellMar>
        <w:top w:w="0" w:type="dxa"/>
        <w:left w:w="108" w:type="dxa"/>
        <w:bottom w:w="0" w:type="dxa"/>
        <w:right w:w="108" w:type="dxa"/>
      </w:tblCellMar>
    </w:tblPr>
  </w:style>
  <w:style w:type="table" w:customStyle="1" w:styleId="3">
    <w:name w:val="3"/>
    <w:basedOn w:val="TableNormal1"/>
    <w:tblPr>
      <w:tblStyleRowBandSize w:val="1"/>
      <w:tblStyleColBandSize w:val="1"/>
      <w:tblCellMar>
        <w:top w:w="0" w:type="dxa"/>
        <w:left w:w="108" w:type="dxa"/>
        <w:bottom w:w="0" w:type="dxa"/>
        <w:right w:w="108" w:type="dxa"/>
      </w:tblCellMar>
    </w:tblPr>
  </w:style>
  <w:style w:type="table" w:customStyle="1" w:styleId="2">
    <w:name w:val="2"/>
    <w:basedOn w:val="TableNormal1"/>
    <w:tblPr>
      <w:tblStyleRowBandSize w:val="1"/>
      <w:tblStyleColBandSize w:val="1"/>
      <w:tblCellMar>
        <w:top w:w="0" w:type="dxa"/>
        <w:left w:w="108" w:type="dxa"/>
        <w:bottom w:w="0" w:type="dxa"/>
        <w:right w:w="108" w:type="dxa"/>
      </w:tblCellMar>
    </w:tblPr>
  </w:style>
  <w:style w:type="table" w:customStyle="1" w:styleId="1">
    <w:name w:val="1"/>
    <w:basedOn w:val="TableNormal1"/>
    <w:tblPr>
      <w:tblStyleRowBandSize w:val="1"/>
      <w:tblStyleColBandSize w:val="1"/>
      <w:tblCellMar>
        <w:top w:w="0" w:type="dxa"/>
        <w:left w:w="108" w:type="dxa"/>
        <w:bottom w:w="0" w:type="dxa"/>
        <w:right w:w="108" w:type="dxa"/>
      </w:tblCellMar>
    </w:tblPr>
  </w:style>
  <w:style w:type="paragraph" w:styleId="Textodecomentrio">
    <w:name w:val="annotation text"/>
    <w:aliases w:val="Char"/>
    <w:basedOn w:val="Normal"/>
    <w:link w:val="TextodecomentrioChar"/>
    <w:uiPriority w:val="99"/>
    <w:unhideWhenUsed/>
    <w:pPr>
      <w:jc w:val="both"/>
    </w:pPr>
    <w:rPr>
      <w:rFonts w:ascii="Arial" w:hAnsi="Arial" w:cs="Arial"/>
    </w:rPr>
  </w:style>
  <w:style w:type="character" w:customStyle="1" w:styleId="TextodecomentrioChar">
    <w:name w:val="Texto de comentário Char"/>
    <w:aliases w:val="Char Char"/>
    <w:basedOn w:val="Fontepargpadro"/>
    <w:link w:val="Textodecomentrio"/>
    <w:uiPriority w:val="99"/>
  </w:style>
  <w:style w:type="character" w:styleId="Refdecomentrio">
    <w:name w:val="annotation reference"/>
    <w:basedOn w:val="Fontepargpadro"/>
    <w:uiPriority w:val="99"/>
    <w:unhideWhenUsed/>
    <w:rPr>
      <w:sz w:val="18"/>
      <w:szCs w:val="18"/>
    </w:rPr>
  </w:style>
  <w:style w:type="paragraph" w:styleId="Textodebalo">
    <w:name w:val="Balloon Text"/>
    <w:basedOn w:val="Normal"/>
    <w:link w:val="TextodebaloChar"/>
    <w:uiPriority w:val="99"/>
    <w:semiHidden/>
    <w:unhideWhenUsed/>
    <w:rsid w:val="002302B0"/>
    <w:pPr>
      <w:jc w:val="both"/>
    </w:pPr>
    <w:rPr>
      <w:sz w:val="18"/>
      <w:szCs w:val="18"/>
    </w:rPr>
  </w:style>
  <w:style w:type="character" w:customStyle="1" w:styleId="TextodebaloChar">
    <w:name w:val="Texto de balão Char"/>
    <w:basedOn w:val="Fontepargpadro"/>
    <w:link w:val="Textodebalo"/>
    <w:uiPriority w:val="99"/>
    <w:semiHidden/>
    <w:rsid w:val="002302B0"/>
    <w:rPr>
      <w:rFonts w:ascii="Times New Roman" w:hAnsi="Times New Roman" w:cs="Times New Roman"/>
      <w:sz w:val="18"/>
      <w:szCs w:val="18"/>
    </w:rPr>
  </w:style>
  <w:style w:type="character" w:customStyle="1" w:styleId="bold">
    <w:name w:val="bold"/>
    <w:basedOn w:val="Fontepargpadro"/>
    <w:rsid w:val="0072581B"/>
  </w:style>
  <w:style w:type="character" w:customStyle="1" w:styleId="topiccitationitalics">
    <w:name w:val="topiccitationitalics"/>
    <w:basedOn w:val="Fontepargpadro"/>
    <w:rsid w:val="0072581B"/>
  </w:style>
  <w:style w:type="character" w:styleId="Hiperlink">
    <w:name w:val="Hyperlink"/>
    <w:basedOn w:val="Fontepargpadro"/>
    <w:uiPriority w:val="99"/>
    <w:unhideWhenUsed/>
    <w:rsid w:val="003969CD"/>
    <w:rPr>
      <w:color w:val="0000FF"/>
      <w:u w:val="single"/>
    </w:rPr>
  </w:style>
  <w:style w:type="paragraph" w:customStyle="1" w:styleId="p1">
    <w:name w:val="p1"/>
    <w:basedOn w:val="Normal"/>
    <w:rsid w:val="00070480"/>
    <w:rPr>
      <w:rFonts w:ascii="Helvetica" w:hAnsi="Helvetica"/>
      <w:sz w:val="11"/>
      <w:szCs w:val="11"/>
    </w:rPr>
  </w:style>
  <w:style w:type="paragraph" w:styleId="PargrafodaLista">
    <w:name w:val="List Paragraph"/>
    <w:basedOn w:val="Normal"/>
    <w:uiPriority w:val="34"/>
    <w:qFormat/>
    <w:rsid w:val="00070480"/>
    <w:pPr>
      <w:pBdr>
        <w:top w:val="nil"/>
        <w:left w:val="nil"/>
        <w:bottom w:val="nil"/>
        <w:right w:val="nil"/>
        <w:between w:val="nil"/>
      </w:pBdr>
      <w:spacing w:after="160" w:line="259" w:lineRule="auto"/>
      <w:ind w:left="720"/>
      <w:contextualSpacing/>
    </w:pPr>
    <w:rPr>
      <w:rFonts w:ascii="Calibri" w:eastAsia="Calibri" w:hAnsi="Calibri" w:cs="Calibri"/>
      <w:color w:val="000000"/>
      <w:sz w:val="22"/>
      <w:szCs w:val="22"/>
      <w:lang w:val="en-US" w:eastAsia="en-AU"/>
    </w:rPr>
  </w:style>
  <w:style w:type="character" w:customStyle="1" w:styleId="Ttulo2Char">
    <w:name w:val="Título 2 Char"/>
    <w:basedOn w:val="Fontepargpadro"/>
    <w:link w:val="Ttulo2"/>
    <w:uiPriority w:val="9"/>
    <w:rsid w:val="00070480"/>
    <w:rPr>
      <w:b/>
      <w:sz w:val="36"/>
      <w:szCs w:val="36"/>
    </w:rPr>
  </w:style>
  <w:style w:type="character" w:customStyle="1" w:styleId="apple-converted-space">
    <w:name w:val="apple-converted-space"/>
    <w:basedOn w:val="Fontepargpadro"/>
    <w:rsid w:val="00070480"/>
  </w:style>
  <w:style w:type="character" w:customStyle="1" w:styleId="epub-state">
    <w:name w:val="epub-state"/>
    <w:basedOn w:val="Fontepargpadro"/>
    <w:rsid w:val="00070480"/>
  </w:style>
  <w:style w:type="character" w:customStyle="1" w:styleId="epub-date">
    <w:name w:val="epub-date"/>
    <w:basedOn w:val="Fontepargpadro"/>
    <w:rsid w:val="00070480"/>
  </w:style>
  <w:style w:type="character" w:customStyle="1" w:styleId="pubyear">
    <w:name w:val="pubyear"/>
    <w:basedOn w:val="Fontepargpadro"/>
    <w:rsid w:val="00C50FCD"/>
  </w:style>
  <w:style w:type="character" w:customStyle="1" w:styleId="vol">
    <w:name w:val="vol"/>
    <w:basedOn w:val="Fontepargpadro"/>
    <w:rsid w:val="00C50FCD"/>
  </w:style>
  <w:style w:type="paragraph" w:styleId="Assuntodocomentrio">
    <w:name w:val="annotation subject"/>
    <w:basedOn w:val="Textodecomentrio"/>
    <w:next w:val="Textodecomentrio"/>
    <w:link w:val="AssuntodocomentrioChar"/>
    <w:uiPriority w:val="99"/>
    <w:semiHidden/>
    <w:unhideWhenUsed/>
    <w:rsid w:val="00160194"/>
    <w:pPr>
      <w:jc w:val="left"/>
    </w:pPr>
    <w:rPr>
      <w:rFonts w:ascii="Times New Roman" w:hAnsi="Times New Roman" w:cs="Times New Roman"/>
      <w:b/>
      <w:bCs/>
      <w:sz w:val="20"/>
      <w:szCs w:val="20"/>
    </w:rPr>
  </w:style>
  <w:style w:type="character" w:customStyle="1" w:styleId="AssuntodocomentrioChar">
    <w:name w:val="Assunto do comentário Char"/>
    <w:basedOn w:val="TextodecomentrioChar"/>
    <w:link w:val="Assuntodocomentrio"/>
    <w:uiPriority w:val="99"/>
    <w:semiHidden/>
    <w:rsid w:val="00160194"/>
    <w:rPr>
      <w:rFonts w:ascii="Times New Roman" w:hAnsi="Times New Roman" w:cs="Times New Roman"/>
      <w:b/>
      <w:bCs/>
      <w:sz w:val="20"/>
      <w:szCs w:val="20"/>
    </w:rPr>
  </w:style>
  <w:style w:type="character" w:styleId="nfase">
    <w:name w:val="Emphasis"/>
    <w:basedOn w:val="Fontepargpadro"/>
    <w:uiPriority w:val="20"/>
    <w:qFormat/>
    <w:rsid w:val="00941EA9"/>
    <w:rPr>
      <w:i/>
      <w:iCs/>
    </w:rPr>
  </w:style>
  <w:style w:type="paragraph" w:styleId="Reviso">
    <w:name w:val="Revision"/>
    <w:hidden/>
    <w:uiPriority w:val="99"/>
    <w:semiHidden/>
    <w:rsid w:val="00507574"/>
    <w:pPr>
      <w:jc w:val="left"/>
    </w:pPr>
    <w:rPr>
      <w:rFonts w:ascii="Times New Roman" w:hAnsi="Times New Roman" w:cs="Times New Roman"/>
    </w:rPr>
  </w:style>
  <w:style w:type="character" w:customStyle="1" w:styleId="Ttulo1Char">
    <w:name w:val="Título 1 Char"/>
    <w:basedOn w:val="Fontepargpadro"/>
    <w:link w:val="Ttulo1"/>
    <w:rsid w:val="00FC5C22"/>
    <w:rPr>
      <w:b/>
      <w:sz w:val="48"/>
      <w:szCs w:val="48"/>
    </w:rPr>
  </w:style>
  <w:style w:type="character" w:customStyle="1" w:styleId="Ttulo3Char">
    <w:name w:val="Título 3 Char"/>
    <w:basedOn w:val="Fontepargpadro"/>
    <w:link w:val="Ttulo3"/>
    <w:rsid w:val="00FC5C22"/>
    <w:rPr>
      <w:b/>
      <w:sz w:val="28"/>
      <w:szCs w:val="28"/>
    </w:rPr>
  </w:style>
  <w:style w:type="character" w:customStyle="1" w:styleId="Ttulo4Char">
    <w:name w:val="Título 4 Char"/>
    <w:basedOn w:val="Fontepargpadro"/>
    <w:link w:val="Ttulo4"/>
    <w:rsid w:val="00FC5C22"/>
    <w:rPr>
      <w:b/>
    </w:rPr>
  </w:style>
  <w:style w:type="character" w:customStyle="1" w:styleId="Ttulo5Char">
    <w:name w:val="Título 5 Char"/>
    <w:basedOn w:val="Fontepargpadro"/>
    <w:link w:val="Ttulo5"/>
    <w:rsid w:val="00FC5C22"/>
    <w:rPr>
      <w:b/>
      <w:sz w:val="22"/>
      <w:szCs w:val="22"/>
    </w:rPr>
  </w:style>
  <w:style w:type="character" w:customStyle="1" w:styleId="Ttulo6Char">
    <w:name w:val="Título 6 Char"/>
    <w:basedOn w:val="Fontepargpadro"/>
    <w:link w:val="Ttulo6"/>
    <w:rsid w:val="00FC5C22"/>
    <w:rPr>
      <w:b/>
      <w:sz w:val="20"/>
      <w:szCs w:val="20"/>
    </w:rPr>
  </w:style>
  <w:style w:type="character" w:customStyle="1" w:styleId="TtuloChar">
    <w:name w:val="Título Char"/>
    <w:basedOn w:val="Fontepargpadro"/>
    <w:link w:val="Ttulo"/>
    <w:rsid w:val="00FC5C22"/>
    <w:rPr>
      <w:b/>
      <w:sz w:val="72"/>
      <w:szCs w:val="72"/>
    </w:rPr>
  </w:style>
  <w:style w:type="character" w:customStyle="1" w:styleId="SubttuloChar">
    <w:name w:val="Subtítulo Char"/>
    <w:basedOn w:val="Fontepargpadro"/>
    <w:link w:val="Subttulo"/>
    <w:rsid w:val="00FC5C22"/>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94569">
      <w:bodyDiv w:val="1"/>
      <w:marLeft w:val="0"/>
      <w:marRight w:val="0"/>
      <w:marTop w:val="0"/>
      <w:marBottom w:val="0"/>
      <w:divBdr>
        <w:top w:val="none" w:sz="0" w:space="0" w:color="auto"/>
        <w:left w:val="none" w:sz="0" w:space="0" w:color="auto"/>
        <w:bottom w:val="none" w:sz="0" w:space="0" w:color="auto"/>
        <w:right w:val="none" w:sz="0" w:space="0" w:color="auto"/>
      </w:divBdr>
    </w:div>
    <w:div w:id="49303526">
      <w:bodyDiv w:val="1"/>
      <w:marLeft w:val="0"/>
      <w:marRight w:val="0"/>
      <w:marTop w:val="0"/>
      <w:marBottom w:val="0"/>
      <w:divBdr>
        <w:top w:val="none" w:sz="0" w:space="0" w:color="auto"/>
        <w:left w:val="none" w:sz="0" w:space="0" w:color="auto"/>
        <w:bottom w:val="none" w:sz="0" w:space="0" w:color="auto"/>
        <w:right w:val="none" w:sz="0" w:space="0" w:color="auto"/>
      </w:divBdr>
    </w:div>
    <w:div w:id="54938738">
      <w:bodyDiv w:val="1"/>
      <w:marLeft w:val="0"/>
      <w:marRight w:val="0"/>
      <w:marTop w:val="0"/>
      <w:marBottom w:val="0"/>
      <w:divBdr>
        <w:top w:val="none" w:sz="0" w:space="0" w:color="auto"/>
        <w:left w:val="none" w:sz="0" w:space="0" w:color="auto"/>
        <w:bottom w:val="none" w:sz="0" w:space="0" w:color="auto"/>
        <w:right w:val="none" w:sz="0" w:space="0" w:color="auto"/>
      </w:divBdr>
    </w:div>
    <w:div w:id="81144654">
      <w:bodyDiv w:val="1"/>
      <w:marLeft w:val="0"/>
      <w:marRight w:val="0"/>
      <w:marTop w:val="0"/>
      <w:marBottom w:val="0"/>
      <w:divBdr>
        <w:top w:val="none" w:sz="0" w:space="0" w:color="auto"/>
        <w:left w:val="none" w:sz="0" w:space="0" w:color="auto"/>
        <w:bottom w:val="none" w:sz="0" w:space="0" w:color="auto"/>
        <w:right w:val="none" w:sz="0" w:space="0" w:color="auto"/>
      </w:divBdr>
      <w:divsChild>
        <w:div w:id="135799760">
          <w:marLeft w:val="0"/>
          <w:marRight w:val="0"/>
          <w:marTop w:val="0"/>
          <w:marBottom w:val="0"/>
          <w:divBdr>
            <w:top w:val="none" w:sz="0" w:space="0" w:color="auto"/>
            <w:left w:val="none" w:sz="0" w:space="0" w:color="auto"/>
            <w:bottom w:val="none" w:sz="0" w:space="0" w:color="auto"/>
            <w:right w:val="none" w:sz="0" w:space="0" w:color="auto"/>
          </w:divBdr>
        </w:div>
        <w:div w:id="2076198001">
          <w:marLeft w:val="0"/>
          <w:marRight w:val="0"/>
          <w:marTop w:val="0"/>
          <w:marBottom w:val="0"/>
          <w:divBdr>
            <w:top w:val="none" w:sz="0" w:space="0" w:color="auto"/>
            <w:left w:val="none" w:sz="0" w:space="0" w:color="auto"/>
            <w:bottom w:val="none" w:sz="0" w:space="0" w:color="auto"/>
            <w:right w:val="none" w:sz="0" w:space="0" w:color="auto"/>
          </w:divBdr>
        </w:div>
        <w:div w:id="829058531">
          <w:marLeft w:val="0"/>
          <w:marRight w:val="0"/>
          <w:marTop w:val="0"/>
          <w:marBottom w:val="0"/>
          <w:divBdr>
            <w:top w:val="none" w:sz="0" w:space="0" w:color="auto"/>
            <w:left w:val="none" w:sz="0" w:space="0" w:color="auto"/>
            <w:bottom w:val="none" w:sz="0" w:space="0" w:color="auto"/>
            <w:right w:val="none" w:sz="0" w:space="0" w:color="auto"/>
          </w:divBdr>
        </w:div>
        <w:div w:id="1466964326">
          <w:marLeft w:val="0"/>
          <w:marRight w:val="0"/>
          <w:marTop w:val="0"/>
          <w:marBottom w:val="0"/>
          <w:divBdr>
            <w:top w:val="none" w:sz="0" w:space="0" w:color="auto"/>
            <w:left w:val="none" w:sz="0" w:space="0" w:color="auto"/>
            <w:bottom w:val="none" w:sz="0" w:space="0" w:color="auto"/>
            <w:right w:val="none" w:sz="0" w:space="0" w:color="auto"/>
          </w:divBdr>
        </w:div>
        <w:div w:id="1989749752">
          <w:marLeft w:val="0"/>
          <w:marRight w:val="0"/>
          <w:marTop w:val="0"/>
          <w:marBottom w:val="0"/>
          <w:divBdr>
            <w:top w:val="none" w:sz="0" w:space="0" w:color="auto"/>
            <w:left w:val="none" w:sz="0" w:space="0" w:color="auto"/>
            <w:bottom w:val="none" w:sz="0" w:space="0" w:color="auto"/>
            <w:right w:val="none" w:sz="0" w:space="0" w:color="auto"/>
          </w:divBdr>
        </w:div>
        <w:div w:id="1813523637">
          <w:marLeft w:val="0"/>
          <w:marRight w:val="0"/>
          <w:marTop w:val="0"/>
          <w:marBottom w:val="0"/>
          <w:divBdr>
            <w:top w:val="none" w:sz="0" w:space="0" w:color="auto"/>
            <w:left w:val="none" w:sz="0" w:space="0" w:color="auto"/>
            <w:bottom w:val="none" w:sz="0" w:space="0" w:color="auto"/>
            <w:right w:val="none" w:sz="0" w:space="0" w:color="auto"/>
          </w:divBdr>
        </w:div>
        <w:div w:id="739786946">
          <w:marLeft w:val="0"/>
          <w:marRight w:val="0"/>
          <w:marTop w:val="0"/>
          <w:marBottom w:val="0"/>
          <w:divBdr>
            <w:top w:val="none" w:sz="0" w:space="0" w:color="auto"/>
            <w:left w:val="none" w:sz="0" w:space="0" w:color="auto"/>
            <w:bottom w:val="none" w:sz="0" w:space="0" w:color="auto"/>
            <w:right w:val="none" w:sz="0" w:space="0" w:color="auto"/>
          </w:divBdr>
        </w:div>
        <w:div w:id="1533542662">
          <w:marLeft w:val="0"/>
          <w:marRight w:val="0"/>
          <w:marTop w:val="0"/>
          <w:marBottom w:val="0"/>
          <w:divBdr>
            <w:top w:val="none" w:sz="0" w:space="0" w:color="auto"/>
            <w:left w:val="none" w:sz="0" w:space="0" w:color="auto"/>
            <w:bottom w:val="none" w:sz="0" w:space="0" w:color="auto"/>
            <w:right w:val="none" w:sz="0" w:space="0" w:color="auto"/>
          </w:divBdr>
        </w:div>
        <w:div w:id="1144661842">
          <w:marLeft w:val="0"/>
          <w:marRight w:val="0"/>
          <w:marTop w:val="0"/>
          <w:marBottom w:val="0"/>
          <w:divBdr>
            <w:top w:val="none" w:sz="0" w:space="0" w:color="auto"/>
            <w:left w:val="none" w:sz="0" w:space="0" w:color="auto"/>
            <w:bottom w:val="none" w:sz="0" w:space="0" w:color="auto"/>
            <w:right w:val="none" w:sz="0" w:space="0" w:color="auto"/>
          </w:divBdr>
        </w:div>
        <w:div w:id="458842874">
          <w:marLeft w:val="0"/>
          <w:marRight w:val="0"/>
          <w:marTop w:val="0"/>
          <w:marBottom w:val="0"/>
          <w:divBdr>
            <w:top w:val="none" w:sz="0" w:space="0" w:color="auto"/>
            <w:left w:val="none" w:sz="0" w:space="0" w:color="auto"/>
            <w:bottom w:val="none" w:sz="0" w:space="0" w:color="auto"/>
            <w:right w:val="none" w:sz="0" w:space="0" w:color="auto"/>
          </w:divBdr>
        </w:div>
        <w:div w:id="992948801">
          <w:marLeft w:val="0"/>
          <w:marRight w:val="0"/>
          <w:marTop w:val="0"/>
          <w:marBottom w:val="0"/>
          <w:divBdr>
            <w:top w:val="none" w:sz="0" w:space="0" w:color="auto"/>
            <w:left w:val="none" w:sz="0" w:space="0" w:color="auto"/>
            <w:bottom w:val="none" w:sz="0" w:space="0" w:color="auto"/>
            <w:right w:val="none" w:sz="0" w:space="0" w:color="auto"/>
          </w:divBdr>
        </w:div>
        <w:div w:id="222103341">
          <w:marLeft w:val="0"/>
          <w:marRight w:val="0"/>
          <w:marTop w:val="0"/>
          <w:marBottom w:val="0"/>
          <w:divBdr>
            <w:top w:val="none" w:sz="0" w:space="0" w:color="auto"/>
            <w:left w:val="none" w:sz="0" w:space="0" w:color="auto"/>
            <w:bottom w:val="none" w:sz="0" w:space="0" w:color="auto"/>
            <w:right w:val="none" w:sz="0" w:space="0" w:color="auto"/>
          </w:divBdr>
        </w:div>
        <w:div w:id="1230848348">
          <w:marLeft w:val="0"/>
          <w:marRight w:val="0"/>
          <w:marTop w:val="0"/>
          <w:marBottom w:val="0"/>
          <w:divBdr>
            <w:top w:val="none" w:sz="0" w:space="0" w:color="auto"/>
            <w:left w:val="none" w:sz="0" w:space="0" w:color="auto"/>
            <w:bottom w:val="none" w:sz="0" w:space="0" w:color="auto"/>
            <w:right w:val="none" w:sz="0" w:space="0" w:color="auto"/>
          </w:divBdr>
        </w:div>
        <w:div w:id="264963406">
          <w:marLeft w:val="0"/>
          <w:marRight w:val="0"/>
          <w:marTop w:val="0"/>
          <w:marBottom w:val="0"/>
          <w:divBdr>
            <w:top w:val="none" w:sz="0" w:space="0" w:color="auto"/>
            <w:left w:val="none" w:sz="0" w:space="0" w:color="auto"/>
            <w:bottom w:val="none" w:sz="0" w:space="0" w:color="auto"/>
            <w:right w:val="none" w:sz="0" w:space="0" w:color="auto"/>
          </w:divBdr>
        </w:div>
        <w:div w:id="296880707">
          <w:marLeft w:val="0"/>
          <w:marRight w:val="0"/>
          <w:marTop w:val="0"/>
          <w:marBottom w:val="0"/>
          <w:divBdr>
            <w:top w:val="none" w:sz="0" w:space="0" w:color="auto"/>
            <w:left w:val="none" w:sz="0" w:space="0" w:color="auto"/>
            <w:bottom w:val="none" w:sz="0" w:space="0" w:color="auto"/>
            <w:right w:val="none" w:sz="0" w:space="0" w:color="auto"/>
          </w:divBdr>
        </w:div>
        <w:div w:id="919483746">
          <w:marLeft w:val="0"/>
          <w:marRight w:val="0"/>
          <w:marTop w:val="0"/>
          <w:marBottom w:val="0"/>
          <w:divBdr>
            <w:top w:val="none" w:sz="0" w:space="0" w:color="auto"/>
            <w:left w:val="none" w:sz="0" w:space="0" w:color="auto"/>
            <w:bottom w:val="none" w:sz="0" w:space="0" w:color="auto"/>
            <w:right w:val="none" w:sz="0" w:space="0" w:color="auto"/>
          </w:divBdr>
        </w:div>
        <w:div w:id="2012754020">
          <w:marLeft w:val="0"/>
          <w:marRight w:val="0"/>
          <w:marTop w:val="0"/>
          <w:marBottom w:val="0"/>
          <w:divBdr>
            <w:top w:val="none" w:sz="0" w:space="0" w:color="auto"/>
            <w:left w:val="none" w:sz="0" w:space="0" w:color="auto"/>
            <w:bottom w:val="none" w:sz="0" w:space="0" w:color="auto"/>
            <w:right w:val="none" w:sz="0" w:space="0" w:color="auto"/>
          </w:divBdr>
        </w:div>
        <w:div w:id="193076067">
          <w:marLeft w:val="0"/>
          <w:marRight w:val="0"/>
          <w:marTop w:val="0"/>
          <w:marBottom w:val="0"/>
          <w:divBdr>
            <w:top w:val="none" w:sz="0" w:space="0" w:color="auto"/>
            <w:left w:val="none" w:sz="0" w:space="0" w:color="auto"/>
            <w:bottom w:val="none" w:sz="0" w:space="0" w:color="auto"/>
            <w:right w:val="none" w:sz="0" w:space="0" w:color="auto"/>
          </w:divBdr>
        </w:div>
        <w:div w:id="1048840591">
          <w:marLeft w:val="0"/>
          <w:marRight w:val="0"/>
          <w:marTop w:val="0"/>
          <w:marBottom w:val="0"/>
          <w:divBdr>
            <w:top w:val="none" w:sz="0" w:space="0" w:color="auto"/>
            <w:left w:val="none" w:sz="0" w:space="0" w:color="auto"/>
            <w:bottom w:val="none" w:sz="0" w:space="0" w:color="auto"/>
            <w:right w:val="none" w:sz="0" w:space="0" w:color="auto"/>
          </w:divBdr>
        </w:div>
        <w:div w:id="1102918834">
          <w:marLeft w:val="0"/>
          <w:marRight w:val="0"/>
          <w:marTop w:val="0"/>
          <w:marBottom w:val="0"/>
          <w:divBdr>
            <w:top w:val="none" w:sz="0" w:space="0" w:color="auto"/>
            <w:left w:val="none" w:sz="0" w:space="0" w:color="auto"/>
            <w:bottom w:val="none" w:sz="0" w:space="0" w:color="auto"/>
            <w:right w:val="none" w:sz="0" w:space="0" w:color="auto"/>
          </w:divBdr>
        </w:div>
        <w:div w:id="812715607">
          <w:marLeft w:val="0"/>
          <w:marRight w:val="0"/>
          <w:marTop w:val="0"/>
          <w:marBottom w:val="0"/>
          <w:divBdr>
            <w:top w:val="none" w:sz="0" w:space="0" w:color="auto"/>
            <w:left w:val="none" w:sz="0" w:space="0" w:color="auto"/>
            <w:bottom w:val="none" w:sz="0" w:space="0" w:color="auto"/>
            <w:right w:val="none" w:sz="0" w:space="0" w:color="auto"/>
          </w:divBdr>
        </w:div>
        <w:div w:id="661009513">
          <w:marLeft w:val="0"/>
          <w:marRight w:val="0"/>
          <w:marTop w:val="0"/>
          <w:marBottom w:val="0"/>
          <w:divBdr>
            <w:top w:val="none" w:sz="0" w:space="0" w:color="auto"/>
            <w:left w:val="none" w:sz="0" w:space="0" w:color="auto"/>
            <w:bottom w:val="none" w:sz="0" w:space="0" w:color="auto"/>
            <w:right w:val="none" w:sz="0" w:space="0" w:color="auto"/>
          </w:divBdr>
        </w:div>
        <w:div w:id="1051923385">
          <w:marLeft w:val="0"/>
          <w:marRight w:val="0"/>
          <w:marTop w:val="0"/>
          <w:marBottom w:val="0"/>
          <w:divBdr>
            <w:top w:val="none" w:sz="0" w:space="0" w:color="auto"/>
            <w:left w:val="none" w:sz="0" w:space="0" w:color="auto"/>
            <w:bottom w:val="none" w:sz="0" w:space="0" w:color="auto"/>
            <w:right w:val="none" w:sz="0" w:space="0" w:color="auto"/>
          </w:divBdr>
        </w:div>
        <w:div w:id="814838533">
          <w:marLeft w:val="0"/>
          <w:marRight w:val="0"/>
          <w:marTop w:val="0"/>
          <w:marBottom w:val="0"/>
          <w:divBdr>
            <w:top w:val="none" w:sz="0" w:space="0" w:color="auto"/>
            <w:left w:val="none" w:sz="0" w:space="0" w:color="auto"/>
            <w:bottom w:val="none" w:sz="0" w:space="0" w:color="auto"/>
            <w:right w:val="none" w:sz="0" w:space="0" w:color="auto"/>
          </w:divBdr>
        </w:div>
        <w:div w:id="648169271">
          <w:marLeft w:val="0"/>
          <w:marRight w:val="0"/>
          <w:marTop w:val="0"/>
          <w:marBottom w:val="0"/>
          <w:divBdr>
            <w:top w:val="none" w:sz="0" w:space="0" w:color="auto"/>
            <w:left w:val="none" w:sz="0" w:space="0" w:color="auto"/>
            <w:bottom w:val="none" w:sz="0" w:space="0" w:color="auto"/>
            <w:right w:val="none" w:sz="0" w:space="0" w:color="auto"/>
          </w:divBdr>
        </w:div>
        <w:div w:id="668867577">
          <w:marLeft w:val="0"/>
          <w:marRight w:val="0"/>
          <w:marTop w:val="0"/>
          <w:marBottom w:val="0"/>
          <w:divBdr>
            <w:top w:val="none" w:sz="0" w:space="0" w:color="auto"/>
            <w:left w:val="none" w:sz="0" w:space="0" w:color="auto"/>
            <w:bottom w:val="none" w:sz="0" w:space="0" w:color="auto"/>
            <w:right w:val="none" w:sz="0" w:space="0" w:color="auto"/>
          </w:divBdr>
        </w:div>
        <w:div w:id="520363470">
          <w:marLeft w:val="0"/>
          <w:marRight w:val="0"/>
          <w:marTop w:val="0"/>
          <w:marBottom w:val="0"/>
          <w:divBdr>
            <w:top w:val="none" w:sz="0" w:space="0" w:color="auto"/>
            <w:left w:val="none" w:sz="0" w:space="0" w:color="auto"/>
            <w:bottom w:val="none" w:sz="0" w:space="0" w:color="auto"/>
            <w:right w:val="none" w:sz="0" w:space="0" w:color="auto"/>
          </w:divBdr>
        </w:div>
        <w:div w:id="1918975268">
          <w:marLeft w:val="0"/>
          <w:marRight w:val="0"/>
          <w:marTop w:val="0"/>
          <w:marBottom w:val="0"/>
          <w:divBdr>
            <w:top w:val="none" w:sz="0" w:space="0" w:color="auto"/>
            <w:left w:val="none" w:sz="0" w:space="0" w:color="auto"/>
            <w:bottom w:val="none" w:sz="0" w:space="0" w:color="auto"/>
            <w:right w:val="none" w:sz="0" w:space="0" w:color="auto"/>
          </w:divBdr>
        </w:div>
        <w:div w:id="970674798">
          <w:marLeft w:val="0"/>
          <w:marRight w:val="0"/>
          <w:marTop w:val="0"/>
          <w:marBottom w:val="0"/>
          <w:divBdr>
            <w:top w:val="none" w:sz="0" w:space="0" w:color="auto"/>
            <w:left w:val="none" w:sz="0" w:space="0" w:color="auto"/>
            <w:bottom w:val="none" w:sz="0" w:space="0" w:color="auto"/>
            <w:right w:val="none" w:sz="0" w:space="0" w:color="auto"/>
          </w:divBdr>
        </w:div>
        <w:div w:id="1759129754">
          <w:marLeft w:val="0"/>
          <w:marRight w:val="0"/>
          <w:marTop w:val="0"/>
          <w:marBottom w:val="0"/>
          <w:divBdr>
            <w:top w:val="none" w:sz="0" w:space="0" w:color="auto"/>
            <w:left w:val="none" w:sz="0" w:space="0" w:color="auto"/>
            <w:bottom w:val="none" w:sz="0" w:space="0" w:color="auto"/>
            <w:right w:val="none" w:sz="0" w:space="0" w:color="auto"/>
          </w:divBdr>
        </w:div>
        <w:div w:id="677390815">
          <w:marLeft w:val="0"/>
          <w:marRight w:val="0"/>
          <w:marTop w:val="0"/>
          <w:marBottom w:val="0"/>
          <w:divBdr>
            <w:top w:val="none" w:sz="0" w:space="0" w:color="auto"/>
            <w:left w:val="none" w:sz="0" w:space="0" w:color="auto"/>
            <w:bottom w:val="none" w:sz="0" w:space="0" w:color="auto"/>
            <w:right w:val="none" w:sz="0" w:space="0" w:color="auto"/>
          </w:divBdr>
        </w:div>
        <w:div w:id="1719544535">
          <w:marLeft w:val="0"/>
          <w:marRight w:val="0"/>
          <w:marTop w:val="0"/>
          <w:marBottom w:val="0"/>
          <w:divBdr>
            <w:top w:val="none" w:sz="0" w:space="0" w:color="auto"/>
            <w:left w:val="none" w:sz="0" w:space="0" w:color="auto"/>
            <w:bottom w:val="none" w:sz="0" w:space="0" w:color="auto"/>
            <w:right w:val="none" w:sz="0" w:space="0" w:color="auto"/>
          </w:divBdr>
        </w:div>
        <w:div w:id="2075665614">
          <w:marLeft w:val="0"/>
          <w:marRight w:val="0"/>
          <w:marTop w:val="0"/>
          <w:marBottom w:val="0"/>
          <w:divBdr>
            <w:top w:val="none" w:sz="0" w:space="0" w:color="auto"/>
            <w:left w:val="none" w:sz="0" w:space="0" w:color="auto"/>
            <w:bottom w:val="none" w:sz="0" w:space="0" w:color="auto"/>
            <w:right w:val="none" w:sz="0" w:space="0" w:color="auto"/>
          </w:divBdr>
        </w:div>
        <w:div w:id="2096631937">
          <w:marLeft w:val="0"/>
          <w:marRight w:val="0"/>
          <w:marTop w:val="0"/>
          <w:marBottom w:val="0"/>
          <w:divBdr>
            <w:top w:val="none" w:sz="0" w:space="0" w:color="auto"/>
            <w:left w:val="none" w:sz="0" w:space="0" w:color="auto"/>
            <w:bottom w:val="none" w:sz="0" w:space="0" w:color="auto"/>
            <w:right w:val="none" w:sz="0" w:space="0" w:color="auto"/>
          </w:divBdr>
        </w:div>
        <w:div w:id="1103116234">
          <w:marLeft w:val="0"/>
          <w:marRight w:val="0"/>
          <w:marTop w:val="0"/>
          <w:marBottom w:val="0"/>
          <w:divBdr>
            <w:top w:val="none" w:sz="0" w:space="0" w:color="auto"/>
            <w:left w:val="none" w:sz="0" w:space="0" w:color="auto"/>
            <w:bottom w:val="none" w:sz="0" w:space="0" w:color="auto"/>
            <w:right w:val="none" w:sz="0" w:space="0" w:color="auto"/>
          </w:divBdr>
        </w:div>
        <w:div w:id="1718116146">
          <w:marLeft w:val="0"/>
          <w:marRight w:val="0"/>
          <w:marTop w:val="0"/>
          <w:marBottom w:val="0"/>
          <w:divBdr>
            <w:top w:val="none" w:sz="0" w:space="0" w:color="auto"/>
            <w:left w:val="none" w:sz="0" w:space="0" w:color="auto"/>
            <w:bottom w:val="none" w:sz="0" w:space="0" w:color="auto"/>
            <w:right w:val="none" w:sz="0" w:space="0" w:color="auto"/>
          </w:divBdr>
        </w:div>
        <w:div w:id="528683419">
          <w:marLeft w:val="0"/>
          <w:marRight w:val="0"/>
          <w:marTop w:val="30"/>
          <w:marBottom w:val="0"/>
          <w:divBdr>
            <w:top w:val="none" w:sz="0" w:space="0" w:color="auto"/>
            <w:left w:val="none" w:sz="0" w:space="0" w:color="auto"/>
            <w:bottom w:val="none" w:sz="0" w:space="0" w:color="auto"/>
            <w:right w:val="none" w:sz="0" w:space="0" w:color="auto"/>
          </w:divBdr>
        </w:div>
      </w:divsChild>
    </w:div>
    <w:div w:id="132451748">
      <w:bodyDiv w:val="1"/>
      <w:marLeft w:val="0"/>
      <w:marRight w:val="0"/>
      <w:marTop w:val="0"/>
      <w:marBottom w:val="0"/>
      <w:divBdr>
        <w:top w:val="none" w:sz="0" w:space="0" w:color="auto"/>
        <w:left w:val="none" w:sz="0" w:space="0" w:color="auto"/>
        <w:bottom w:val="none" w:sz="0" w:space="0" w:color="auto"/>
        <w:right w:val="none" w:sz="0" w:space="0" w:color="auto"/>
      </w:divBdr>
    </w:div>
    <w:div w:id="164056828">
      <w:bodyDiv w:val="1"/>
      <w:marLeft w:val="0"/>
      <w:marRight w:val="0"/>
      <w:marTop w:val="0"/>
      <w:marBottom w:val="0"/>
      <w:divBdr>
        <w:top w:val="none" w:sz="0" w:space="0" w:color="auto"/>
        <w:left w:val="none" w:sz="0" w:space="0" w:color="auto"/>
        <w:bottom w:val="none" w:sz="0" w:space="0" w:color="auto"/>
        <w:right w:val="none" w:sz="0" w:space="0" w:color="auto"/>
      </w:divBdr>
    </w:div>
    <w:div w:id="250088133">
      <w:bodyDiv w:val="1"/>
      <w:marLeft w:val="0"/>
      <w:marRight w:val="0"/>
      <w:marTop w:val="0"/>
      <w:marBottom w:val="0"/>
      <w:divBdr>
        <w:top w:val="none" w:sz="0" w:space="0" w:color="auto"/>
        <w:left w:val="none" w:sz="0" w:space="0" w:color="auto"/>
        <w:bottom w:val="none" w:sz="0" w:space="0" w:color="auto"/>
        <w:right w:val="none" w:sz="0" w:space="0" w:color="auto"/>
      </w:divBdr>
    </w:div>
    <w:div w:id="256444193">
      <w:bodyDiv w:val="1"/>
      <w:marLeft w:val="0"/>
      <w:marRight w:val="0"/>
      <w:marTop w:val="0"/>
      <w:marBottom w:val="0"/>
      <w:divBdr>
        <w:top w:val="none" w:sz="0" w:space="0" w:color="auto"/>
        <w:left w:val="none" w:sz="0" w:space="0" w:color="auto"/>
        <w:bottom w:val="none" w:sz="0" w:space="0" w:color="auto"/>
        <w:right w:val="none" w:sz="0" w:space="0" w:color="auto"/>
      </w:divBdr>
    </w:div>
    <w:div w:id="410661896">
      <w:bodyDiv w:val="1"/>
      <w:marLeft w:val="0"/>
      <w:marRight w:val="0"/>
      <w:marTop w:val="0"/>
      <w:marBottom w:val="0"/>
      <w:divBdr>
        <w:top w:val="none" w:sz="0" w:space="0" w:color="auto"/>
        <w:left w:val="none" w:sz="0" w:space="0" w:color="auto"/>
        <w:bottom w:val="none" w:sz="0" w:space="0" w:color="auto"/>
        <w:right w:val="none" w:sz="0" w:space="0" w:color="auto"/>
      </w:divBdr>
    </w:div>
    <w:div w:id="549414057">
      <w:bodyDiv w:val="1"/>
      <w:marLeft w:val="0"/>
      <w:marRight w:val="0"/>
      <w:marTop w:val="0"/>
      <w:marBottom w:val="0"/>
      <w:divBdr>
        <w:top w:val="none" w:sz="0" w:space="0" w:color="auto"/>
        <w:left w:val="none" w:sz="0" w:space="0" w:color="auto"/>
        <w:bottom w:val="none" w:sz="0" w:space="0" w:color="auto"/>
        <w:right w:val="none" w:sz="0" w:space="0" w:color="auto"/>
      </w:divBdr>
    </w:div>
    <w:div w:id="820780152">
      <w:bodyDiv w:val="1"/>
      <w:marLeft w:val="0"/>
      <w:marRight w:val="0"/>
      <w:marTop w:val="0"/>
      <w:marBottom w:val="0"/>
      <w:divBdr>
        <w:top w:val="none" w:sz="0" w:space="0" w:color="auto"/>
        <w:left w:val="none" w:sz="0" w:space="0" w:color="auto"/>
        <w:bottom w:val="none" w:sz="0" w:space="0" w:color="auto"/>
        <w:right w:val="none" w:sz="0" w:space="0" w:color="auto"/>
      </w:divBdr>
    </w:div>
    <w:div w:id="884296479">
      <w:bodyDiv w:val="1"/>
      <w:marLeft w:val="0"/>
      <w:marRight w:val="0"/>
      <w:marTop w:val="0"/>
      <w:marBottom w:val="0"/>
      <w:divBdr>
        <w:top w:val="none" w:sz="0" w:space="0" w:color="auto"/>
        <w:left w:val="none" w:sz="0" w:space="0" w:color="auto"/>
        <w:bottom w:val="none" w:sz="0" w:space="0" w:color="auto"/>
        <w:right w:val="none" w:sz="0" w:space="0" w:color="auto"/>
      </w:divBdr>
    </w:div>
    <w:div w:id="904225436">
      <w:bodyDiv w:val="1"/>
      <w:marLeft w:val="0"/>
      <w:marRight w:val="0"/>
      <w:marTop w:val="0"/>
      <w:marBottom w:val="0"/>
      <w:divBdr>
        <w:top w:val="none" w:sz="0" w:space="0" w:color="auto"/>
        <w:left w:val="none" w:sz="0" w:space="0" w:color="auto"/>
        <w:bottom w:val="none" w:sz="0" w:space="0" w:color="auto"/>
        <w:right w:val="none" w:sz="0" w:space="0" w:color="auto"/>
      </w:divBdr>
    </w:div>
    <w:div w:id="1161122033">
      <w:bodyDiv w:val="1"/>
      <w:marLeft w:val="0"/>
      <w:marRight w:val="0"/>
      <w:marTop w:val="0"/>
      <w:marBottom w:val="0"/>
      <w:divBdr>
        <w:top w:val="none" w:sz="0" w:space="0" w:color="auto"/>
        <w:left w:val="none" w:sz="0" w:space="0" w:color="auto"/>
        <w:bottom w:val="none" w:sz="0" w:space="0" w:color="auto"/>
        <w:right w:val="none" w:sz="0" w:space="0" w:color="auto"/>
      </w:divBdr>
    </w:div>
    <w:div w:id="1166435014">
      <w:bodyDiv w:val="1"/>
      <w:marLeft w:val="0"/>
      <w:marRight w:val="0"/>
      <w:marTop w:val="0"/>
      <w:marBottom w:val="0"/>
      <w:divBdr>
        <w:top w:val="none" w:sz="0" w:space="0" w:color="auto"/>
        <w:left w:val="none" w:sz="0" w:space="0" w:color="auto"/>
        <w:bottom w:val="none" w:sz="0" w:space="0" w:color="auto"/>
        <w:right w:val="none" w:sz="0" w:space="0" w:color="auto"/>
      </w:divBdr>
    </w:div>
    <w:div w:id="1169057491">
      <w:bodyDiv w:val="1"/>
      <w:marLeft w:val="0"/>
      <w:marRight w:val="0"/>
      <w:marTop w:val="0"/>
      <w:marBottom w:val="0"/>
      <w:divBdr>
        <w:top w:val="none" w:sz="0" w:space="0" w:color="auto"/>
        <w:left w:val="none" w:sz="0" w:space="0" w:color="auto"/>
        <w:bottom w:val="none" w:sz="0" w:space="0" w:color="auto"/>
        <w:right w:val="none" w:sz="0" w:space="0" w:color="auto"/>
      </w:divBdr>
    </w:div>
    <w:div w:id="1627470766">
      <w:bodyDiv w:val="1"/>
      <w:marLeft w:val="0"/>
      <w:marRight w:val="0"/>
      <w:marTop w:val="0"/>
      <w:marBottom w:val="0"/>
      <w:divBdr>
        <w:top w:val="none" w:sz="0" w:space="0" w:color="auto"/>
        <w:left w:val="none" w:sz="0" w:space="0" w:color="auto"/>
        <w:bottom w:val="none" w:sz="0" w:space="0" w:color="auto"/>
        <w:right w:val="none" w:sz="0" w:space="0" w:color="auto"/>
      </w:divBdr>
    </w:div>
    <w:div w:id="1641691540">
      <w:bodyDiv w:val="1"/>
      <w:marLeft w:val="0"/>
      <w:marRight w:val="0"/>
      <w:marTop w:val="0"/>
      <w:marBottom w:val="0"/>
      <w:divBdr>
        <w:top w:val="none" w:sz="0" w:space="0" w:color="auto"/>
        <w:left w:val="none" w:sz="0" w:space="0" w:color="auto"/>
        <w:bottom w:val="none" w:sz="0" w:space="0" w:color="auto"/>
        <w:right w:val="none" w:sz="0" w:space="0" w:color="auto"/>
      </w:divBdr>
    </w:div>
    <w:div w:id="1668630934">
      <w:bodyDiv w:val="1"/>
      <w:marLeft w:val="0"/>
      <w:marRight w:val="0"/>
      <w:marTop w:val="0"/>
      <w:marBottom w:val="0"/>
      <w:divBdr>
        <w:top w:val="none" w:sz="0" w:space="0" w:color="auto"/>
        <w:left w:val="none" w:sz="0" w:space="0" w:color="auto"/>
        <w:bottom w:val="none" w:sz="0" w:space="0" w:color="auto"/>
        <w:right w:val="none" w:sz="0" w:space="0" w:color="auto"/>
      </w:divBdr>
    </w:div>
    <w:div w:id="1676759412">
      <w:bodyDiv w:val="1"/>
      <w:marLeft w:val="0"/>
      <w:marRight w:val="0"/>
      <w:marTop w:val="0"/>
      <w:marBottom w:val="0"/>
      <w:divBdr>
        <w:top w:val="none" w:sz="0" w:space="0" w:color="auto"/>
        <w:left w:val="none" w:sz="0" w:space="0" w:color="auto"/>
        <w:bottom w:val="none" w:sz="0" w:space="0" w:color="auto"/>
        <w:right w:val="none" w:sz="0" w:space="0" w:color="auto"/>
      </w:divBdr>
    </w:div>
    <w:div w:id="1741102382">
      <w:bodyDiv w:val="1"/>
      <w:marLeft w:val="0"/>
      <w:marRight w:val="0"/>
      <w:marTop w:val="0"/>
      <w:marBottom w:val="0"/>
      <w:divBdr>
        <w:top w:val="none" w:sz="0" w:space="0" w:color="auto"/>
        <w:left w:val="none" w:sz="0" w:space="0" w:color="auto"/>
        <w:bottom w:val="none" w:sz="0" w:space="0" w:color="auto"/>
        <w:right w:val="none" w:sz="0" w:space="0" w:color="auto"/>
      </w:divBdr>
    </w:div>
    <w:div w:id="1780055208">
      <w:bodyDiv w:val="1"/>
      <w:marLeft w:val="0"/>
      <w:marRight w:val="0"/>
      <w:marTop w:val="0"/>
      <w:marBottom w:val="0"/>
      <w:divBdr>
        <w:top w:val="none" w:sz="0" w:space="0" w:color="auto"/>
        <w:left w:val="none" w:sz="0" w:space="0" w:color="auto"/>
        <w:bottom w:val="none" w:sz="0" w:space="0" w:color="auto"/>
        <w:right w:val="none" w:sz="0" w:space="0" w:color="auto"/>
      </w:divBdr>
    </w:div>
    <w:div w:id="1912033668">
      <w:bodyDiv w:val="1"/>
      <w:marLeft w:val="0"/>
      <w:marRight w:val="0"/>
      <w:marTop w:val="0"/>
      <w:marBottom w:val="0"/>
      <w:divBdr>
        <w:top w:val="none" w:sz="0" w:space="0" w:color="auto"/>
        <w:left w:val="none" w:sz="0" w:space="0" w:color="auto"/>
        <w:bottom w:val="none" w:sz="0" w:space="0" w:color="auto"/>
        <w:right w:val="none" w:sz="0" w:space="0" w:color="auto"/>
      </w:divBdr>
    </w:div>
    <w:div w:id="1994602711">
      <w:bodyDiv w:val="1"/>
      <w:marLeft w:val="0"/>
      <w:marRight w:val="0"/>
      <w:marTop w:val="0"/>
      <w:marBottom w:val="0"/>
      <w:divBdr>
        <w:top w:val="none" w:sz="0" w:space="0" w:color="auto"/>
        <w:left w:val="none" w:sz="0" w:space="0" w:color="auto"/>
        <w:bottom w:val="none" w:sz="0" w:space="0" w:color="auto"/>
        <w:right w:val="none" w:sz="0" w:space="0" w:color="auto"/>
      </w:divBdr>
    </w:div>
    <w:div w:id="2040155950">
      <w:bodyDiv w:val="1"/>
      <w:marLeft w:val="0"/>
      <w:marRight w:val="0"/>
      <w:marTop w:val="0"/>
      <w:marBottom w:val="0"/>
      <w:divBdr>
        <w:top w:val="none" w:sz="0" w:space="0" w:color="auto"/>
        <w:left w:val="none" w:sz="0" w:space="0" w:color="auto"/>
        <w:bottom w:val="none" w:sz="0" w:space="0" w:color="auto"/>
        <w:right w:val="none" w:sz="0" w:space="0" w:color="auto"/>
      </w:divBdr>
    </w:div>
    <w:div w:id="2055502664">
      <w:bodyDiv w:val="1"/>
      <w:marLeft w:val="0"/>
      <w:marRight w:val="0"/>
      <w:marTop w:val="0"/>
      <w:marBottom w:val="0"/>
      <w:divBdr>
        <w:top w:val="none" w:sz="0" w:space="0" w:color="auto"/>
        <w:left w:val="none" w:sz="0" w:space="0" w:color="auto"/>
        <w:bottom w:val="none" w:sz="0" w:space="0" w:color="auto"/>
        <w:right w:val="none" w:sz="0" w:space="0" w:color="auto"/>
      </w:divBdr>
    </w:div>
    <w:div w:id="2077435284">
      <w:bodyDiv w:val="1"/>
      <w:marLeft w:val="0"/>
      <w:marRight w:val="0"/>
      <w:marTop w:val="0"/>
      <w:marBottom w:val="0"/>
      <w:divBdr>
        <w:top w:val="none" w:sz="0" w:space="0" w:color="auto"/>
        <w:left w:val="none" w:sz="0" w:space="0" w:color="auto"/>
        <w:bottom w:val="none" w:sz="0" w:space="0" w:color="auto"/>
        <w:right w:val="none" w:sz="0" w:space="0" w:color="auto"/>
      </w:divBdr>
    </w:div>
    <w:div w:id="2089842516">
      <w:bodyDiv w:val="1"/>
      <w:marLeft w:val="0"/>
      <w:marRight w:val="0"/>
      <w:marTop w:val="0"/>
      <w:marBottom w:val="0"/>
      <w:divBdr>
        <w:top w:val="none" w:sz="0" w:space="0" w:color="auto"/>
        <w:left w:val="none" w:sz="0" w:space="0" w:color="auto"/>
        <w:bottom w:val="none" w:sz="0" w:space="0" w:color="auto"/>
        <w:right w:val="none" w:sz="0" w:space="0" w:color="auto"/>
      </w:divBdr>
    </w:div>
    <w:div w:id="2136753518">
      <w:bodyDiv w:val="1"/>
      <w:marLeft w:val="0"/>
      <w:marRight w:val="0"/>
      <w:marTop w:val="0"/>
      <w:marBottom w:val="0"/>
      <w:divBdr>
        <w:top w:val="none" w:sz="0" w:space="0" w:color="auto"/>
        <w:left w:val="none" w:sz="0" w:space="0" w:color="auto"/>
        <w:bottom w:val="none" w:sz="0" w:space="0" w:color="auto"/>
        <w:right w:val="none" w:sz="0" w:space="0" w:color="auto"/>
      </w:divBdr>
      <w:divsChild>
        <w:div w:id="49810460">
          <w:marLeft w:val="0"/>
          <w:marRight w:val="0"/>
          <w:marTop w:val="225"/>
          <w:marBottom w:val="225"/>
          <w:divBdr>
            <w:top w:val="none" w:sz="0" w:space="0" w:color="auto"/>
            <w:left w:val="none" w:sz="0" w:space="0" w:color="auto"/>
            <w:bottom w:val="none" w:sz="0" w:space="0" w:color="auto"/>
            <w:right w:val="none" w:sz="0" w:space="0" w:color="auto"/>
          </w:divBdr>
          <w:divsChild>
            <w:div w:id="837161705">
              <w:marLeft w:val="0"/>
              <w:marRight w:val="0"/>
              <w:marTop w:val="0"/>
              <w:marBottom w:val="0"/>
              <w:divBdr>
                <w:top w:val="none" w:sz="0" w:space="0" w:color="auto"/>
                <w:left w:val="none" w:sz="0" w:space="0" w:color="auto"/>
                <w:bottom w:val="none" w:sz="0" w:space="0" w:color="auto"/>
                <w:right w:val="none" w:sz="0" w:space="0" w:color="auto"/>
              </w:divBdr>
              <w:divsChild>
                <w:div w:id="341128677">
                  <w:marLeft w:val="0"/>
                  <w:marRight w:val="0"/>
                  <w:marTop w:val="0"/>
                  <w:marBottom w:val="0"/>
                  <w:divBdr>
                    <w:top w:val="none" w:sz="0" w:space="0" w:color="auto"/>
                    <w:left w:val="none" w:sz="0" w:space="0" w:color="auto"/>
                    <w:bottom w:val="none" w:sz="0" w:space="0" w:color="auto"/>
                    <w:right w:val="none" w:sz="0" w:space="0" w:color="auto"/>
                  </w:divBdr>
                  <w:divsChild>
                    <w:div w:id="153835607">
                      <w:marLeft w:val="0"/>
                      <w:marRight w:val="0"/>
                      <w:marTop w:val="0"/>
                      <w:marBottom w:val="0"/>
                      <w:divBdr>
                        <w:top w:val="none" w:sz="0" w:space="0" w:color="auto"/>
                        <w:left w:val="none" w:sz="0" w:space="0" w:color="auto"/>
                        <w:bottom w:val="none" w:sz="0" w:space="0" w:color="auto"/>
                        <w:right w:val="none" w:sz="0" w:space="0" w:color="auto"/>
                      </w:divBdr>
                    </w:div>
                    <w:div w:id="477841183">
                      <w:marLeft w:val="0"/>
                      <w:marRight w:val="0"/>
                      <w:marTop w:val="0"/>
                      <w:marBottom w:val="0"/>
                      <w:divBdr>
                        <w:top w:val="none" w:sz="0" w:space="0" w:color="auto"/>
                        <w:left w:val="none" w:sz="0" w:space="0" w:color="auto"/>
                        <w:bottom w:val="none" w:sz="0" w:space="0" w:color="auto"/>
                        <w:right w:val="none" w:sz="0" w:space="0" w:color="auto"/>
                      </w:divBdr>
                    </w:div>
                    <w:div w:id="671688526">
                      <w:marLeft w:val="0"/>
                      <w:marRight w:val="0"/>
                      <w:marTop w:val="0"/>
                      <w:marBottom w:val="0"/>
                      <w:divBdr>
                        <w:top w:val="none" w:sz="0" w:space="0" w:color="auto"/>
                        <w:left w:val="none" w:sz="0" w:space="0" w:color="auto"/>
                        <w:bottom w:val="none" w:sz="0" w:space="0" w:color="auto"/>
                        <w:right w:val="none" w:sz="0" w:space="0" w:color="auto"/>
                      </w:divBdr>
                    </w:div>
                    <w:div w:id="735133427">
                      <w:marLeft w:val="0"/>
                      <w:marRight w:val="0"/>
                      <w:marTop w:val="0"/>
                      <w:marBottom w:val="0"/>
                      <w:divBdr>
                        <w:top w:val="none" w:sz="0" w:space="0" w:color="auto"/>
                        <w:left w:val="none" w:sz="0" w:space="0" w:color="auto"/>
                        <w:bottom w:val="none" w:sz="0" w:space="0" w:color="auto"/>
                        <w:right w:val="none" w:sz="0" w:space="0" w:color="auto"/>
                      </w:divBdr>
                    </w:div>
                    <w:div w:id="754403831">
                      <w:marLeft w:val="0"/>
                      <w:marRight w:val="0"/>
                      <w:marTop w:val="0"/>
                      <w:marBottom w:val="0"/>
                      <w:divBdr>
                        <w:top w:val="none" w:sz="0" w:space="0" w:color="auto"/>
                        <w:left w:val="none" w:sz="0" w:space="0" w:color="auto"/>
                        <w:bottom w:val="none" w:sz="0" w:space="0" w:color="auto"/>
                        <w:right w:val="none" w:sz="0" w:space="0" w:color="auto"/>
                      </w:divBdr>
                    </w:div>
                    <w:div w:id="1499954990">
                      <w:marLeft w:val="0"/>
                      <w:marRight w:val="0"/>
                      <w:marTop w:val="0"/>
                      <w:marBottom w:val="0"/>
                      <w:divBdr>
                        <w:top w:val="none" w:sz="0" w:space="0" w:color="auto"/>
                        <w:left w:val="none" w:sz="0" w:space="0" w:color="auto"/>
                        <w:bottom w:val="none" w:sz="0" w:space="0" w:color="auto"/>
                        <w:right w:val="none" w:sz="0" w:space="0" w:color="auto"/>
                      </w:divBdr>
                    </w:div>
                    <w:div w:id="1612322898">
                      <w:marLeft w:val="0"/>
                      <w:marRight w:val="0"/>
                      <w:marTop w:val="0"/>
                      <w:marBottom w:val="0"/>
                      <w:divBdr>
                        <w:top w:val="none" w:sz="0" w:space="0" w:color="auto"/>
                        <w:left w:val="none" w:sz="0" w:space="0" w:color="auto"/>
                        <w:bottom w:val="none" w:sz="0" w:space="0" w:color="auto"/>
                        <w:right w:val="none" w:sz="0" w:space="0" w:color="auto"/>
                      </w:divBdr>
                    </w:div>
                    <w:div w:id="204120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999">
          <w:marLeft w:val="0"/>
          <w:marRight w:val="0"/>
          <w:marTop w:val="225"/>
          <w:marBottom w:val="225"/>
          <w:divBdr>
            <w:top w:val="none" w:sz="0" w:space="0" w:color="auto"/>
            <w:left w:val="none" w:sz="0" w:space="0" w:color="auto"/>
            <w:bottom w:val="none" w:sz="0" w:space="0" w:color="auto"/>
            <w:right w:val="none" w:sz="0" w:space="0" w:color="auto"/>
          </w:divBdr>
          <w:divsChild>
            <w:div w:id="227425396">
              <w:marLeft w:val="0"/>
              <w:marRight w:val="0"/>
              <w:marTop w:val="0"/>
              <w:marBottom w:val="0"/>
              <w:divBdr>
                <w:top w:val="none" w:sz="0" w:space="0" w:color="auto"/>
                <w:left w:val="none" w:sz="0" w:space="0" w:color="auto"/>
                <w:bottom w:val="none" w:sz="0" w:space="0" w:color="auto"/>
                <w:right w:val="none" w:sz="0" w:space="0" w:color="auto"/>
              </w:divBdr>
            </w:div>
            <w:div w:id="57724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esajournals.onlinelibrary.wiley.com/action/doSearch?ContribAuthorStored=Herr%2C+Doroth%C3%A9e" TargetMode="External"/><Relationship Id="rId21" Type="http://schemas.openxmlformats.org/officeDocument/2006/relationships/hyperlink" Target="https://esajournals.onlinelibrary.wiley.com/action/doSearch?ContribAuthorStored=Kleypas%2C+Joan" TargetMode="External"/><Relationship Id="rId22" Type="http://schemas.openxmlformats.org/officeDocument/2006/relationships/hyperlink" Target="https://esajournals.onlinelibrary.wiley.com/action/doSearch?ContribAuthorStored=Landis%2C+Emily" TargetMode="External"/><Relationship Id="rId23" Type="http://schemas.openxmlformats.org/officeDocument/2006/relationships/hyperlink" Target="https://esajournals.onlinelibrary.wiley.com/action/doSearch?ContribAuthorStored=Mcleod%2C+Elizabeth" TargetMode="External"/><Relationship Id="rId24" Type="http://schemas.openxmlformats.org/officeDocument/2006/relationships/hyperlink" Target="https://esajournals.onlinelibrary.wiley.com/action/doSearch?ContribAuthorStored=Simpson%2C+Stefanie" TargetMode="External"/><Relationship Id="rId25" Type="http://schemas.openxmlformats.org/officeDocument/2006/relationships/hyperlink" Target="https://doi.org/10.1007/s13280-018-1018-y" TargetMode="External"/><Relationship Id="rId26" Type="http://schemas.openxmlformats.org/officeDocument/2006/relationships/hyperlink" Target="http://lattes.cnpq.br/9752602467776727" TargetMode="External"/><Relationship Id="rId27" Type="http://schemas.openxmlformats.org/officeDocument/2006/relationships/hyperlink" Target="http://lattes.cnpq.br/5891155336419190" TargetMode="External"/><Relationship Id="rId28" Type="http://schemas.openxmlformats.org/officeDocument/2006/relationships/hyperlink" Target="http://lattes.cnpq.br/4310849545451920" TargetMode="External"/><Relationship Id="rId29" Type="http://schemas.openxmlformats.org/officeDocument/2006/relationships/header" Target="header4.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eader" Target="header5.xml"/><Relationship Id="rId31" Type="http://schemas.openxmlformats.org/officeDocument/2006/relationships/footer" Target="footer3.xml"/><Relationship Id="rId32" Type="http://schemas.openxmlformats.org/officeDocument/2006/relationships/header" Target="header6.xml"/><Relationship Id="rId9" Type="http://schemas.openxmlformats.org/officeDocument/2006/relationships/comments" Target="comment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petrobras.com.br/socioambiental" TargetMode="External"/><Relationship Id="rId33" Type="http://schemas.openxmlformats.org/officeDocument/2006/relationships/footer" Target="footer4.xml"/><Relationship Id="rId34" Type="http://schemas.openxmlformats.org/officeDocument/2006/relationships/fontTable" Target="fontTable.xml"/><Relationship Id="rId35" Type="http://schemas.microsoft.com/office/2011/relationships/people" Target="people.xml"/><Relationship Id="rId36" Type="http://schemas.openxmlformats.org/officeDocument/2006/relationships/theme" Target="theme/theme1.xml"/><Relationship Id="rId10" Type="http://schemas.microsoft.com/office/2011/relationships/commentsExtended" Target="commentsExtended.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hyperlink" Target="https://www.kaust.edu.sa/" TargetMode="External"/><Relationship Id="rId17" Type="http://schemas.openxmlformats.org/officeDocument/2006/relationships/hyperlink" Target="https://scholar.google.com.au/scholar?oi=bibs&amp;cluster=14633730219880789251&amp;btnI=1&amp;hl=en" TargetMode="External"/><Relationship Id="rId18" Type="http://schemas.openxmlformats.org/officeDocument/2006/relationships/hyperlink" Target="https://esajournals.onlinelibrary.wiley.com/action/doSearch?ContribAuthorStored=Howard%2C+Jennifer" TargetMode="External"/><Relationship Id="rId19" Type="http://schemas.openxmlformats.org/officeDocument/2006/relationships/hyperlink" Target="https://esajournals.onlinelibrary.wiley.com/action/doSearch?ContribAuthorStored=Sutton-Grier%2C+Arian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1966F-55D9-2341-BC23-53C2E048F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21871</Words>
  <Characters>118104</Characters>
  <Application>Microsoft Macintosh Word</Application>
  <DocSecurity>0</DocSecurity>
  <Lines>984</Lines>
  <Paragraphs>279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Araujo</dc:creator>
  <cp:keywords/>
  <dc:description/>
  <cp:lastModifiedBy>Raquel Peixoto</cp:lastModifiedBy>
  <cp:revision>3</cp:revision>
  <dcterms:created xsi:type="dcterms:W3CDTF">2018-06-13T15:51:00Z</dcterms:created>
  <dcterms:modified xsi:type="dcterms:W3CDTF">2018-06-13T15:55:00Z</dcterms:modified>
</cp:coreProperties>
</file>